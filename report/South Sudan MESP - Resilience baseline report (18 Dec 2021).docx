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64EB09C4" w:rsidR="00C071E2" w:rsidRDefault="00AA32DE">
      <w:pPr>
        <w:pStyle w:val="Title"/>
        <w:rPr>
          <w:color w:val="7F7F7F"/>
        </w:rPr>
      </w:pPr>
      <w:r>
        <mc:AlternateContent>
          <mc:Choice Requires="wps">
            <w:drawing>
              <wp:anchor distT="0" distB="0" distL="114300" distR="114300" simplePos="0" relativeHeight="251658242" behindDoc="0" locked="0" layoutInCell="1" allowOverlap="1" wp14:anchorId="21A7F884" wp14:editId="3B3F4311">
                <wp:simplePos x="0" y="0"/>
                <wp:positionH relativeFrom="column">
                  <wp:posOffset>-723900</wp:posOffset>
                </wp:positionH>
                <wp:positionV relativeFrom="paragraph">
                  <wp:posOffset>5749925</wp:posOffset>
                </wp:positionV>
                <wp:extent cx="74714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7471410" cy="635"/>
                        </a:xfrm>
                        <a:prstGeom prst="rect">
                          <a:avLst/>
                        </a:prstGeom>
                        <a:solidFill>
                          <a:prstClr val="white"/>
                        </a:solidFill>
                        <a:ln>
                          <a:noFill/>
                        </a:ln>
                      </wps:spPr>
                      <wps:txbx>
                        <w:txbxContent>
                          <w:p w14:paraId="1C89FC70" w14:textId="7524E244" w:rsidR="004F2DB6" w:rsidRPr="002E587F" w:rsidRDefault="004F2DB6" w:rsidP="00AA32DE">
                            <w:pPr>
                              <w:pStyle w:val="Caption"/>
                              <w:jc w:val="right"/>
                              <w:rPr>
                                <w:rFonts w:eastAsiaTheme="majorEastAsia" w:cstheme="majorBidi"/>
                                <w:caps w:val="0"/>
                                <w:noProof/>
                                <w:color w:val="C2113A"/>
                                <w:kern w:val="24"/>
                                <w:sz w:val="52"/>
                                <w:szCs w:val="52"/>
                              </w:rPr>
                            </w:pPr>
                            <w:r>
                              <w:t>Source: Photograph taken during field household data collection by MESP Enumerator in Budi County.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A7F884" id="_x0000_t202" coordsize="21600,21600" o:spt="202" path="m,l,21600r21600,l21600,xe">
                <v:stroke joinstyle="miter"/>
                <v:path gradientshapeok="t" o:connecttype="rect"/>
              </v:shapetype>
              <v:shape id="Text Box 4" o:spid="_x0000_s1026" type="#_x0000_t202" style="position:absolute;left:0;text-align:left;margin-left:-57pt;margin-top:452.75pt;width:588.3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" stroked="f">
                <v:textbox style="mso-fit-shape-to-text:t" inset="0,0,0,0">
                  <w:txbxContent>
                    <w:p w14:paraId="1C89FC70" w14:textId="7524E244" w:rsidR="004F2DB6" w:rsidRPr="002E587F" w:rsidRDefault="004F2DB6" w:rsidP="00AA32DE">
                      <w:pPr>
                        <w:pStyle w:val="Caption"/>
                        <w:jc w:val="right"/>
                        <w:rPr>
                          <w:rFonts w:eastAsiaTheme="majorEastAsia" w:cstheme="majorBidi"/>
                          <w:caps w:val="0"/>
                          <w:noProof/>
                          <w:color w:val="C2113A"/>
                          <w:kern w:val="24"/>
                          <w:sz w:val="52"/>
                          <w:szCs w:val="52"/>
                        </w:rPr>
                      </w:pPr>
                      <w:r>
                        <w:t>Source: Photograph taken during field household data collection by MESP Enumerator in Budi County.</w:t>
                      </w:r>
                    </w:p>
                  </w:txbxContent>
                </v:textbox>
                <w10:wrap type="topAndBottom"/>
              </v:shape>
            </w:pict>
          </mc:Fallback>
        </mc:AlternateContent>
      </w:r>
      <w:commentRangeStart w:id="0"/>
      <w:commentRangeStart w:id="1"/>
      <w:commentRangeStart w:id="2"/>
      <w:commentRangeStart w:id="3"/>
      <w:r w:rsidRPr="00AA32DE">
        <w:drawing>
          <wp:anchor distT="0" distB="0" distL="114300" distR="114300" simplePos="0" relativeHeight="251658241" behindDoc="0" locked="0" layoutInCell="1" allowOverlap="1" wp14:anchorId="395A4AA3" wp14:editId="04FCB5AD">
            <wp:simplePos x="0" y="0"/>
            <wp:positionH relativeFrom="page">
              <wp:align>left</wp:align>
            </wp:positionH>
            <wp:positionV relativeFrom="paragraph">
              <wp:posOffset>977900</wp:posOffset>
            </wp:positionV>
            <wp:extent cx="7766685" cy="4713605"/>
            <wp:effectExtent l="0" t="0" r="5715" b="0"/>
            <wp:wrapTopAndBottom/>
            <wp:docPr id="2" name="Content Placeholder 7">
              <a:extLst xmlns:a="http://schemas.openxmlformats.org/drawingml/2006/main">
                <a:ext uri="{FF2B5EF4-FFF2-40B4-BE49-F238E27FC236}">
                  <a16:creationId xmlns:a16="http://schemas.microsoft.com/office/drawing/2014/main" id="{05C9189A-2876-4C01-995C-E3C4C27CED3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5C9189A-2876-4C01-995C-E3C4C27CED3A}"/>
                        </a:ext>
                      </a:extLst>
                    </pic:cNvPr>
                    <pic:cNvPicPr>
                      <a:picLocks noGrp="1"/>
                    </pic:cNvPicPr>
                  </pic:nvPicPr>
                  <pic:blipFill rotWithShape="1">
                    <a:blip r:embed="rId12" cstate="print">
                      <a:extLst>
                        <a:ext uri="{BEBA8EAE-BF5A-486C-A8C5-ECC9F3942E4B}">
                          <a14:imgProps xmlns:a14="http://schemas.microsoft.com/office/drawing/2010/main">
                            <a14:imgLayer r:embed="rId13">
                              <a14:imgEffect>
                                <a14:saturation sat="164000"/>
                              </a14:imgEffect>
                            </a14:imgLayer>
                          </a14:imgProps>
                        </a:ext>
                        <a:ext uri="{28A0092B-C50C-407E-A947-70E740481C1C}">
                          <a14:useLocalDpi xmlns:a14="http://schemas.microsoft.com/office/drawing/2010/main" val="0"/>
                        </a:ext>
                      </a:extLst>
                    </a:blip>
                    <a:srcRect t="19470"/>
                    <a:stretch/>
                  </pic:blipFill>
                  <pic:spPr bwMode="auto">
                    <a:xfrm rot="10800000">
                      <a:off x="0" y="0"/>
                      <a:ext cx="7766685" cy="471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0"/>
      <w:commentRangeEnd w:id="2"/>
      <w:commentRangeEnd w:id="3"/>
      <w:r w:rsidR="0096644D">
        <w:rPr>
          <w:rStyle w:val="CommentReference"/>
          <w:rFonts w:eastAsia="Gill Sans" w:cs="GillSansMTStd-Book"/>
          <w:caps w:val="0"/>
          <w:noProof w:val="0"/>
          <w:color w:val="6C6463"/>
          <w:kern w:val="0"/>
        </w:rPr>
        <w:commentReference w:id="0"/>
      </w:r>
      <w:commentRangeEnd w:id="1"/>
      <w:r w:rsidR="00404FF8">
        <w:rPr>
          <w:rStyle w:val="CommentReference"/>
          <w:rFonts w:eastAsia="Gill Sans" w:cs="GillSansMTStd-Book"/>
          <w:caps w:val="0"/>
          <w:noProof w:val="0"/>
          <w:color w:val="6C6463"/>
          <w:kern w:val="0"/>
        </w:rPr>
        <w:commentReference w:id="1"/>
      </w:r>
      <w:r>
        <w:rPr>
          <w:rStyle w:val="CommentReference"/>
          <w:rFonts w:eastAsia="Gill Sans" w:cs="GillSansMTStd-Book"/>
          <w:caps w:val="0"/>
          <w:noProof w:val="0"/>
          <w:color w:val="6C6463"/>
          <w:kern w:val="0"/>
        </w:rPr>
        <w:commentReference w:id="2"/>
      </w:r>
      <w:r w:rsidR="00A7554F">
        <w:rPr>
          <w:rStyle w:val="CommentReference"/>
          <w:rFonts w:eastAsia="Gill Sans" w:cs="GillSansMTStd-Book"/>
          <w:caps w:val="0"/>
          <w:noProof w:val="0"/>
          <w:color w:val="6C6463"/>
          <w:kern w:val="0"/>
        </w:rPr>
        <w:commentReference w:id="3"/>
      </w:r>
      <w:r w:rsidR="00AA609D">
        <w:br/>
      </w:r>
      <w:r w:rsidR="00A865AD">
        <w:t xml:space="preserve">Baseline Household Survey </w:t>
      </w:r>
      <w:r w:rsidR="00AA609D">
        <w:t xml:space="preserve"> </w:t>
      </w:r>
      <w:r w:rsidR="00AA609D">
        <w:rPr>
          <w:color w:val="7F7F7F"/>
        </w:rPr>
        <w:t>REPUBLIC OF SOUTH SUDAN</w:t>
      </w:r>
      <w:r w:rsidR="00AA609D">
        <w:drawing>
          <wp:anchor distT="0" distB="5486400" distL="114300" distR="114300" simplePos="0" relativeHeight="251658240" behindDoc="0" locked="0" layoutInCell="1" hidden="0" allowOverlap="1" wp14:anchorId="2495D2EF" wp14:editId="6DD260CC">
            <wp:simplePos x="0" y="0"/>
            <wp:positionH relativeFrom="column">
              <wp:posOffset>-409574</wp:posOffset>
            </wp:positionH>
            <wp:positionV relativeFrom="paragraph">
              <wp:posOffset>-152399</wp:posOffset>
            </wp:positionV>
            <wp:extent cx="4050863" cy="664169"/>
            <wp:effectExtent l="0" t="0" r="0" b="0"/>
            <wp:wrapTopAndBottom distT="0" distB="54864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4050863" cy="664169"/>
                    </a:xfrm>
                    <a:prstGeom prst="rect">
                      <a:avLst/>
                    </a:prstGeom>
                    <a:ln/>
                  </pic:spPr>
                </pic:pic>
              </a:graphicData>
            </a:graphic>
          </wp:anchor>
        </w:drawing>
      </w:r>
    </w:p>
    <w:p w14:paraId="00000002" w14:textId="135B1CE8" w:rsidR="00C071E2" w:rsidRDefault="00A865AD">
      <w:pPr>
        <w:pStyle w:val="Subtitle"/>
        <w:spacing w:after="240"/>
      </w:pPr>
      <w:commentRangeStart w:id="4"/>
      <w:r>
        <w:t>December</w:t>
      </w:r>
      <w:commentRangeEnd w:id="4"/>
      <w:r w:rsidR="0096644D">
        <w:rPr>
          <w:rStyle w:val="CommentReference"/>
        </w:rPr>
        <w:commentReference w:id="4"/>
      </w:r>
      <w:r w:rsidR="00AA609D">
        <w:t xml:space="preserve"> 202</w:t>
      </w:r>
      <w:r>
        <w:t>1</w:t>
      </w:r>
    </w:p>
    <w:p w14:paraId="00000003" w14:textId="77777777" w:rsidR="00C071E2" w:rsidRDefault="00C071E2">
      <w:pPr>
        <w:rPr>
          <w:smallCaps/>
        </w:rPr>
        <w:sectPr w:rsidR="00C071E2">
          <w:footerReference w:type="even" r:id="rId19"/>
          <w:footerReference w:type="default" r:id="rId20"/>
          <w:pgSz w:w="12240" w:h="15840"/>
          <w:pgMar w:top="1440" w:right="1440" w:bottom="1440" w:left="1440" w:header="720" w:footer="936" w:gutter="0"/>
          <w:pgNumType w:start="1"/>
          <w:cols w:space="720" w:equalWidth="0">
            <w:col w:w="9360"/>
          </w:cols>
        </w:sectPr>
      </w:pPr>
    </w:p>
    <w:p w14:paraId="00000004" w14:textId="239EFC8C" w:rsidR="00C071E2" w:rsidRDefault="00A865AD">
      <w:pPr>
        <w:spacing w:before="240"/>
        <w:rPr>
          <w:smallCaps/>
          <w:color w:val="212721"/>
          <w:sz w:val="56"/>
          <w:szCs w:val="56"/>
        </w:rPr>
      </w:pPr>
      <w:r>
        <w:rPr>
          <w:smallCaps/>
          <w:color w:val="212721"/>
          <w:sz w:val="56"/>
          <w:szCs w:val="56"/>
        </w:rPr>
        <w:lastRenderedPageBreak/>
        <w:t>BASELINE HOUSEHOLD SURVEY</w:t>
      </w:r>
      <w:r w:rsidR="00AA609D">
        <w:rPr>
          <w:smallCaps/>
          <w:color w:val="212721"/>
          <w:sz w:val="56"/>
          <w:szCs w:val="56"/>
        </w:rPr>
        <w:t xml:space="preserve"> REPUBLIC OF SOUTH SUDAN</w:t>
      </w:r>
    </w:p>
    <w:p w14:paraId="00000005" w14:textId="1A318ACA" w:rsidR="00C071E2" w:rsidRDefault="00A865AD">
      <w:pPr>
        <w:pStyle w:val="Subtitle"/>
        <w:rPr>
          <w:color w:val="000000"/>
          <w:sz w:val="28"/>
          <w:szCs w:val="28"/>
        </w:rPr>
      </w:pPr>
      <w:r>
        <w:rPr>
          <w:color w:val="000000"/>
        </w:rPr>
        <w:t>December 2021</w:t>
      </w:r>
    </w:p>
    <w:p w14:paraId="00000006" w14:textId="38CADCCC" w:rsidR="00C071E2" w:rsidRDefault="00AA609D">
      <w:pPr>
        <w:spacing w:before="3200" w:after="200"/>
        <w:rPr>
          <w:sz w:val="20"/>
          <w:szCs w:val="20"/>
        </w:rPr>
      </w:pPr>
      <w:bookmarkStart w:id="5" w:name="_heading=h.gjdgxs" w:colFirst="0" w:colLast="0"/>
      <w:bookmarkEnd w:id="5"/>
      <w:r>
        <w:rPr>
          <w:sz w:val="20"/>
          <w:szCs w:val="20"/>
        </w:rPr>
        <w:t xml:space="preserve">Contracted under AID-668-I-13-00001, Task Order </w:t>
      </w:r>
      <w:r w:rsidRPr="009651C4">
        <w:rPr>
          <w:sz w:val="20"/>
          <w:szCs w:val="20"/>
          <w:highlight w:val="yellow"/>
        </w:rPr>
        <w:t xml:space="preserve"># </w:t>
      </w:r>
      <w:r w:rsidR="0087173D" w:rsidRPr="009651C4">
        <w:rPr>
          <w:sz w:val="20"/>
          <w:szCs w:val="20"/>
          <w:highlight w:val="yellow"/>
        </w:rPr>
        <w:t>ADD</w:t>
      </w:r>
    </w:p>
    <w:p w14:paraId="00000007" w14:textId="77777777" w:rsidR="00C071E2" w:rsidRDefault="00AA609D" w:rsidP="00AA32DE">
      <w:pPr>
        <w:spacing w:before="6480" w:after="0" w:line="240" w:lineRule="auto"/>
        <w:rPr>
          <w:b/>
          <w:sz w:val="20"/>
          <w:szCs w:val="20"/>
        </w:rPr>
      </w:pPr>
      <w:r>
        <w:rPr>
          <w:b/>
          <w:sz w:val="20"/>
          <w:szCs w:val="20"/>
        </w:rPr>
        <w:t>DISCLAIMER</w:t>
      </w:r>
    </w:p>
    <w:p w14:paraId="00000008" w14:textId="77777777" w:rsidR="00C071E2" w:rsidRDefault="00AA609D" w:rsidP="00AA32DE">
      <w:pPr>
        <w:spacing w:after="0" w:line="240" w:lineRule="auto"/>
        <w:rPr>
          <w:sz w:val="20"/>
          <w:szCs w:val="20"/>
        </w:rPr>
      </w:pPr>
      <w:r>
        <w:rPr>
          <w:sz w:val="20"/>
          <w:szCs w:val="20"/>
        </w:rPr>
        <w:t>This report is made possible by the support of the American people through the United States Agency for International Development (USAID). The contents are the sole responsibility of the Management Systems International and do not necessarily reflect the views of USAID or the United States Government.</w:t>
      </w:r>
    </w:p>
    <w:p w14:paraId="7DCC8967" w14:textId="65F199FE" w:rsidR="000F723C" w:rsidRPr="000F723C" w:rsidRDefault="000F723C">
      <w:pPr>
        <w:spacing w:line="240" w:lineRule="auto"/>
        <w:rPr>
          <w:rFonts w:ascii="Gill Sans" w:hAnsi="Gill Sans" w:cs="Gill Sans"/>
          <w:b/>
          <w:bCs/>
          <w:smallCaps/>
          <w:color w:val="BA0C2F"/>
          <w:sz w:val="28"/>
          <w:szCs w:val="28"/>
        </w:rPr>
      </w:pPr>
      <w:r>
        <w:rPr>
          <w:rFonts w:ascii="Gill Sans" w:hAnsi="Gill Sans" w:cs="Gill Sans"/>
          <w:b/>
          <w:bCs/>
          <w:smallCaps/>
          <w:color w:val="BA0C2F"/>
          <w:sz w:val="28"/>
          <w:szCs w:val="28"/>
        </w:rPr>
        <w:lastRenderedPageBreak/>
        <w:t>ACKNOWLEDGEMENT</w:t>
      </w:r>
    </w:p>
    <w:p w14:paraId="438B6252" w14:textId="782887D2" w:rsidR="00B416A0" w:rsidRDefault="003F625C">
      <w:pPr>
        <w:spacing w:line="240" w:lineRule="auto"/>
      </w:pPr>
      <w:r>
        <w:t xml:space="preserve">The authors wish to thank </w:t>
      </w:r>
      <w:r w:rsidR="007347BB">
        <w:t xml:space="preserve">Diana Daibes, </w:t>
      </w:r>
      <w:r w:rsidR="007C3666">
        <w:t>Pita Florence, Brian Hilton,</w:t>
      </w:r>
      <w:r w:rsidR="009A29C6">
        <w:t xml:space="preserve"> Joel Jansuk</w:t>
      </w:r>
      <w:r w:rsidR="00EB1574">
        <w:t xml:space="preserve">, and Peter </w:t>
      </w:r>
      <w:proofErr w:type="spellStart"/>
      <w:r w:rsidR="00EB1574">
        <w:t>Khaemba</w:t>
      </w:r>
      <w:proofErr w:type="spellEnd"/>
      <w:r w:rsidR="007C3666">
        <w:t xml:space="preserve"> </w:t>
      </w:r>
      <w:r>
        <w:t>at USAID</w:t>
      </w:r>
      <w:r w:rsidR="005B7365">
        <w:t xml:space="preserve"> South Sudan</w:t>
      </w:r>
      <w:r>
        <w:t xml:space="preserve"> for their support throughout the</w:t>
      </w:r>
      <w:r w:rsidR="008B6F9D">
        <w:t xml:space="preserve"> development, data collection, </w:t>
      </w:r>
      <w:r w:rsidR="00B416A0">
        <w:t>and reporting on this baseline household survey</w:t>
      </w:r>
      <w:r>
        <w:t xml:space="preserve">. </w:t>
      </w:r>
    </w:p>
    <w:p w14:paraId="7E4C1A62" w14:textId="35DE9307" w:rsidR="00654E0B" w:rsidRDefault="003F625C">
      <w:pPr>
        <w:spacing w:line="240" w:lineRule="auto"/>
      </w:pPr>
      <w:r>
        <w:t>We also wish to acknowledge colleagues at MSI</w:t>
      </w:r>
      <w:r w:rsidR="00B416A0">
        <w:t xml:space="preserve"> who contributed to this effort since 2020 including </w:t>
      </w:r>
      <w:r w:rsidR="00FE5B8A">
        <w:t>James Adek</w:t>
      </w:r>
      <w:r w:rsidR="00E3411B">
        <w:t xml:space="preserve">ei, </w:t>
      </w:r>
      <w:r w:rsidR="00B374C7">
        <w:t xml:space="preserve">Karim </w:t>
      </w:r>
      <w:r w:rsidR="00EB1574">
        <w:t xml:space="preserve">Chemali-Cruz, </w:t>
      </w:r>
      <w:r w:rsidR="00A33DBA">
        <w:t xml:space="preserve">Israel Clement, </w:t>
      </w:r>
      <w:r w:rsidR="00BF67BB">
        <w:t xml:space="preserve">Kevin Davison, </w:t>
      </w:r>
      <w:r w:rsidR="00654E0B">
        <w:t xml:space="preserve">Abdullah Ferdous, </w:t>
      </w:r>
      <w:r w:rsidR="00B416A0">
        <w:t>Dave Hinkle,</w:t>
      </w:r>
      <w:r w:rsidR="00654E0B">
        <w:t xml:space="preserve"> </w:t>
      </w:r>
      <w:r w:rsidR="00F30255">
        <w:t xml:space="preserve">Frank </w:t>
      </w:r>
      <w:proofErr w:type="spellStart"/>
      <w:r w:rsidR="00F30255">
        <w:t>Kabadula</w:t>
      </w:r>
      <w:proofErr w:type="spellEnd"/>
      <w:r w:rsidR="00F30255">
        <w:t xml:space="preserve">, </w:t>
      </w:r>
      <w:r w:rsidR="00654E0B">
        <w:t>Jessica Kaku,</w:t>
      </w:r>
      <w:r w:rsidR="003D643E">
        <w:t xml:space="preserve"> Richard </w:t>
      </w:r>
      <w:proofErr w:type="spellStart"/>
      <w:r w:rsidR="003D643E">
        <w:t>Koma</w:t>
      </w:r>
      <w:proofErr w:type="spellEnd"/>
      <w:r w:rsidR="003D643E">
        <w:t>,</w:t>
      </w:r>
      <w:r w:rsidR="00654E0B">
        <w:t xml:space="preserve"> Jacob Miley, </w:t>
      </w:r>
      <w:r w:rsidR="00BE36BE">
        <w:t xml:space="preserve">Alex Modi, </w:t>
      </w:r>
      <w:r w:rsidR="00E539E2">
        <w:t xml:space="preserve">Michael Salla, </w:t>
      </w:r>
      <w:r w:rsidR="00654E0B">
        <w:t xml:space="preserve">Tim Shifflett, Jim Statman, and Nitika Tolani. </w:t>
      </w:r>
      <w:r w:rsidR="00F30255">
        <w:t xml:space="preserve">Finally, we are grateful to the immense effort of the </w:t>
      </w:r>
      <w:r w:rsidR="001D678A">
        <w:t>33</w:t>
      </w:r>
      <w:r w:rsidR="00F30255">
        <w:t xml:space="preserve"> supervisors who managed the data collection conducted by </w:t>
      </w:r>
      <w:r w:rsidR="001D678A">
        <w:t>249</w:t>
      </w:r>
      <w:r w:rsidR="00F30255">
        <w:t xml:space="preserve"> enumerators in 13 counties of South Sudan. These teams worked in incredibly difficult and at-times insecure environments. Without their efforts, none of the information presented in this report would be </w:t>
      </w:r>
      <w:commentRangeStart w:id="6"/>
      <w:commentRangeStart w:id="7"/>
      <w:r w:rsidR="00F30255">
        <w:t>possible</w:t>
      </w:r>
      <w:commentRangeEnd w:id="6"/>
      <w:r w:rsidR="00D708A2">
        <w:rPr>
          <w:rStyle w:val="CommentReference"/>
        </w:rPr>
        <w:commentReference w:id="6"/>
      </w:r>
      <w:commentRangeEnd w:id="7"/>
      <w:r w:rsidR="00E01F72">
        <w:rPr>
          <w:rStyle w:val="CommentReference"/>
        </w:rPr>
        <w:commentReference w:id="7"/>
      </w:r>
      <w:r w:rsidR="00F30255">
        <w:t>.</w:t>
      </w:r>
    </w:p>
    <w:p w14:paraId="059295B9" w14:textId="77777777" w:rsidR="009651C4" w:rsidRDefault="009651C4">
      <w:pPr>
        <w:spacing w:line="240" w:lineRule="auto"/>
        <w:rPr>
          <w:rFonts w:cs="Gill Sans"/>
          <w:b/>
          <w:bCs/>
          <w:smallCaps/>
          <w:color w:val="BA0C2F"/>
          <w:sz w:val="28"/>
          <w:szCs w:val="28"/>
        </w:rPr>
      </w:pPr>
      <w:r>
        <w:rPr>
          <w:rFonts w:cs="Gill Sans"/>
          <w:b/>
          <w:bCs/>
          <w:smallCaps/>
          <w:color w:val="BA0C2F"/>
          <w:sz w:val="28"/>
          <w:szCs w:val="28"/>
        </w:rPr>
        <w:br w:type="page"/>
      </w:r>
    </w:p>
    <w:p w14:paraId="00000009" w14:textId="48D74583" w:rsidR="00C071E2" w:rsidRDefault="00AA609D">
      <w:pPr>
        <w:keepNext/>
        <w:keepLines/>
        <w:pBdr>
          <w:top w:val="nil"/>
          <w:left w:val="nil"/>
          <w:bottom w:val="nil"/>
          <w:right w:val="nil"/>
          <w:between w:val="nil"/>
        </w:pBdr>
        <w:spacing w:before="480" w:after="0" w:line="276" w:lineRule="auto"/>
        <w:rPr>
          <w:rFonts w:cs="Gill Sans"/>
          <w:b/>
          <w:bCs/>
          <w:smallCaps/>
          <w:color w:val="BA0C2F"/>
          <w:sz w:val="28"/>
          <w:szCs w:val="28"/>
        </w:rPr>
      </w:pPr>
      <w:r w:rsidRPr="000F723C">
        <w:rPr>
          <w:rFonts w:cs="Gill Sans"/>
          <w:b/>
          <w:bCs/>
          <w:smallCaps/>
          <w:color w:val="BA0C2F"/>
          <w:sz w:val="28"/>
          <w:szCs w:val="28"/>
        </w:rPr>
        <w:lastRenderedPageBreak/>
        <w:t>Contents</w:t>
      </w:r>
    </w:p>
    <w:sdt>
      <w:sdtPr>
        <w:rPr>
          <w:caps w:val="0"/>
          <w:sz w:val="22"/>
          <w:szCs w:val="22"/>
        </w:rPr>
        <w:id w:val="2130115846"/>
        <w:docPartObj>
          <w:docPartGallery w:val="Table of Contents"/>
          <w:docPartUnique/>
        </w:docPartObj>
      </w:sdtPr>
      <w:sdtEndPr>
        <w:rPr>
          <w:caps/>
          <w:sz w:val="26"/>
          <w:szCs w:val="26"/>
        </w:rPr>
      </w:sdtEndPr>
      <w:sdtContent>
        <w:p w14:paraId="67A5D978" w14:textId="3C189B1C" w:rsidR="0073656D" w:rsidRDefault="00393466">
          <w:pPr>
            <w:pStyle w:val="TOC1"/>
            <w:rPr>
              <w:rFonts w:asciiTheme="minorHAnsi" w:eastAsiaTheme="minorEastAsia" w:hAnsiTheme="minorHAnsi" w:cstheme="minorBidi"/>
              <w:caps w:val="0"/>
              <w:noProof/>
              <w:color w:val="auto"/>
              <w:sz w:val="22"/>
              <w:szCs w:val="22"/>
            </w:rPr>
          </w:pPr>
          <w:r>
            <w:fldChar w:fldCharType="begin"/>
          </w:r>
          <w:r>
            <w:instrText xml:space="preserve"> TOC \o "1-2" \h \z \u </w:instrText>
          </w:r>
          <w:r>
            <w:fldChar w:fldCharType="separate"/>
          </w:r>
          <w:hyperlink w:anchor="_Toc90462095" w:history="1">
            <w:r w:rsidR="00A233C4" w:rsidRPr="003B5E52">
              <w:rPr>
                <w:rStyle w:val="Hyperlink"/>
                <w:noProof/>
              </w:rPr>
              <w:t>ACRONYMS</w:t>
            </w:r>
            <w:r w:rsidR="00A233C4">
              <w:rPr>
                <w:noProof/>
                <w:webHidden/>
              </w:rPr>
              <w:tab/>
            </w:r>
            <w:r w:rsidR="00A233C4">
              <w:rPr>
                <w:noProof/>
                <w:webHidden/>
              </w:rPr>
              <w:fldChar w:fldCharType="begin"/>
            </w:r>
            <w:r w:rsidR="00A233C4">
              <w:rPr>
                <w:noProof/>
                <w:webHidden/>
              </w:rPr>
              <w:instrText xml:space="preserve"> PAGEREF _Toc90462095 \h </w:instrText>
            </w:r>
            <w:r w:rsidR="00A233C4">
              <w:rPr>
                <w:noProof/>
                <w:webHidden/>
              </w:rPr>
            </w:r>
            <w:r w:rsidR="00A233C4">
              <w:rPr>
                <w:noProof/>
                <w:webHidden/>
              </w:rPr>
              <w:fldChar w:fldCharType="separate"/>
            </w:r>
            <w:r w:rsidR="00A233C4">
              <w:rPr>
                <w:noProof/>
                <w:webHidden/>
              </w:rPr>
              <w:t>4</w:t>
            </w:r>
            <w:r w:rsidR="00A233C4">
              <w:rPr>
                <w:noProof/>
                <w:webHidden/>
              </w:rPr>
              <w:fldChar w:fldCharType="end"/>
            </w:r>
          </w:hyperlink>
        </w:p>
        <w:p w14:paraId="6094C94D" w14:textId="234DA812" w:rsidR="00A233C4" w:rsidRDefault="004F2DB6">
          <w:pPr>
            <w:pStyle w:val="TOC1"/>
            <w:rPr>
              <w:rFonts w:asciiTheme="minorHAnsi" w:eastAsiaTheme="minorEastAsia" w:hAnsiTheme="minorHAnsi" w:cstheme="minorBidi"/>
              <w:caps w:val="0"/>
              <w:noProof/>
              <w:color w:val="auto"/>
              <w:sz w:val="22"/>
              <w:szCs w:val="22"/>
            </w:rPr>
          </w:pPr>
          <w:hyperlink w:anchor="_Toc90462096" w:history="1">
            <w:r w:rsidR="00A233C4" w:rsidRPr="003B5E52">
              <w:rPr>
                <w:rStyle w:val="Hyperlink"/>
                <w:noProof/>
              </w:rPr>
              <w:t>Figures</w:t>
            </w:r>
            <w:r w:rsidR="00A233C4">
              <w:rPr>
                <w:noProof/>
                <w:webHidden/>
              </w:rPr>
              <w:tab/>
            </w:r>
            <w:r w:rsidR="00A233C4">
              <w:rPr>
                <w:noProof/>
                <w:webHidden/>
              </w:rPr>
              <w:fldChar w:fldCharType="begin"/>
            </w:r>
            <w:r w:rsidR="00A233C4">
              <w:rPr>
                <w:noProof/>
                <w:webHidden/>
              </w:rPr>
              <w:instrText xml:space="preserve"> PAGEREF _Toc90462096 \h </w:instrText>
            </w:r>
            <w:r w:rsidR="00A233C4">
              <w:rPr>
                <w:noProof/>
                <w:webHidden/>
              </w:rPr>
            </w:r>
            <w:r w:rsidR="00A233C4">
              <w:rPr>
                <w:noProof/>
                <w:webHidden/>
              </w:rPr>
              <w:fldChar w:fldCharType="separate"/>
            </w:r>
            <w:r w:rsidR="00A233C4">
              <w:rPr>
                <w:noProof/>
                <w:webHidden/>
              </w:rPr>
              <w:t>1</w:t>
            </w:r>
            <w:r w:rsidR="00A233C4">
              <w:rPr>
                <w:noProof/>
                <w:webHidden/>
              </w:rPr>
              <w:fldChar w:fldCharType="end"/>
            </w:r>
          </w:hyperlink>
        </w:p>
        <w:p w14:paraId="46FB80B7" w14:textId="17AE2268" w:rsidR="00A233C4" w:rsidRDefault="004F2DB6">
          <w:pPr>
            <w:pStyle w:val="TOC1"/>
            <w:rPr>
              <w:rFonts w:asciiTheme="minorHAnsi" w:eastAsiaTheme="minorEastAsia" w:hAnsiTheme="minorHAnsi" w:cstheme="minorBidi"/>
              <w:caps w:val="0"/>
              <w:noProof/>
              <w:color w:val="auto"/>
              <w:sz w:val="22"/>
              <w:szCs w:val="22"/>
            </w:rPr>
          </w:pPr>
          <w:hyperlink w:anchor="_Toc90462097" w:history="1">
            <w:r w:rsidR="00A233C4" w:rsidRPr="003B5E52">
              <w:rPr>
                <w:rStyle w:val="Hyperlink"/>
                <w:noProof/>
              </w:rPr>
              <w:t>Tables</w:t>
            </w:r>
            <w:r w:rsidR="00A233C4">
              <w:rPr>
                <w:noProof/>
                <w:webHidden/>
              </w:rPr>
              <w:tab/>
            </w:r>
            <w:r w:rsidR="00A233C4">
              <w:rPr>
                <w:noProof/>
                <w:webHidden/>
              </w:rPr>
              <w:fldChar w:fldCharType="begin"/>
            </w:r>
            <w:r w:rsidR="00A233C4">
              <w:rPr>
                <w:noProof/>
                <w:webHidden/>
              </w:rPr>
              <w:instrText xml:space="preserve"> PAGEREF _Toc90462097 \h </w:instrText>
            </w:r>
            <w:r w:rsidR="00A233C4">
              <w:rPr>
                <w:noProof/>
                <w:webHidden/>
              </w:rPr>
            </w:r>
            <w:r w:rsidR="00A233C4">
              <w:rPr>
                <w:noProof/>
                <w:webHidden/>
              </w:rPr>
              <w:fldChar w:fldCharType="separate"/>
            </w:r>
            <w:r w:rsidR="00A233C4">
              <w:rPr>
                <w:noProof/>
                <w:webHidden/>
              </w:rPr>
              <w:t>1</w:t>
            </w:r>
            <w:r w:rsidR="00A233C4">
              <w:rPr>
                <w:noProof/>
                <w:webHidden/>
              </w:rPr>
              <w:fldChar w:fldCharType="end"/>
            </w:r>
          </w:hyperlink>
        </w:p>
        <w:p w14:paraId="3985BBFB" w14:textId="4CDF8C45" w:rsidR="00A233C4" w:rsidRDefault="004F2DB6">
          <w:pPr>
            <w:pStyle w:val="TOC1"/>
            <w:rPr>
              <w:rFonts w:asciiTheme="minorHAnsi" w:eastAsiaTheme="minorEastAsia" w:hAnsiTheme="minorHAnsi" w:cstheme="minorBidi"/>
              <w:caps w:val="0"/>
              <w:noProof/>
              <w:color w:val="auto"/>
              <w:sz w:val="22"/>
              <w:szCs w:val="22"/>
            </w:rPr>
          </w:pPr>
          <w:hyperlink w:anchor="_Toc90462098" w:history="1">
            <w:r w:rsidR="00A233C4" w:rsidRPr="003B5E52">
              <w:rPr>
                <w:rStyle w:val="Hyperlink"/>
                <w:noProof/>
              </w:rPr>
              <w:t>Equations</w:t>
            </w:r>
            <w:r w:rsidR="00A233C4">
              <w:rPr>
                <w:noProof/>
                <w:webHidden/>
              </w:rPr>
              <w:tab/>
            </w:r>
            <w:r w:rsidR="00A233C4">
              <w:rPr>
                <w:noProof/>
                <w:webHidden/>
              </w:rPr>
              <w:fldChar w:fldCharType="begin"/>
            </w:r>
            <w:r w:rsidR="00A233C4">
              <w:rPr>
                <w:noProof/>
                <w:webHidden/>
              </w:rPr>
              <w:instrText xml:space="preserve"> PAGEREF _Toc90462098 \h </w:instrText>
            </w:r>
            <w:r w:rsidR="00A233C4">
              <w:rPr>
                <w:noProof/>
                <w:webHidden/>
              </w:rPr>
            </w:r>
            <w:r w:rsidR="00A233C4">
              <w:rPr>
                <w:noProof/>
                <w:webHidden/>
              </w:rPr>
              <w:fldChar w:fldCharType="separate"/>
            </w:r>
            <w:r w:rsidR="00A233C4">
              <w:rPr>
                <w:noProof/>
                <w:webHidden/>
              </w:rPr>
              <w:t>1</w:t>
            </w:r>
            <w:r w:rsidR="00A233C4">
              <w:rPr>
                <w:noProof/>
                <w:webHidden/>
              </w:rPr>
              <w:fldChar w:fldCharType="end"/>
            </w:r>
          </w:hyperlink>
        </w:p>
        <w:p w14:paraId="5A895B4E" w14:textId="0CB8AD7F" w:rsidR="00A233C4" w:rsidRDefault="004F2DB6">
          <w:pPr>
            <w:pStyle w:val="TOC1"/>
            <w:rPr>
              <w:rFonts w:asciiTheme="minorHAnsi" w:eastAsiaTheme="minorEastAsia" w:hAnsiTheme="minorHAnsi" w:cstheme="minorBidi"/>
              <w:caps w:val="0"/>
              <w:noProof/>
              <w:color w:val="auto"/>
              <w:sz w:val="22"/>
              <w:szCs w:val="22"/>
            </w:rPr>
          </w:pPr>
          <w:hyperlink w:anchor="_Toc90462099" w:history="1">
            <w:r w:rsidR="00A233C4" w:rsidRPr="003B5E52">
              <w:rPr>
                <w:rStyle w:val="Hyperlink"/>
                <w:noProof/>
              </w:rPr>
              <w:t>Abstract (.5 page)</w:t>
            </w:r>
            <w:r w:rsidR="00A233C4">
              <w:rPr>
                <w:noProof/>
                <w:webHidden/>
              </w:rPr>
              <w:tab/>
            </w:r>
            <w:r w:rsidR="00A233C4">
              <w:rPr>
                <w:noProof/>
                <w:webHidden/>
              </w:rPr>
              <w:fldChar w:fldCharType="begin"/>
            </w:r>
            <w:r w:rsidR="00A233C4">
              <w:rPr>
                <w:noProof/>
                <w:webHidden/>
              </w:rPr>
              <w:instrText xml:space="preserve"> PAGEREF _Toc90462099 \h </w:instrText>
            </w:r>
            <w:r w:rsidR="00A233C4">
              <w:rPr>
                <w:noProof/>
                <w:webHidden/>
              </w:rPr>
            </w:r>
            <w:r w:rsidR="00A233C4">
              <w:rPr>
                <w:noProof/>
                <w:webHidden/>
              </w:rPr>
              <w:fldChar w:fldCharType="separate"/>
            </w:r>
            <w:r w:rsidR="00A233C4">
              <w:rPr>
                <w:noProof/>
                <w:webHidden/>
              </w:rPr>
              <w:t>2</w:t>
            </w:r>
            <w:r w:rsidR="00A233C4">
              <w:rPr>
                <w:noProof/>
                <w:webHidden/>
              </w:rPr>
              <w:fldChar w:fldCharType="end"/>
            </w:r>
          </w:hyperlink>
        </w:p>
        <w:p w14:paraId="6280B858" w14:textId="429602F8" w:rsidR="00A233C4" w:rsidRDefault="004F2DB6">
          <w:pPr>
            <w:pStyle w:val="TOC1"/>
            <w:rPr>
              <w:rFonts w:asciiTheme="minorHAnsi" w:eastAsiaTheme="minorEastAsia" w:hAnsiTheme="minorHAnsi" w:cstheme="minorBidi"/>
              <w:caps w:val="0"/>
              <w:noProof/>
              <w:color w:val="auto"/>
              <w:sz w:val="22"/>
              <w:szCs w:val="22"/>
            </w:rPr>
          </w:pPr>
          <w:hyperlink w:anchor="_Toc90462100" w:history="1">
            <w:r w:rsidR="00A233C4" w:rsidRPr="003B5E52">
              <w:rPr>
                <w:rStyle w:val="Hyperlink"/>
                <w:noProof/>
              </w:rPr>
              <w:t>EXECUTIVE SUMMARY (3-5 pages mAX)</w:t>
            </w:r>
            <w:r w:rsidR="00A233C4">
              <w:rPr>
                <w:noProof/>
                <w:webHidden/>
              </w:rPr>
              <w:tab/>
            </w:r>
            <w:r w:rsidR="00A233C4">
              <w:rPr>
                <w:noProof/>
                <w:webHidden/>
              </w:rPr>
              <w:fldChar w:fldCharType="begin"/>
            </w:r>
            <w:r w:rsidR="00A233C4">
              <w:rPr>
                <w:noProof/>
                <w:webHidden/>
              </w:rPr>
              <w:instrText xml:space="preserve"> PAGEREF _Toc90462100 \h </w:instrText>
            </w:r>
            <w:r w:rsidR="00A233C4">
              <w:rPr>
                <w:noProof/>
                <w:webHidden/>
              </w:rPr>
            </w:r>
            <w:r w:rsidR="00A233C4">
              <w:rPr>
                <w:noProof/>
                <w:webHidden/>
              </w:rPr>
              <w:fldChar w:fldCharType="separate"/>
            </w:r>
            <w:r w:rsidR="00A233C4">
              <w:rPr>
                <w:noProof/>
                <w:webHidden/>
              </w:rPr>
              <w:t>3</w:t>
            </w:r>
            <w:r w:rsidR="00A233C4">
              <w:rPr>
                <w:noProof/>
                <w:webHidden/>
              </w:rPr>
              <w:fldChar w:fldCharType="end"/>
            </w:r>
          </w:hyperlink>
        </w:p>
        <w:p w14:paraId="7F2CEF37" w14:textId="33BE93E4" w:rsidR="00A233C4" w:rsidRDefault="004F2DB6">
          <w:pPr>
            <w:pStyle w:val="TOC1"/>
            <w:rPr>
              <w:rFonts w:asciiTheme="minorHAnsi" w:eastAsiaTheme="minorEastAsia" w:hAnsiTheme="minorHAnsi" w:cstheme="minorBidi"/>
              <w:caps w:val="0"/>
              <w:noProof/>
              <w:color w:val="auto"/>
              <w:sz w:val="22"/>
              <w:szCs w:val="22"/>
            </w:rPr>
          </w:pPr>
          <w:hyperlink w:anchor="_Toc90462101" w:history="1">
            <w:r w:rsidR="00A233C4" w:rsidRPr="003B5E52">
              <w:rPr>
                <w:rStyle w:val="Hyperlink"/>
                <w:noProof/>
              </w:rPr>
              <w:t>Introduction (1-2 pages; CF)</w:t>
            </w:r>
            <w:r w:rsidR="00A233C4">
              <w:rPr>
                <w:noProof/>
                <w:webHidden/>
              </w:rPr>
              <w:tab/>
            </w:r>
            <w:r w:rsidR="00A233C4">
              <w:rPr>
                <w:noProof/>
                <w:webHidden/>
              </w:rPr>
              <w:fldChar w:fldCharType="begin"/>
            </w:r>
            <w:r w:rsidR="00A233C4">
              <w:rPr>
                <w:noProof/>
                <w:webHidden/>
              </w:rPr>
              <w:instrText xml:space="preserve"> PAGEREF _Toc90462101 \h </w:instrText>
            </w:r>
            <w:r w:rsidR="00A233C4">
              <w:rPr>
                <w:noProof/>
                <w:webHidden/>
              </w:rPr>
            </w:r>
            <w:r w:rsidR="00A233C4">
              <w:rPr>
                <w:noProof/>
                <w:webHidden/>
              </w:rPr>
              <w:fldChar w:fldCharType="separate"/>
            </w:r>
            <w:r w:rsidR="00A233C4">
              <w:rPr>
                <w:noProof/>
                <w:webHidden/>
              </w:rPr>
              <w:t>4</w:t>
            </w:r>
            <w:r w:rsidR="00A233C4">
              <w:rPr>
                <w:noProof/>
                <w:webHidden/>
              </w:rPr>
              <w:fldChar w:fldCharType="end"/>
            </w:r>
          </w:hyperlink>
        </w:p>
        <w:p w14:paraId="79E21CB8" w14:textId="37961744" w:rsidR="00A233C4" w:rsidRDefault="004F2DB6">
          <w:pPr>
            <w:pStyle w:val="TOC2"/>
            <w:rPr>
              <w:rFonts w:asciiTheme="minorHAnsi" w:eastAsiaTheme="minorEastAsia" w:hAnsiTheme="minorHAnsi" w:cstheme="minorBidi"/>
              <w:caps w:val="0"/>
              <w:noProof/>
              <w:color w:val="auto"/>
            </w:rPr>
          </w:pPr>
          <w:hyperlink w:anchor="_Toc90462102" w:history="1">
            <w:r w:rsidR="00A233C4" w:rsidRPr="003B5E52">
              <w:rPr>
                <w:rStyle w:val="Hyperlink"/>
                <w:noProof/>
              </w:rPr>
              <w:t>Purpose</w:t>
            </w:r>
            <w:r w:rsidR="00A233C4">
              <w:rPr>
                <w:noProof/>
                <w:webHidden/>
              </w:rPr>
              <w:tab/>
            </w:r>
            <w:r w:rsidR="00A233C4">
              <w:rPr>
                <w:noProof/>
                <w:webHidden/>
              </w:rPr>
              <w:fldChar w:fldCharType="begin"/>
            </w:r>
            <w:r w:rsidR="00A233C4">
              <w:rPr>
                <w:noProof/>
                <w:webHidden/>
              </w:rPr>
              <w:instrText xml:space="preserve"> PAGEREF _Toc90462102 \h </w:instrText>
            </w:r>
            <w:r w:rsidR="00A233C4">
              <w:rPr>
                <w:noProof/>
                <w:webHidden/>
              </w:rPr>
            </w:r>
            <w:r w:rsidR="00A233C4">
              <w:rPr>
                <w:noProof/>
                <w:webHidden/>
              </w:rPr>
              <w:fldChar w:fldCharType="separate"/>
            </w:r>
            <w:r w:rsidR="00A233C4">
              <w:rPr>
                <w:noProof/>
                <w:webHidden/>
              </w:rPr>
              <w:t>4</w:t>
            </w:r>
            <w:r w:rsidR="00A233C4">
              <w:rPr>
                <w:noProof/>
                <w:webHidden/>
              </w:rPr>
              <w:fldChar w:fldCharType="end"/>
            </w:r>
          </w:hyperlink>
        </w:p>
        <w:p w14:paraId="7274B5E7" w14:textId="0D9F5F87" w:rsidR="00A233C4" w:rsidRDefault="004F2DB6">
          <w:pPr>
            <w:pStyle w:val="TOC2"/>
            <w:rPr>
              <w:rFonts w:asciiTheme="minorHAnsi" w:eastAsiaTheme="minorEastAsia" w:hAnsiTheme="minorHAnsi" w:cstheme="minorBidi"/>
              <w:caps w:val="0"/>
              <w:noProof/>
              <w:color w:val="auto"/>
            </w:rPr>
          </w:pPr>
          <w:hyperlink w:anchor="_Toc90462103" w:history="1">
            <w:r w:rsidR="00A233C4" w:rsidRPr="003B5E52">
              <w:rPr>
                <w:rStyle w:val="Hyperlink"/>
                <w:strike/>
                <w:noProof/>
              </w:rPr>
              <w:t>Development Hypothesis</w:t>
            </w:r>
            <w:r w:rsidR="00A233C4">
              <w:rPr>
                <w:noProof/>
                <w:webHidden/>
              </w:rPr>
              <w:tab/>
            </w:r>
            <w:r w:rsidR="00A233C4">
              <w:rPr>
                <w:noProof/>
                <w:webHidden/>
              </w:rPr>
              <w:fldChar w:fldCharType="begin"/>
            </w:r>
            <w:r w:rsidR="00A233C4">
              <w:rPr>
                <w:noProof/>
                <w:webHidden/>
              </w:rPr>
              <w:instrText xml:space="preserve"> PAGEREF _Toc90462103 \h </w:instrText>
            </w:r>
            <w:r w:rsidR="00A233C4">
              <w:rPr>
                <w:noProof/>
                <w:webHidden/>
              </w:rPr>
            </w:r>
            <w:r w:rsidR="00A233C4">
              <w:rPr>
                <w:noProof/>
                <w:webHidden/>
              </w:rPr>
              <w:fldChar w:fldCharType="separate"/>
            </w:r>
            <w:r w:rsidR="00A233C4">
              <w:rPr>
                <w:noProof/>
                <w:webHidden/>
              </w:rPr>
              <w:t>4</w:t>
            </w:r>
            <w:r w:rsidR="00A233C4">
              <w:rPr>
                <w:noProof/>
                <w:webHidden/>
              </w:rPr>
              <w:fldChar w:fldCharType="end"/>
            </w:r>
          </w:hyperlink>
        </w:p>
        <w:p w14:paraId="027350E3" w14:textId="5CC2639B" w:rsidR="00A233C4" w:rsidRDefault="004F2DB6">
          <w:pPr>
            <w:pStyle w:val="TOC2"/>
            <w:rPr>
              <w:rFonts w:asciiTheme="minorHAnsi" w:eastAsiaTheme="minorEastAsia" w:hAnsiTheme="minorHAnsi" w:cstheme="minorBidi"/>
              <w:caps w:val="0"/>
              <w:noProof/>
              <w:color w:val="auto"/>
            </w:rPr>
          </w:pPr>
          <w:hyperlink w:anchor="_Toc90462104" w:history="1">
            <w:r w:rsidR="00A233C4" w:rsidRPr="003B5E52">
              <w:rPr>
                <w:rStyle w:val="Hyperlink"/>
                <w:noProof/>
              </w:rPr>
              <w:t>Audience and Intended Users</w:t>
            </w:r>
            <w:r w:rsidR="00A233C4">
              <w:rPr>
                <w:noProof/>
                <w:webHidden/>
              </w:rPr>
              <w:tab/>
            </w:r>
            <w:r w:rsidR="00A233C4">
              <w:rPr>
                <w:noProof/>
                <w:webHidden/>
              </w:rPr>
              <w:fldChar w:fldCharType="begin"/>
            </w:r>
            <w:r w:rsidR="00A233C4">
              <w:rPr>
                <w:noProof/>
                <w:webHidden/>
              </w:rPr>
              <w:instrText xml:space="preserve"> PAGEREF _Toc90462104 \h </w:instrText>
            </w:r>
            <w:r w:rsidR="00A233C4">
              <w:rPr>
                <w:noProof/>
                <w:webHidden/>
              </w:rPr>
            </w:r>
            <w:r w:rsidR="00A233C4">
              <w:rPr>
                <w:noProof/>
                <w:webHidden/>
              </w:rPr>
              <w:fldChar w:fldCharType="separate"/>
            </w:r>
            <w:r w:rsidR="00A233C4">
              <w:rPr>
                <w:noProof/>
                <w:webHidden/>
              </w:rPr>
              <w:t>5</w:t>
            </w:r>
            <w:r w:rsidR="00A233C4">
              <w:rPr>
                <w:noProof/>
                <w:webHidden/>
              </w:rPr>
              <w:fldChar w:fldCharType="end"/>
            </w:r>
          </w:hyperlink>
        </w:p>
        <w:p w14:paraId="1CF2D295" w14:textId="67FE8E14" w:rsidR="00A233C4" w:rsidRDefault="004F2DB6">
          <w:pPr>
            <w:pStyle w:val="TOC1"/>
            <w:rPr>
              <w:rFonts w:asciiTheme="minorHAnsi" w:eastAsiaTheme="minorEastAsia" w:hAnsiTheme="minorHAnsi" w:cstheme="minorBidi"/>
              <w:caps w:val="0"/>
              <w:noProof/>
              <w:color w:val="auto"/>
              <w:sz w:val="22"/>
              <w:szCs w:val="22"/>
            </w:rPr>
          </w:pPr>
          <w:hyperlink w:anchor="_Toc90462105" w:history="1">
            <w:r w:rsidR="00A233C4" w:rsidRPr="003B5E52">
              <w:rPr>
                <w:rStyle w:val="Hyperlink"/>
                <w:noProof/>
              </w:rPr>
              <w:t>Background (1-3 pages; CF)</w:t>
            </w:r>
            <w:r w:rsidR="00A233C4">
              <w:rPr>
                <w:noProof/>
                <w:webHidden/>
              </w:rPr>
              <w:tab/>
            </w:r>
            <w:r w:rsidR="00A233C4">
              <w:rPr>
                <w:noProof/>
                <w:webHidden/>
              </w:rPr>
              <w:fldChar w:fldCharType="begin"/>
            </w:r>
            <w:r w:rsidR="00A233C4">
              <w:rPr>
                <w:noProof/>
                <w:webHidden/>
              </w:rPr>
              <w:instrText xml:space="preserve"> PAGEREF _Toc90462105 \h </w:instrText>
            </w:r>
            <w:r w:rsidR="00A233C4">
              <w:rPr>
                <w:noProof/>
                <w:webHidden/>
              </w:rPr>
            </w:r>
            <w:r w:rsidR="00A233C4">
              <w:rPr>
                <w:noProof/>
                <w:webHidden/>
              </w:rPr>
              <w:fldChar w:fldCharType="separate"/>
            </w:r>
            <w:r w:rsidR="00A233C4">
              <w:rPr>
                <w:noProof/>
                <w:webHidden/>
              </w:rPr>
              <w:t>5</w:t>
            </w:r>
            <w:r w:rsidR="00A233C4">
              <w:rPr>
                <w:noProof/>
                <w:webHidden/>
              </w:rPr>
              <w:fldChar w:fldCharType="end"/>
            </w:r>
          </w:hyperlink>
        </w:p>
        <w:p w14:paraId="2A8567DD" w14:textId="1D13F5AD" w:rsidR="00A233C4" w:rsidRDefault="004F2DB6">
          <w:pPr>
            <w:pStyle w:val="TOC1"/>
            <w:rPr>
              <w:rFonts w:asciiTheme="minorHAnsi" w:eastAsiaTheme="minorEastAsia" w:hAnsiTheme="minorHAnsi" w:cstheme="minorBidi"/>
              <w:caps w:val="0"/>
              <w:noProof/>
              <w:color w:val="auto"/>
              <w:sz w:val="22"/>
              <w:szCs w:val="22"/>
            </w:rPr>
          </w:pPr>
          <w:hyperlink w:anchor="_Toc90462106" w:history="1">
            <w:r w:rsidR="00A233C4" w:rsidRPr="003B5E52">
              <w:rPr>
                <w:rStyle w:val="Hyperlink"/>
                <w:noProof/>
              </w:rPr>
              <w:t>Methods (3-5 pages; Sean/Dan/Jacob)</w:t>
            </w:r>
            <w:r w:rsidR="00A233C4">
              <w:rPr>
                <w:noProof/>
                <w:webHidden/>
              </w:rPr>
              <w:tab/>
            </w:r>
            <w:r w:rsidR="00A233C4">
              <w:rPr>
                <w:noProof/>
                <w:webHidden/>
              </w:rPr>
              <w:fldChar w:fldCharType="begin"/>
            </w:r>
            <w:r w:rsidR="00A233C4">
              <w:rPr>
                <w:noProof/>
                <w:webHidden/>
              </w:rPr>
              <w:instrText xml:space="preserve"> PAGEREF _Toc90462106 \h </w:instrText>
            </w:r>
            <w:r w:rsidR="00A233C4">
              <w:rPr>
                <w:noProof/>
                <w:webHidden/>
              </w:rPr>
            </w:r>
            <w:r w:rsidR="00A233C4">
              <w:rPr>
                <w:noProof/>
                <w:webHidden/>
              </w:rPr>
              <w:fldChar w:fldCharType="separate"/>
            </w:r>
            <w:r w:rsidR="00A233C4">
              <w:rPr>
                <w:noProof/>
                <w:webHidden/>
              </w:rPr>
              <w:t>5</w:t>
            </w:r>
            <w:r w:rsidR="00A233C4">
              <w:rPr>
                <w:noProof/>
                <w:webHidden/>
              </w:rPr>
              <w:fldChar w:fldCharType="end"/>
            </w:r>
          </w:hyperlink>
        </w:p>
        <w:p w14:paraId="5AEE4993" w14:textId="0F2B0381" w:rsidR="00A233C4" w:rsidRDefault="004F2DB6">
          <w:pPr>
            <w:pStyle w:val="TOC2"/>
            <w:rPr>
              <w:rFonts w:asciiTheme="minorHAnsi" w:eastAsiaTheme="minorEastAsia" w:hAnsiTheme="minorHAnsi" w:cstheme="minorBidi"/>
              <w:caps w:val="0"/>
              <w:noProof/>
              <w:color w:val="auto"/>
            </w:rPr>
          </w:pPr>
          <w:hyperlink w:anchor="_Toc90462107" w:history="1">
            <w:r w:rsidR="00A233C4" w:rsidRPr="003B5E52">
              <w:rPr>
                <w:rStyle w:val="Hyperlink"/>
                <w:noProof/>
              </w:rPr>
              <w:t>Design</w:t>
            </w:r>
            <w:r w:rsidR="00A233C4">
              <w:rPr>
                <w:noProof/>
                <w:webHidden/>
              </w:rPr>
              <w:tab/>
            </w:r>
            <w:r w:rsidR="00A233C4">
              <w:rPr>
                <w:noProof/>
                <w:webHidden/>
              </w:rPr>
              <w:fldChar w:fldCharType="begin"/>
            </w:r>
            <w:r w:rsidR="00A233C4">
              <w:rPr>
                <w:noProof/>
                <w:webHidden/>
              </w:rPr>
              <w:instrText xml:space="preserve"> PAGEREF _Toc90462107 \h </w:instrText>
            </w:r>
            <w:r w:rsidR="00A233C4">
              <w:rPr>
                <w:noProof/>
                <w:webHidden/>
              </w:rPr>
            </w:r>
            <w:r w:rsidR="00A233C4">
              <w:rPr>
                <w:noProof/>
                <w:webHidden/>
              </w:rPr>
              <w:fldChar w:fldCharType="separate"/>
            </w:r>
            <w:r w:rsidR="00A233C4">
              <w:rPr>
                <w:noProof/>
                <w:webHidden/>
              </w:rPr>
              <w:t>5</w:t>
            </w:r>
            <w:r w:rsidR="00A233C4">
              <w:rPr>
                <w:noProof/>
                <w:webHidden/>
              </w:rPr>
              <w:fldChar w:fldCharType="end"/>
            </w:r>
          </w:hyperlink>
        </w:p>
        <w:p w14:paraId="02896067" w14:textId="3E431570" w:rsidR="00A233C4" w:rsidRDefault="004F2DB6">
          <w:pPr>
            <w:pStyle w:val="TOC2"/>
            <w:rPr>
              <w:rFonts w:asciiTheme="minorHAnsi" w:eastAsiaTheme="minorEastAsia" w:hAnsiTheme="minorHAnsi" w:cstheme="minorBidi"/>
              <w:caps w:val="0"/>
              <w:noProof/>
              <w:color w:val="auto"/>
            </w:rPr>
          </w:pPr>
          <w:hyperlink w:anchor="_Toc90462108" w:history="1">
            <w:r w:rsidR="00A233C4" w:rsidRPr="003B5E52">
              <w:rPr>
                <w:rStyle w:val="Hyperlink"/>
                <w:noProof/>
              </w:rPr>
              <w:t>Sample</w:t>
            </w:r>
            <w:r w:rsidR="00A233C4">
              <w:rPr>
                <w:noProof/>
                <w:webHidden/>
              </w:rPr>
              <w:tab/>
            </w:r>
            <w:r w:rsidR="00A233C4">
              <w:rPr>
                <w:noProof/>
                <w:webHidden/>
              </w:rPr>
              <w:fldChar w:fldCharType="begin"/>
            </w:r>
            <w:r w:rsidR="00A233C4">
              <w:rPr>
                <w:noProof/>
                <w:webHidden/>
              </w:rPr>
              <w:instrText xml:space="preserve"> PAGEREF _Toc90462108 \h </w:instrText>
            </w:r>
            <w:r w:rsidR="00A233C4">
              <w:rPr>
                <w:noProof/>
                <w:webHidden/>
              </w:rPr>
            </w:r>
            <w:r w:rsidR="00A233C4">
              <w:rPr>
                <w:noProof/>
                <w:webHidden/>
              </w:rPr>
              <w:fldChar w:fldCharType="separate"/>
            </w:r>
            <w:r w:rsidR="00A233C4">
              <w:rPr>
                <w:noProof/>
                <w:webHidden/>
              </w:rPr>
              <w:t>5</w:t>
            </w:r>
            <w:r w:rsidR="00A233C4">
              <w:rPr>
                <w:noProof/>
                <w:webHidden/>
              </w:rPr>
              <w:fldChar w:fldCharType="end"/>
            </w:r>
          </w:hyperlink>
        </w:p>
        <w:p w14:paraId="6B43F448" w14:textId="30A7C1AF" w:rsidR="00A233C4" w:rsidRDefault="004F2DB6">
          <w:pPr>
            <w:pStyle w:val="TOC2"/>
            <w:rPr>
              <w:rFonts w:asciiTheme="minorHAnsi" w:eastAsiaTheme="minorEastAsia" w:hAnsiTheme="minorHAnsi" w:cstheme="minorBidi"/>
              <w:caps w:val="0"/>
              <w:noProof/>
              <w:color w:val="auto"/>
            </w:rPr>
          </w:pPr>
          <w:hyperlink w:anchor="_Toc90462109" w:history="1">
            <w:r w:rsidR="00A233C4" w:rsidRPr="003B5E52">
              <w:rPr>
                <w:rStyle w:val="Hyperlink"/>
                <w:noProof/>
              </w:rPr>
              <w:t>Survey Data</w:t>
            </w:r>
            <w:r w:rsidR="00A233C4">
              <w:rPr>
                <w:noProof/>
                <w:webHidden/>
              </w:rPr>
              <w:tab/>
            </w:r>
            <w:r w:rsidR="00A233C4">
              <w:rPr>
                <w:noProof/>
                <w:webHidden/>
              </w:rPr>
              <w:fldChar w:fldCharType="begin"/>
            </w:r>
            <w:r w:rsidR="00A233C4">
              <w:rPr>
                <w:noProof/>
                <w:webHidden/>
              </w:rPr>
              <w:instrText xml:space="preserve"> PAGEREF _Toc90462109 \h </w:instrText>
            </w:r>
            <w:r w:rsidR="00A233C4">
              <w:rPr>
                <w:noProof/>
                <w:webHidden/>
              </w:rPr>
            </w:r>
            <w:r w:rsidR="00A233C4">
              <w:rPr>
                <w:noProof/>
                <w:webHidden/>
              </w:rPr>
              <w:fldChar w:fldCharType="separate"/>
            </w:r>
            <w:r w:rsidR="00A233C4">
              <w:rPr>
                <w:noProof/>
                <w:webHidden/>
              </w:rPr>
              <w:t>6</w:t>
            </w:r>
            <w:r w:rsidR="00A233C4">
              <w:rPr>
                <w:noProof/>
                <w:webHidden/>
              </w:rPr>
              <w:fldChar w:fldCharType="end"/>
            </w:r>
          </w:hyperlink>
        </w:p>
        <w:p w14:paraId="28FF5616" w14:textId="1F87154B" w:rsidR="00A233C4" w:rsidRDefault="004F2DB6">
          <w:pPr>
            <w:pStyle w:val="TOC2"/>
            <w:rPr>
              <w:rFonts w:asciiTheme="minorHAnsi" w:eastAsiaTheme="minorEastAsia" w:hAnsiTheme="minorHAnsi" w:cstheme="minorBidi"/>
              <w:caps w:val="0"/>
              <w:noProof/>
              <w:color w:val="auto"/>
            </w:rPr>
          </w:pPr>
          <w:hyperlink w:anchor="_Toc90462110" w:history="1">
            <w:r w:rsidR="00A233C4" w:rsidRPr="003B5E52">
              <w:rPr>
                <w:rStyle w:val="Hyperlink"/>
                <w:noProof/>
              </w:rPr>
              <w:t>Models and Data Analysis Plan</w:t>
            </w:r>
            <w:r w:rsidR="00A233C4">
              <w:rPr>
                <w:noProof/>
                <w:webHidden/>
              </w:rPr>
              <w:tab/>
            </w:r>
            <w:r w:rsidR="00A233C4">
              <w:rPr>
                <w:noProof/>
                <w:webHidden/>
              </w:rPr>
              <w:fldChar w:fldCharType="begin"/>
            </w:r>
            <w:r w:rsidR="00A233C4">
              <w:rPr>
                <w:noProof/>
                <w:webHidden/>
              </w:rPr>
              <w:instrText xml:space="preserve"> PAGEREF _Toc90462110 \h </w:instrText>
            </w:r>
            <w:r w:rsidR="00A233C4">
              <w:rPr>
                <w:noProof/>
                <w:webHidden/>
              </w:rPr>
            </w:r>
            <w:r w:rsidR="00A233C4">
              <w:rPr>
                <w:noProof/>
                <w:webHidden/>
              </w:rPr>
              <w:fldChar w:fldCharType="separate"/>
            </w:r>
            <w:r w:rsidR="00A233C4">
              <w:rPr>
                <w:noProof/>
                <w:webHidden/>
              </w:rPr>
              <w:t>8</w:t>
            </w:r>
            <w:r w:rsidR="00A233C4">
              <w:rPr>
                <w:noProof/>
                <w:webHidden/>
              </w:rPr>
              <w:fldChar w:fldCharType="end"/>
            </w:r>
          </w:hyperlink>
        </w:p>
        <w:p w14:paraId="669651FF" w14:textId="6B43221E" w:rsidR="00A233C4" w:rsidRDefault="004F2DB6">
          <w:pPr>
            <w:pStyle w:val="TOC2"/>
            <w:rPr>
              <w:rFonts w:asciiTheme="minorHAnsi" w:eastAsiaTheme="minorEastAsia" w:hAnsiTheme="minorHAnsi" w:cstheme="minorBidi"/>
              <w:caps w:val="0"/>
              <w:noProof/>
              <w:color w:val="auto"/>
            </w:rPr>
          </w:pPr>
          <w:hyperlink w:anchor="_Toc90462111" w:history="1">
            <w:r w:rsidR="00A233C4" w:rsidRPr="003B5E52">
              <w:rPr>
                <w:rStyle w:val="Hyperlink"/>
                <w:noProof/>
              </w:rPr>
              <w:t>Limitations and sources of Bias</w:t>
            </w:r>
            <w:r w:rsidR="00A233C4">
              <w:rPr>
                <w:noProof/>
                <w:webHidden/>
              </w:rPr>
              <w:tab/>
            </w:r>
            <w:r w:rsidR="00A233C4">
              <w:rPr>
                <w:noProof/>
                <w:webHidden/>
              </w:rPr>
              <w:fldChar w:fldCharType="begin"/>
            </w:r>
            <w:r w:rsidR="00A233C4">
              <w:rPr>
                <w:noProof/>
                <w:webHidden/>
              </w:rPr>
              <w:instrText xml:space="preserve"> PAGEREF _Toc90462111 \h </w:instrText>
            </w:r>
            <w:r w:rsidR="00A233C4">
              <w:rPr>
                <w:noProof/>
                <w:webHidden/>
              </w:rPr>
            </w:r>
            <w:r w:rsidR="00A233C4">
              <w:rPr>
                <w:noProof/>
                <w:webHidden/>
              </w:rPr>
              <w:fldChar w:fldCharType="separate"/>
            </w:r>
            <w:r w:rsidR="00A233C4">
              <w:rPr>
                <w:noProof/>
                <w:webHidden/>
              </w:rPr>
              <w:t>8</w:t>
            </w:r>
            <w:r w:rsidR="00A233C4">
              <w:rPr>
                <w:noProof/>
                <w:webHidden/>
              </w:rPr>
              <w:fldChar w:fldCharType="end"/>
            </w:r>
          </w:hyperlink>
        </w:p>
        <w:p w14:paraId="2FD492D5" w14:textId="719AAF9D" w:rsidR="00A233C4" w:rsidRDefault="004F2DB6">
          <w:pPr>
            <w:pStyle w:val="TOC2"/>
            <w:rPr>
              <w:rFonts w:asciiTheme="minorHAnsi" w:eastAsiaTheme="minorEastAsia" w:hAnsiTheme="minorHAnsi" w:cstheme="minorBidi"/>
              <w:caps w:val="0"/>
              <w:noProof/>
              <w:color w:val="auto"/>
            </w:rPr>
          </w:pPr>
          <w:hyperlink w:anchor="_Toc90462112" w:history="1">
            <w:r w:rsidR="00A233C4" w:rsidRPr="003B5E52">
              <w:rPr>
                <w:rStyle w:val="Hyperlink"/>
                <w:noProof/>
              </w:rPr>
              <w:t>COVID and human subject research</w:t>
            </w:r>
            <w:r w:rsidR="00A233C4">
              <w:rPr>
                <w:noProof/>
                <w:webHidden/>
              </w:rPr>
              <w:tab/>
            </w:r>
            <w:r w:rsidR="00A233C4">
              <w:rPr>
                <w:noProof/>
                <w:webHidden/>
              </w:rPr>
              <w:fldChar w:fldCharType="begin"/>
            </w:r>
            <w:r w:rsidR="00A233C4">
              <w:rPr>
                <w:noProof/>
                <w:webHidden/>
              </w:rPr>
              <w:instrText xml:space="preserve"> PAGEREF _Toc90462112 \h </w:instrText>
            </w:r>
            <w:r w:rsidR="00A233C4">
              <w:rPr>
                <w:noProof/>
                <w:webHidden/>
              </w:rPr>
            </w:r>
            <w:r w:rsidR="00A233C4">
              <w:rPr>
                <w:noProof/>
                <w:webHidden/>
              </w:rPr>
              <w:fldChar w:fldCharType="separate"/>
            </w:r>
            <w:r w:rsidR="00A233C4">
              <w:rPr>
                <w:noProof/>
                <w:webHidden/>
              </w:rPr>
              <w:t>8</w:t>
            </w:r>
            <w:r w:rsidR="00A233C4">
              <w:rPr>
                <w:noProof/>
                <w:webHidden/>
              </w:rPr>
              <w:fldChar w:fldCharType="end"/>
            </w:r>
          </w:hyperlink>
        </w:p>
        <w:p w14:paraId="0911BE23" w14:textId="2348E679" w:rsidR="00A233C4" w:rsidRDefault="004F2DB6">
          <w:pPr>
            <w:pStyle w:val="TOC1"/>
            <w:rPr>
              <w:rFonts w:asciiTheme="minorHAnsi" w:eastAsiaTheme="minorEastAsia" w:hAnsiTheme="minorHAnsi" w:cstheme="minorBidi"/>
              <w:caps w:val="0"/>
              <w:noProof/>
              <w:color w:val="auto"/>
              <w:sz w:val="22"/>
              <w:szCs w:val="22"/>
            </w:rPr>
          </w:pPr>
          <w:hyperlink w:anchor="_Toc90462113" w:history="1">
            <w:r w:rsidR="00A233C4" w:rsidRPr="003B5E52">
              <w:rPr>
                <w:rStyle w:val="Hyperlink"/>
                <w:noProof/>
              </w:rPr>
              <w:t>Findings (8-10 pages)</w:t>
            </w:r>
            <w:r w:rsidR="00A233C4">
              <w:rPr>
                <w:noProof/>
                <w:webHidden/>
              </w:rPr>
              <w:tab/>
            </w:r>
            <w:r w:rsidR="00A233C4">
              <w:rPr>
                <w:noProof/>
                <w:webHidden/>
              </w:rPr>
              <w:fldChar w:fldCharType="begin"/>
            </w:r>
            <w:r w:rsidR="00A233C4">
              <w:rPr>
                <w:noProof/>
                <w:webHidden/>
              </w:rPr>
              <w:instrText xml:space="preserve"> PAGEREF _Toc90462113 \h </w:instrText>
            </w:r>
            <w:r w:rsidR="00A233C4">
              <w:rPr>
                <w:noProof/>
                <w:webHidden/>
              </w:rPr>
            </w:r>
            <w:r w:rsidR="00A233C4">
              <w:rPr>
                <w:noProof/>
                <w:webHidden/>
              </w:rPr>
              <w:fldChar w:fldCharType="separate"/>
            </w:r>
            <w:r w:rsidR="00A233C4">
              <w:rPr>
                <w:noProof/>
                <w:webHidden/>
              </w:rPr>
              <w:t>9</w:t>
            </w:r>
            <w:r w:rsidR="00A233C4">
              <w:rPr>
                <w:noProof/>
                <w:webHidden/>
              </w:rPr>
              <w:fldChar w:fldCharType="end"/>
            </w:r>
          </w:hyperlink>
        </w:p>
        <w:p w14:paraId="08B80681" w14:textId="70A50567" w:rsidR="00A233C4" w:rsidRDefault="004F2DB6">
          <w:pPr>
            <w:pStyle w:val="TOC2"/>
            <w:rPr>
              <w:rFonts w:asciiTheme="minorHAnsi" w:eastAsiaTheme="minorEastAsia" w:hAnsiTheme="minorHAnsi" w:cstheme="minorBidi"/>
              <w:caps w:val="0"/>
              <w:noProof/>
              <w:color w:val="auto"/>
            </w:rPr>
          </w:pPr>
          <w:hyperlink w:anchor="_Toc90462114" w:history="1">
            <w:r w:rsidR="00A233C4" w:rsidRPr="003B5E52">
              <w:rPr>
                <w:rStyle w:val="Hyperlink"/>
                <w:noProof/>
              </w:rPr>
              <w:t>Overall – INDICATOR SUMMARY</w:t>
            </w:r>
            <w:r w:rsidR="00A233C4">
              <w:rPr>
                <w:noProof/>
                <w:webHidden/>
              </w:rPr>
              <w:tab/>
            </w:r>
            <w:r w:rsidR="00A233C4">
              <w:rPr>
                <w:noProof/>
                <w:webHidden/>
              </w:rPr>
              <w:fldChar w:fldCharType="begin"/>
            </w:r>
            <w:r w:rsidR="00A233C4">
              <w:rPr>
                <w:noProof/>
                <w:webHidden/>
              </w:rPr>
              <w:instrText xml:space="preserve"> PAGEREF _Toc90462114 \h </w:instrText>
            </w:r>
            <w:r w:rsidR="00A233C4">
              <w:rPr>
                <w:noProof/>
                <w:webHidden/>
              </w:rPr>
            </w:r>
            <w:r w:rsidR="00A233C4">
              <w:rPr>
                <w:noProof/>
                <w:webHidden/>
              </w:rPr>
              <w:fldChar w:fldCharType="separate"/>
            </w:r>
            <w:r w:rsidR="00A233C4">
              <w:rPr>
                <w:noProof/>
                <w:webHidden/>
              </w:rPr>
              <w:t>9</w:t>
            </w:r>
            <w:r w:rsidR="00A233C4">
              <w:rPr>
                <w:noProof/>
                <w:webHidden/>
              </w:rPr>
              <w:fldChar w:fldCharType="end"/>
            </w:r>
          </w:hyperlink>
        </w:p>
        <w:p w14:paraId="16DE48C6" w14:textId="409259B6" w:rsidR="00A233C4" w:rsidRDefault="004F2DB6">
          <w:pPr>
            <w:pStyle w:val="TOC2"/>
            <w:rPr>
              <w:rFonts w:asciiTheme="minorHAnsi" w:eastAsiaTheme="minorEastAsia" w:hAnsiTheme="minorHAnsi" w:cstheme="minorBidi"/>
              <w:caps w:val="0"/>
              <w:noProof/>
              <w:color w:val="auto"/>
            </w:rPr>
          </w:pPr>
          <w:hyperlink w:anchor="_Toc90462115" w:history="1">
            <w:r w:rsidR="00A233C4" w:rsidRPr="003B5E52">
              <w:rPr>
                <w:rStyle w:val="Hyperlink"/>
                <w:noProof/>
              </w:rPr>
              <w:t>Food Security</w:t>
            </w:r>
            <w:r w:rsidR="00A233C4">
              <w:rPr>
                <w:noProof/>
                <w:webHidden/>
              </w:rPr>
              <w:tab/>
            </w:r>
            <w:r w:rsidR="00A233C4">
              <w:rPr>
                <w:noProof/>
                <w:webHidden/>
              </w:rPr>
              <w:fldChar w:fldCharType="begin"/>
            </w:r>
            <w:r w:rsidR="00A233C4">
              <w:rPr>
                <w:noProof/>
                <w:webHidden/>
              </w:rPr>
              <w:instrText xml:space="preserve"> PAGEREF _Toc90462115 \h </w:instrText>
            </w:r>
            <w:r w:rsidR="00A233C4">
              <w:rPr>
                <w:noProof/>
                <w:webHidden/>
              </w:rPr>
            </w:r>
            <w:r w:rsidR="00A233C4">
              <w:rPr>
                <w:noProof/>
                <w:webHidden/>
              </w:rPr>
              <w:fldChar w:fldCharType="separate"/>
            </w:r>
            <w:r w:rsidR="00A233C4">
              <w:rPr>
                <w:noProof/>
                <w:webHidden/>
              </w:rPr>
              <w:t>10</w:t>
            </w:r>
            <w:r w:rsidR="00A233C4">
              <w:rPr>
                <w:noProof/>
                <w:webHidden/>
              </w:rPr>
              <w:fldChar w:fldCharType="end"/>
            </w:r>
          </w:hyperlink>
        </w:p>
        <w:p w14:paraId="689A9976" w14:textId="1F27301D" w:rsidR="00A233C4" w:rsidRDefault="004F2DB6">
          <w:pPr>
            <w:pStyle w:val="TOC2"/>
            <w:rPr>
              <w:rFonts w:asciiTheme="minorHAnsi" w:eastAsiaTheme="minorEastAsia" w:hAnsiTheme="minorHAnsi" w:cstheme="minorBidi"/>
              <w:caps w:val="0"/>
              <w:noProof/>
              <w:color w:val="auto"/>
            </w:rPr>
          </w:pPr>
          <w:hyperlink w:anchor="_Toc90462116" w:history="1">
            <w:r w:rsidR="00A233C4" w:rsidRPr="003B5E52">
              <w:rPr>
                <w:rStyle w:val="Hyperlink"/>
                <w:noProof/>
              </w:rPr>
              <w:t>AGency</w:t>
            </w:r>
            <w:r w:rsidR="00A233C4">
              <w:rPr>
                <w:noProof/>
                <w:webHidden/>
              </w:rPr>
              <w:tab/>
            </w:r>
            <w:r w:rsidR="00A233C4">
              <w:rPr>
                <w:noProof/>
                <w:webHidden/>
              </w:rPr>
              <w:fldChar w:fldCharType="begin"/>
            </w:r>
            <w:r w:rsidR="00A233C4">
              <w:rPr>
                <w:noProof/>
                <w:webHidden/>
              </w:rPr>
              <w:instrText xml:space="preserve"> PAGEREF _Toc90462116 \h </w:instrText>
            </w:r>
            <w:r w:rsidR="00A233C4">
              <w:rPr>
                <w:noProof/>
                <w:webHidden/>
              </w:rPr>
            </w:r>
            <w:r w:rsidR="00A233C4">
              <w:rPr>
                <w:noProof/>
                <w:webHidden/>
              </w:rPr>
              <w:fldChar w:fldCharType="separate"/>
            </w:r>
            <w:r w:rsidR="00A233C4">
              <w:rPr>
                <w:noProof/>
                <w:webHidden/>
              </w:rPr>
              <w:t>12</w:t>
            </w:r>
            <w:r w:rsidR="00A233C4">
              <w:rPr>
                <w:noProof/>
                <w:webHidden/>
              </w:rPr>
              <w:fldChar w:fldCharType="end"/>
            </w:r>
          </w:hyperlink>
        </w:p>
        <w:p w14:paraId="0DFE334A" w14:textId="67469A02" w:rsidR="00A233C4" w:rsidRDefault="004F2DB6">
          <w:pPr>
            <w:pStyle w:val="TOC2"/>
            <w:rPr>
              <w:rFonts w:asciiTheme="minorHAnsi" w:eastAsiaTheme="minorEastAsia" w:hAnsiTheme="minorHAnsi" w:cstheme="minorBidi"/>
              <w:caps w:val="0"/>
              <w:noProof/>
              <w:color w:val="auto"/>
            </w:rPr>
          </w:pPr>
          <w:hyperlink w:anchor="_Toc90462117" w:history="1">
            <w:r w:rsidR="00A233C4" w:rsidRPr="003B5E52">
              <w:rPr>
                <w:rStyle w:val="Hyperlink"/>
                <w:noProof/>
              </w:rPr>
              <w:t>social cohesion</w:t>
            </w:r>
            <w:r w:rsidR="00A233C4">
              <w:rPr>
                <w:noProof/>
                <w:webHidden/>
              </w:rPr>
              <w:tab/>
            </w:r>
            <w:r w:rsidR="00A233C4">
              <w:rPr>
                <w:noProof/>
                <w:webHidden/>
              </w:rPr>
              <w:fldChar w:fldCharType="begin"/>
            </w:r>
            <w:r w:rsidR="00A233C4">
              <w:rPr>
                <w:noProof/>
                <w:webHidden/>
              </w:rPr>
              <w:instrText xml:space="preserve"> PAGEREF _Toc90462117 \h </w:instrText>
            </w:r>
            <w:r w:rsidR="00A233C4">
              <w:rPr>
                <w:noProof/>
                <w:webHidden/>
              </w:rPr>
            </w:r>
            <w:r w:rsidR="00A233C4">
              <w:rPr>
                <w:noProof/>
                <w:webHidden/>
              </w:rPr>
              <w:fldChar w:fldCharType="separate"/>
            </w:r>
            <w:r w:rsidR="00A233C4">
              <w:rPr>
                <w:noProof/>
                <w:webHidden/>
              </w:rPr>
              <w:t>13</w:t>
            </w:r>
            <w:r w:rsidR="00A233C4">
              <w:rPr>
                <w:noProof/>
                <w:webHidden/>
              </w:rPr>
              <w:fldChar w:fldCharType="end"/>
            </w:r>
          </w:hyperlink>
        </w:p>
        <w:p w14:paraId="6C02552D" w14:textId="79A125FB" w:rsidR="00A233C4" w:rsidRDefault="004F2DB6">
          <w:pPr>
            <w:pStyle w:val="TOC2"/>
            <w:rPr>
              <w:rFonts w:asciiTheme="minorHAnsi" w:eastAsiaTheme="minorEastAsia" w:hAnsiTheme="minorHAnsi" w:cstheme="minorBidi"/>
              <w:caps w:val="0"/>
              <w:noProof/>
              <w:color w:val="auto"/>
            </w:rPr>
          </w:pPr>
          <w:hyperlink w:anchor="_Toc90462118" w:history="1">
            <w:r w:rsidR="00A233C4" w:rsidRPr="003B5E52">
              <w:rPr>
                <w:rStyle w:val="Hyperlink"/>
                <w:noProof/>
              </w:rPr>
              <w:t>shocks and stresses</w:t>
            </w:r>
            <w:r w:rsidR="00A233C4">
              <w:rPr>
                <w:noProof/>
                <w:webHidden/>
              </w:rPr>
              <w:tab/>
            </w:r>
            <w:r w:rsidR="00A233C4">
              <w:rPr>
                <w:noProof/>
                <w:webHidden/>
              </w:rPr>
              <w:fldChar w:fldCharType="begin"/>
            </w:r>
            <w:r w:rsidR="00A233C4">
              <w:rPr>
                <w:noProof/>
                <w:webHidden/>
              </w:rPr>
              <w:instrText xml:space="preserve"> PAGEREF _Toc90462118 \h </w:instrText>
            </w:r>
            <w:r w:rsidR="00A233C4">
              <w:rPr>
                <w:noProof/>
                <w:webHidden/>
              </w:rPr>
            </w:r>
            <w:r w:rsidR="00A233C4">
              <w:rPr>
                <w:noProof/>
                <w:webHidden/>
              </w:rPr>
              <w:fldChar w:fldCharType="separate"/>
            </w:r>
            <w:r w:rsidR="00A233C4">
              <w:rPr>
                <w:noProof/>
                <w:webHidden/>
              </w:rPr>
              <w:t>13</w:t>
            </w:r>
            <w:r w:rsidR="00A233C4">
              <w:rPr>
                <w:noProof/>
                <w:webHidden/>
              </w:rPr>
              <w:fldChar w:fldCharType="end"/>
            </w:r>
          </w:hyperlink>
        </w:p>
        <w:p w14:paraId="308AA180" w14:textId="2E0D173B" w:rsidR="00A233C4" w:rsidRDefault="004F2DB6">
          <w:pPr>
            <w:pStyle w:val="TOC2"/>
            <w:rPr>
              <w:rFonts w:asciiTheme="minorHAnsi" w:eastAsiaTheme="minorEastAsia" w:hAnsiTheme="minorHAnsi" w:cstheme="minorBidi"/>
              <w:caps w:val="0"/>
              <w:noProof/>
              <w:color w:val="auto"/>
            </w:rPr>
          </w:pPr>
          <w:hyperlink w:anchor="_Toc90462119" w:history="1">
            <w:r w:rsidR="00A233C4" w:rsidRPr="003B5E52">
              <w:rPr>
                <w:rStyle w:val="Hyperlink"/>
                <w:noProof/>
              </w:rPr>
              <w:t>social norms</w:t>
            </w:r>
            <w:r w:rsidR="00A233C4">
              <w:rPr>
                <w:noProof/>
                <w:webHidden/>
              </w:rPr>
              <w:tab/>
            </w:r>
            <w:r w:rsidR="00A233C4">
              <w:rPr>
                <w:noProof/>
                <w:webHidden/>
              </w:rPr>
              <w:fldChar w:fldCharType="begin"/>
            </w:r>
            <w:r w:rsidR="00A233C4">
              <w:rPr>
                <w:noProof/>
                <w:webHidden/>
              </w:rPr>
              <w:instrText xml:space="preserve"> PAGEREF _Toc90462119 \h </w:instrText>
            </w:r>
            <w:r w:rsidR="00A233C4">
              <w:rPr>
                <w:noProof/>
                <w:webHidden/>
              </w:rPr>
            </w:r>
            <w:r w:rsidR="00A233C4">
              <w:rPr>
                <w:noProof/>
                <w:webHidden/>
              </w:rPr>
              <w:fldChar w:fldCharType="separate"/>
            </w:r>
            <w:r w:rsidR="00A233C4">
              <w:rPr>
                <w:noProof/>
                <w:webHidden/>
              </w:rPr>
              <w:t>15</w:t>
            </w:r>
            <w:r w:rsidR="00A233C4">
              <w:rPr>
                <w:noProof/>
                <w:webHidden/>
              </w:rPr>
              <w:fldChar w:fldCharType="end"/>
            </w:r>
          </w:hyperlink>
        </w:p>
        <w:p w14:paraId="5162729B" w14:textId="150B4CFE" w:rsidR="00A233C4" w:rsidRDefault="004F2DB6">
          <w:pPr>
            <w:pStyle w:val="TOC2"/>
            <w:rPr>
              <w:rFonts w:asciiTheme="minorHAnsi" w:eastAsiaTheme="minorEastAsia" w:hAnsiTheme="minorHAnsi" w:cstheme="minorBidi"/>
              <w:caps w:val="0"/>
              <w:noProof/>
              <w:color w:val="auto"/>
            </w:rPr>
          </w:pPr>
          <w:hyperlink w:anchor="_Toc90462120" w:history="1">
            <w:r w:rsidR="00A233C4" w:rsidRPr="003B5E52">
              <w:rPr>
                <w:rStyle w:val="Hyperlink"/>
                <w:strike/>
                <w:noProof/>
              </w:rPr>
              <w:t>Models of</w:t>
            </w:r>
            <w:r w:rsidR="00A233C4" w:rsidRPr="003B5E52">
              <w:rPr>
                <w:rStyle w:val="Hyperlink"/>
                <w:noProof/>
              </w:rPr>
              <w:t xml:space="preserve"> Resilience</w:t>
            </w:r>
            <w:r w:rsidR="00A233C4">
              <w:rPr>
                <w:noProof/>
                <w:webHidden/>
              </w:rPr>
              <w:tab/>
            </w:r>
            <w:r w:rsidR="00A233C4">
              <w:rPr>
                <w:noProof/>
                <w:webHidden/>
              </w:rPr>
              <w:fldChar w:fldCharType="begin"/>
            </w:r>
            <w:r w:rsidR="00A233C4">
              <w:rPr>
                <w:noProof/>
                <w:webHidden/>
              </w:rPr>
              <w:instrText xml:space="preserve"> PAGEREF _Toc90462120 \h </w:instrText>
            </w:r>
            <w:r w:rsidR="00A233C4">
              <w:rPr>
                <w:noProof/>
                <w:webHidden/>
              </w:rPr>
            </w:r>
            <w:r w:rsidR="00A233C4">
              <w:rPr>
                <w:noProof/>
                <w:webHidden/>
              </w:rPr>
              <w:fldChar w:fldCharType="separate"/>
            </w:r>
            <w:r w:rsidR="00A233C4">
              <w:rPr>
                <w:noProof/>
                <w:webHidden/>
              </w:rPr>
              <w:t>20</w:t>
            </w:r>
            <w:r w:rsidR="00A233C4">
              <w:rPr>
                <w:noProof/>
                <w:webHidden/>
              </w:rPr>
              <w:fldChar w:fldCharType="end"/>
            </w:r>
          </w:hyperlink>
        </w:p>
        <w:p w14:paraId="48D38C9C" w14:textId="7B582155" w:rsidR="00A233C4" w:rsidRDefault="004F2DB6">
          <w:pPr>
            <w:pStyle w:val="TOC1"/>
            <w:rPr>
              <w:rFonts w:asciiTheme="minorHAnsi" w:eastAsiaTheme="minorEastAsia" w:hAnsiTheme="minorHAnsi" w:cstheme="minorBidi"/>
              <w:caps w:val="0"/>
              <w:noProof/>
              <w:color w:val="auto"/>
              <w:sz w:val="22"/>
              <w:szCs w:val="22"/>
            </w:rPr>
          </w:pPr>
          <w:hyperlink w:anchor="_Toc90462121" w:history="1">
            <w:r w:rsidR="00A233C4" w:rsidRPr="003B5E52">
              <w:rPr>
                <w:rStyle w:val="Hyperlink"/>
                <w:noProof/>
              </w:rPr>
              <w:t>discussion (2 pages)</w:t>
            </w:r>
            <w:r w:rsidR="00A233C4">
              <w:rPr>
                <w:noProof/>
                <w:webHidden/>
              </w:rPr>
              <w:tab/>
            </w:r>
            <w:r w:rsidR="00A233C4">
              <w:rPr>
                <w:noProof/>
                <w:webHidden/>
              </w:rPr>
              <w:fldChar w:fldCharType="begin"/>
            </w:r>
            <w:r w:rsidR="00A233C4">
              <w:rPr>
                <w:noProof/>
                <w:webHidden/>
              </w:rPr>
              <w:instrText xml:space="preserve"> PAGEREF _Toc90462121 \h </w:instrText>
            </w:r>
            <w:r w:rsidR="00A233C4">
              <w:rPr>
                <w:noProof/>
                <w:webHidden/>
              </w:rPr>
            </w:r>
            <w:r w:rsidR="00A233C4">
              <w:rPr>
                <w:noProof/>
                <w:webHidden/>
              </w:rPr>
              <w:fldChar w:fldCharType="separate"/>
            </w:r>
            <w:r w:rsidR="00A233C4">
              <w:rPr>
                <w:noProof/>
                <w:webHidden/>
              </w:rPr>
              <w:t>20</w:t>
            </w:r>
            <w:r w:rsidR="00A233C4">
              <w:rPr>
                <w:noProof/>
                <w:webHidden/>
              </w:rPr>
              <w:fldChar w:fldCharType="end"/>
            </w:r>
          </w:hyperlink>
        </w:p>
        <w:p w14:paraId="76C61083" w14:textId="43C4417B" w:rsidR="00A233C4" w:rsidRDefault="004F2DB6">
          <w:pPr>
            <w:pStyle w:val="TOC2"/>
            <w:rPr>
              <w:rFonts w:asciiTheme="minorHAnsi" w:eastAsiaTheme="minorEastAsia" w:hAnsiTheme="minorHAnsi" w:cstheme="minorBidi"/>
              <w:caps w:val="0"/>
              <w:noProof/>
              <w:color w:val="auto"/>
            </w:rPr>
          </w:pPr>
          <w:hyperlink w:anchor="_Toc90462122" w:history="1">
            <w:r w:rsidR="00A233C4" w:rsidRPr="003B5E52">
              <w:rPr>
                <w:rStyle w:val="Hyperlink"/>
                <w:noProof/>
              </w:rPr>
              <w:t>Conclusion (1page)</w:t>
            </w:r>
            <w:r w:rsidR="00A233C4">
              <w:rPr>
                <w:noProof/>
                <w:webHidden/>
              </w:rPr>
              <w:tab/>
            </w:r>
            <w:r w:rsidR="00A233C4">
              <w:rPr>
                <w:noProof/>
                <w:webHidden/>
              </w:rPr>
              <w:fldChar w:fldCharType="begin"/>
            </w:r>
            <w:r w:rsidR="00A233C4">
              <w:rPr>
                <w:noProof/>
                <w:webHidden/>
              </w:rPr>
              <w:instrText xml:space="preserve"> PAGEREF _Toc90462122 \h </w:instrText>
            </w:r>
            <w:r w:rsidR="00A233C4">
              <w:rPr>
                <w:noProof/>
                <w:webHidden/>
              </w:rPr>
            </w:r>
            <w:r w:rsidR="00A233C4">
              <w:rPr>
                <w:noProof/>
                <w:webHidden/>
              </w:rPr>
              <w:fldChar w:fldCharType="separate"/>
            </w:r>
            <w:r w:rsidR="00A233C4">
              <w:rPr>
                <w:noProof/>
                <w:webHidden/>
              </w:rPr>
              <w:t>20</w:t>
            </w:r>
            <w:r w:rsidR="00A233C4">
              <w:rPr>
                <w:noProof/>
                <w:webHidden/>
              </w:rPr>
              <w:fldChar w:fldCharType="end"/>
            </w:r>
          </w:hyperlink>
        </w:p>
        <w:p w14:paraId="27747B9C" w14:textId="3637ABCB" w:rsidR="00A233C4" w:rsidRDefault="004F2DB6">
          <w:pPr>
            <w:pStyle w:val="TOC1"/>
            <w:rPr>
              <w:rFonts w:asciiTheme="minorHAnsi" w:eastAsiaTheme="minorEastAsia" w:hAnsiTheme="minorHAnsi" w:cstheme="minorBidi"/>
              <w:caps w:val="0"/>
              <w:noProof/>
              <w:color w:val="auto"/>
              <w:sz w:val="22"/>
              <w:szCs w:val="22"/>
            </w:rPr>
          </w:pPr>
          <w:hyperlink w:anchor="_Toc90462123" w:history="1">
            <w:r w:rsidR="00A233C4" w:rsidRPr="003B5E52">
              <w:rPr>
                <w:rStyle w:val="Hyperlink"/>
                <w:noProof/>
              </w:rPr>
              <w:t>recommendations (1-2 pages)</w:t>
            </w:r>
            <w:r w:rsidR="00A233C4">
              <w:rPr>
                <w:noProof/>
                <w:webHidden/>
              </w:rPr>
              <w:tab/>
            </w:r>
            <w:r w:rsidR="00A233C4">
              <w:rPr>
                <w:noProof/>
                <w:webHidden/>
              </w:rPr>
              <w:fldChar w:fldCharType="begin"/>
            </w:r>
            <w:r w:rsidR="00A233C4">
              <w:rPr>
                <w:noProof/>
                <w:webHidden/>
              </w:rPr>
              <w:instrText xml:space="preserve"> PAGEREF _Toc90462123 \h </w:instrText>
            </w:r>
            <w:r w:rsidR="00A233C4">
              <w:rPr>
                <w:noProof/>
                <w:webHidden/>
              </w:rPr>
            </w:r>
            <w:r w:rsidR="00A233C4">
              <w:rPr>
                <w:noProof/>
                <w:webHidden/>
              </w:rPr>
              <w:fldChar w:fldCharType="separate"/>
            </w:r>
            <w:r w:rsidR="00A233C4">
              <w:rPr>
                <w:noProof/>
                <w:webHidden/>
              </w:rPr>
              <w:t>20</w:t>
            </w:r>
            <w:r w:rsidR="00A233C4">
              <w:rPr>
                <w:noProof/>
                <w:webHidden/>
              </w:rPr>
              <w:fldChar w:fldCharType="end"/>
            </w:r>
          </w:hyperlink>
        </w:p>
        <w:p w14:paraId="3AB6D9A0" w14:textId="58ED38D3" w:rsidR="00A233C4" w:rsidRDefault="004F2DB6">
          <w:pPr>
            <w:pStyle w:val="TOC1"/>
            <w:rPr>
              <w:rFonts w:asciiTheme="minorHAnsi" w:eastAsiaTheme="minorEastAsia" w:hAnsiTheme="minorHAnsi" w:cstheme="minorBidi"/>
              <w:caps w:val="0"/>
              <w:noProof/>
              <w:color w:val="auto"/>
              <w:sz w:val="22"/>
              <w:szCs w:val="22"/>
            </w:rPr>
          </w:pPr>
          <w:hyperlink w:anchor="_Toc90462124" w:history="1">
            <w:r w:rsidR="00A233C4" w:rsidRPr="003B5E52">
              <w:rPr>
                <w:rStyle w:val="Hyperlink"/>
                <w:noProof/>
              </w:rPr>
              <w:t>BIBLIOGRAPHY (unlimited)</w:t>
            </w:r>
            <w:r w:rsidR="00A233C4">
              <w:rPr>
                <w:noProof/>
                <w:webHidden/>
              </w:rPr>
              <w:tab/>
            </w:r>
            <w:r w:rsidR="00A233C4">
              <w:rPr>
                <w:noProof/>
                <w:webHidden/>
              </w:rPr>
              <w:fldChar w:fldCharType="begin"/>
            </w:r>
            <w:r w:rsidR="00A233C4">
              <w:rPr>
                <w:noProof/>
                <w:webHidden/>
              </w:rPr>
              <w:instrText xml:space="preserve"> PAGEREF _Toc90462124 \h </w:instrText>
            </w:r>
            <w:r w:rsidR="00A233C4">
              <w:rPr>
                <w:noProof/>
                <w:webHidden/>
              </w:rPr>
            </w:r>
            <w:r w:rsidR="00A233C4">
              <w:rPr>
                <w:noProof/>
                <w:webHidden/>
              </w:rPr>
              <w:fldChar w:fldCharType="separate"/>
            </w:r>
            <w:r w:rsidR="00A233C4">
              <w:rPr>
                <w:noProof/>
                <w:webHidden/>
              </w:rPr>
              <w:t>21</w:t>
            </w:r>
            <w:r w:rsidR="00A233C4">
              <w:rPr>
                <w:noProof/>
                <w:webHidden/>
              </w:rPr>
              <w:fldChar w:fldCharType="end"/>
            </w:r>
          </w:hyperlink>
        </w:p>
        <w:p w14:paraId="13C7B3AF" w14:textId="679E249B" w:rsidR="00A233C4" w:rsidRDefault="004F2DB6">
          <w:pPr>
            <w:pStyle w:val="TOC1"/>
            <w:rPr>
              <w:rFonts w:asciiTheme="minorHAnsi" w:eastAsiaTheme="minorEastAsia" w:hAnsiTheme="minorHAnsi" w:cstheme="minorBidi"/>
              <w:caps w:val="0"/>
              <w:noProof/>
              <w:color w:val="auto"/>
              <w:sz w:val="22"/>
              <w:szCs w:val="22"/>
            </w:rPr>
          </w:pPr>
          <w:hyperlink w:anchor="_Toc90462125" w:history="1">
            <w:r w:rsidR="00A233C4" w:rsidRPr="003B5E52">
              <w:rPr>
                <w:rStyle w:val="Hyperlink"/>
                <w:noProof/>
              </w:rPr>
              <w:t>Annex tables and figures</w:t>
            </w:r>
            <w:r w:rsidR="00A233C4">
              <w:rPr>
                <w:noProof/>
                <w:webHidden/>
              </w:rPr>
              <w:tab/>
            </w:r>
            <w:r w:rsidR="00A233C4">
              <w:rPr>
                <w:noProof/>
                <w:webHidden/>
              </w:rPr>
              <w:fldChar w:fldCharType="begin"/>
            </w:r>
            <w:r w:rsidR="00A233C4">
              <w:rPr>
                <w:noProof/>
                <w:webHidden/>
              </w:rPr>
              <w:instrText xml:space="preserve"> PAGEREF _Toc90462125 \h </w:instrText>
            </w:r>
            <w:r w:rsidR="00A233C4">
              <w:rPr>
                <w:noProof/>
                <w:webHidden/>
              </w:rPr>
            </w:r>
            <w:r w:rsidR="00A233C4">
              <w:rPr>
                <w:noProof/>
                <w:webHidden/>
              </w:rPr>
              <w:fldChar w:fldCharType="separate"/>
            </w:r>
            <w:r w:rsidR="00A233C4">
              <w:rPr>
                <w:noProof/>
                <w:webHidden/>
              </w:rPr>
              <w:t>21</w:t>
            </w:r>
            <w:r w:rsidR="00A233C4">
              <w:rPr>
                <w:noProof/>
                <w:webHidden/>
              </w:rPr>
              <w:fldChar w:fldCharType="end"/>
            </w:r>
          </w:hyperlink>
        </w:p>
        <w:p w14:paraId="6F44EAE8" w14:textId="74AC1B2A" w:rsidR="00A233C4" w:rsidRDefault="004F2DB6">
          <w:pPr>
            <w:pStyle w:val="TOC1"/>
            <w:rPr>
              <w:rFonts w:asciiTheme="minorHAnsi" w:eastAsiaTheme="minorEastAsia" w:hAnsiTheme="minorHAnsi" w:cstheme="minorBidi"/>
              <w:caps w:val="0"/>
              <w:noProof/>
              <w:color w:val="auto"/>
              <w:sz w:val="22"/>
              <w:szCs w:val="22"/>
            </w:rPr>
          </w:pPr>
          <w:hyperlink w:anchor="_Toc90462126" w:history="1">
            <w:r w:rsidR="00A233C4" w:rsidRPr="003B5E52">
              <w:rPr>
                <w:rStyle w:val="Hyperlink"/>
                <w:noProof/>
              </w:rPr>
              <w:t>ANNEX (unlimited; separate doc)</w:t>
            </w:r>
            <w:r w:rsidR="00A233C4">
              <w:rPr>
                <w:noProof/>
                <w:webHidden/>
              </w:rPr>
              <w:tab/>
            </w:r>
            <w:r w:rsidR="00A233C4">
              <w:rPr>
                <w:noProof/>
                <w:webHidden/>
              </w:rPr>
              <w:fldChar w:fldCharType="begin"/>
            </w:r>
            <w:r w:rsidR="00A233C4">
              <w:rPr>
                <w:noProof/>
                <w:webHidden/>
              </w:rPr>
              <w:instrText xml:space="preserve"> PAGEREF _Toc90462126 \h </w:instrText>
            </w:r>
            <w:r w:rsidR="00A233C4">
              <w:rPr>
                <w:noProof/>
                <w:webHidden/>
              </w:rPr>
            </w:r>
            <w:r w:rsidR="00A233C4">
              <w:rPr>
                <w:noProof/>
                <w:webHidden/>
              </w:rPr>
              <w:fldChar w:fldCharType="separate"/>
            </w:r>
            <w:r w:rsidR="00A233C4">
              <w:rPr>
                <w:noProof/>
                <w:webHidden/>
              </w:rPr>
              <w:t>21</w:t>
            </w:r>
            <w:r w:rsidR="00A233C4">
              <w:rPr>
                <w:noProof/>
                <w:webHidden/>
              </w:rPr>
              <w:fldChar w:fldCharType="end"/>
            </w:r>
          </w:hyperlink>
        </w:p>
        <w:p w14:paraId="41F4B82C" w14:textId="0BEA86F0" w:rsidR="00A233C4" w:rsidRDefault="004F2DB6">
          <w:pPr>
            <w:pStyle w:val="TOC2"/>
            <w:rPr>
              <w:rFonts w:asciiTheme="minorHAnsi" w:eastAsiaTheme="minorEastAsia" w:hAnsiTheme="minorHAnsi" w:cstheme="minorBidi"/>
              <w:caps w:val="0"/>
              <w:noProof/>
              <w:color w:val="auto"/>
            </w:rPr>
          </w:pPr>
          <w:hyperlink w:anchor="_Toc90462127" w:history="1">
            <w:r w:rsidR="00A233C4" w:rsidRPr="003B5E52">
              <w:rPr>
                <w:rStyle w:val="Hyperlink"/>
                <w:noProof/>
              </w:rPr>
              <w:t>Annex A. detailed findings</w:t>
            </w:r>
            <w:r w:rsidR="00A233C4">
              <w:rPr>
                <w:noProof/>
                <w:webHidden/>
              </w:rPr>
              <w:tab/>
            </w:r>
            <w:r w:rsidR="00A233C4">
              <w:rPr>
                <w:noProof/>
                <w:webHidden/>
              </w:rPr>
              <w:fldChar w:fldCharType="begin"/>
            </w:r>
            <w:r w:rsidR="00A233C4">
              <w:rPr>
                <w:noProof/>
                <w:webHidden/>
              </w:rPr>
              <w:instrText xml:space="preserve"> PAGEREF _Toc90462127 \h </w:instrText>
            </w:r>
            <w:r w:rsidR="00A233C4">
              <w:rPr>
                <w:noProof/>
                <w:webHidden/>
              </w:rPr>
            </w:r>
            <w:r w:rsidR="00A233C4">
              <w:rPr>
                <w:noProof/>
                <w:webHidden/>
              </w:rPr>
              <w:fldChar w:fldCharType="separate"/>
            </w:r>
            <w:r w:rsidR="00A233C4">
              <w:rPr>
                <w:noProof/>
                <w:webHidden/>
              </w:rPr>
              <w:t>21</w:t>
            </w:r>
            <w:r w:rsidR="00A233C4">
              <w:rPr>
                <w:noProof/>
                <w:webHidden/>
              </w:rPr>
              <w:fldChar w:fldCharType="end"/>
            </w:r>
          </w:hyperlink>
        </w:p>
        <w:p w14:paraId="644A4D6B" w14:textId="4450BAFF" w:rsidR="00A233C4" w:rsidRDefault="004F2DB6">
          <w:pPr>
            <w:pStyle w:val="TOC2"/>
            <w:rPr>
              <w:rFonts w:asciiTheme="minorHAnsi" w:eastAsiaTheme="minorEastAsia" w:hAnsiTheme="minorHAnsi" w:cstheme="minorBidi"/>
              <w:caps w:val="0"/>
              <w:noProof/>
              <w:color w:val="auto"/>
            </w:rPr>
          </w:pPr>
          <w:hyperlink w:anchor="_Toc90462128" w:history="1">
            <w:r w:rsidR="00A233C4" w:rsidRPr="003B5E52">
              <w:rPr>
                <w:rStyle w:val="Hyperlink"/>
                <w:noProof/>
              </w:rPr>
              <w:t>Annex B. detailed indicators</w:t>
            </w:r>
            <w:r w:rsidR="00A233C4">
              <w:rPr>
                <w:noProof/>
                <w:webHidden/>
              </w:rPr>
              <w:tab/>
            </w:r>
            <w:r w:rsidR="00A233C4">
              <w:rPr>
                <w:noProof/>
                <w:webHidden/>
              </w:rPr>
              <w:fldChar w:fldCharType="begin"/>
            </w:r>
            <w:r w:rsidR="00A233C4">
              <w:rPr>
                <w:noProof/>
                <w:webHidden/>
              </w:rPr>
              <w:instrText xml:space="preserve"> PAGEREF _Toc90462128 \h </w:instrText>
            </w:r>
            <w:r w:rsidR="00A233C4">
              <w:rPr>
                <w:noProof/>
                <w:webHidden/>
              </w:rPr>
            </w:r>
            <w:r w:rsidR="00A233C4">
              <w:rPr>
                <w:noProof/>
                <w:webHidden/>
              </w:rPr>
              <w:fldChar w:fldCharType="separate"/>
            </w:r>
            <w:r w:rsidR="00A233C4">
              <w:rPr>
                <w:noProof/>
                <w:webHidden/>
              </w:rPr>
              <w:t>23</w:t>
            </w:r>
            <w:r w:rsidR="00A233C4">
              <w:rPr>
                <w:noProof/>
                <w:webHidden/>
              </w:rPr>
              <w:fldChar w:fldCharType="end"/>
            </w:r>
          </w:hyperlink>
        </w:p>
        <w:p w14:paraId="1188EF1F" w14:textId="5655A596" w:rsidR="00A233C4" w:rsidRDefault="004F2DB6">
          <w:pPr>
            <w:pStyle w:val="TOC2"/>
            <w:rPr>
              <w:rFonts w:asciiTheme="minorHAnsi" w:eastAsiaTheme="minorEastAsia" w:hAnsiTheme="minorHAnsi" w:cstheme="minorBidi"/>
              <w:caps w:val="0"/>
              <w:noProof/>
              <w:color w:val="auto"/>
            </w:rPr>
          </w:pPr>
          <w:hyperlink w:anchor="_Toc90462129" w:history="1">
            <w:r w:rsidR="00A233C4" w:rsidRPr="003B5E52">
              <w:rPr>
                <w:rStyle w:val="Hyperlink"/>
                <w:noProof/>
              </w:rPr>
              <w:t>Annex B. Additional Information on the approach and methodolody</w:t>
            </w:r>
            <w:r w:rsidR="00A233C4">
              <w:rPr>
                <w:noProof/>
                <w:webHidden/>
              </w:rPr>
              <w:tab/>
            </w:r>
            <w:r w:rsidR="00A233C4">
              <w:rPr>
                <w:noProof/>
                <w:webHidden/>
              </w:rPr>
              <w:fldChar w:fldCharType="begin"/>
            </w:r>
            <w:r w:rsidR="00A233C4">
              <w:rPr>
                <w:noProof/>
                <w:webHidden/>
              </w:rPr>
              <w:instrText xml:space="preserve"> PAGEREF _Toc90462129 \h </w:instrText>
            </w:r>
            <w:r w:rsidR="00A233C4">
              <w:rPr>
                <w:noProof/>
                <w:webHidden/>
              </w:rPr>
            </w:r>
            <w:r w:rsidR="00A233C4">
              <w:rPr>
                <w:noProof/>
                <w:webHidden/>
              </w:rPr>
              <w:fldChar w:fldCharType="separate"/>
            </w:r>
            <w:r w:rsidR="00A233C4">
              <w:rPr>
                <w:noProof/>
                <w:webHidden/>
              </w:rPr>
              <w:t>23</w:t>
            </w:r>
            <w:r w:rsidR="00A233C4">
              <w:rPr>
                <w:noProof/>
                <w:webHidden/>
              </w:rPr>
              <w:fldChar w:fldCharType="end"/>
            </w:r>
          </w:hyperlink>
        </w:p>
        <w:p w14:paraId="4D4A254B" w14:textId="61F6E700" w:rsidR="00A233C4" w:rsidRDefault="004F2DB6">
          <w:pPr>
            <w:pStyle w:val="TOC2"/>
            <w:rPr>
              <w:rFonts w:asciiTheme="minorHAnsi" w:eastAsiaTheme="minorEastAsia" w:hAnsiTheme="minorHAnsi" w:cstheme="minorBidi"/>
              <w:caps w:val="0"/>
              <w:noProof/>
              <w:color w:val="auto"/>
            </w:rPr>
          </w:pPr>
          <w:hyperlink w:anchor="_Toc90462130" w:history="1">
            <w:r w:rsidR="00A233C4" w:rsidRPr="003B5E52">
              <w:rPr>
                <w:rStyle w:val="Hyperlink"/>
                <w:noProof/>
              </w:rPr>
              <w:t>Annex C. Instruments</w:t>
            </w:r>
            <w:r w:rsidR="00A233C4">
              <w:rPr>
                <w:noProof/>
                <w:webHidden/>
              </w:rPr>
              <w:tab/>
            </w:r>
            <w:r w:rsidR="00A233C4">
              <w:rPr>
                <w:noProof/>
                <w:webHidden/>
              </w:rPr>
              <w:fldChar w:fldCharType="begin"/>
            </w:r>
            <w:r w:rsidR="00A233C4">
              <w:rPr>
                <w:noProof/>
                <w:webHidden/>
              </w:rPr>
              <w:instrText xml:space="preserve"> PAGEREF _Toc90462130 \h </w:instrText>
            </w:r>
            <w:r w:rsidR="00A233C4">
              <w:rPr>
                <w:noProof/>
                <w:webHidden/>
              </w:rPr>
            </w:r>
            <w:r w:rsidR="00A233C4">
              <w:rPr>
                <w:noProof/>
                <w:webHidden/>
              </w:rPr>
              <w:fldChar w:fldCharType="separate"/>
            </w:r>
            <w:r w:rsidR="00A233C4">
              <w:rPr>
                <w:noProof/>
                <w:webHidden/>
              </w:rPr>
              <w:t>24</w:t>
            </w:r>
            <w:r w:rsidR="00A233C4">
              <w:rPr>
                <w:noProof/>
                <w:webHidden/>
              </w:rPr>
              <w:fldChar w:fldCharType="end"/>
            </w:r>
          </w:hyperlink>
        </w:p>
        <w:p w14:paraId="30858E75" w14:textId="5B3556DA" w:rsidR="00A233C4" w:rsidRDefault="004F2DB6">
          <w:pPr>
            <w:pStyle w:val="TOC2"/>
            <w:rPr>
              <w:rFonts w:asciiTheme="minorHAnsi" w:eastAsiaTheme="minorEastAsia" w:hAnsiTheme="minorHAnsi" w:cstheme="minorBidi"/>
              <w:caps w:val="0"/>
              <w:noProof/>
              <w:color w:val="auto"/>
            </w:rPr>
          </w:pPr>
          <w:hyperlink w:anchor="_Toc90462131" w:history="1">
            <w:r w:rsidR="00A233C4" w:rsidRPr="003B5E52">
              <w:rPr>
                <w:rStyle w:val="Hyperlink"/>
                <w:noProof/>
              </w:rPr>
              <w:t>Annex D. Additional Findings</w:t>
            </w:r>
            <w:r w:rsidR="00A233C4">
              <w:rPr>
                <w:noProof/>
                <w:webHidden/>
              </w:rPr>
              <w:tab/>
            </w:r>
            <w:r w:rsidR="00A233C4">
              <w:rPr>
                <w:noProof/>
                <w:webHidden/>
              </w:rPr>
              <w:fldChar w:fldCharType="begin"/>
            </w:r>
            <w:r w:rsidR="00A233C4">
              <w:rPr>
                <w:noProof/>
                <w:webHidden/>
              </w:rPr>
              <w:instrText xml:space="preserve"> PAGEREF _Toc90462131 \h </w:instrText>
            </w:r>
            <w:r w:rsidR="00A233C4">
              <w:rPr>
                <w:noProof/>
                <w:webHidden/>
              </w:rPr>
            </w:r>
            <w:r w:rsidR="00A233C4">
              <w:rPr>
                <w:noProof/>
                <w:webHidden/>
              </w:rPr>
              <w:fldChar w:fldCharType="separate"/>
            </w:r>
            <w:r w:rsidR="00A233C4">
              <w:rPr>
                <w:noProof/>
                <w:webHidden/>
              </w:rPr>
              <w:t>24</w:t>
            </w:r>
            <w:r w:rsidR="00A233C4">
              <w:rPr>
                <w:noProof/>
                <w:webHidden/>
              </w:rPr>
              <w:fldChar w:fldCharType="end"/>
            </w:r>
          </w:hyperlink>
        </w:p>
        <w:p w14:paraId="0EB6DAAD" w14:textId="75066543" w:rsidR="00A233C4" w:rsidRDefault="004F2DB6">
          <w:pPr>
            <w:pStyle w:val="TOC2"/>
            <w:rPr>
              <w:rFonts w:asciiTheme="minorHAnsi" w:eastAsiaTheme="minorEastAsia" w:hAnsiTheme="minorHAnsi" w:cstheme="minorBidi"/>
              <w:caps w:val="0"/>
              <w:noProof/>
              <w:color w:val="auto"/>
            </w:rPr>
          </w:pPr>
          <w:hyperlink w:anchor="_Toc90462132" w:history="1">
            <w:r w:rsidR="00A233C4" w:rsidRPr="003B5E52">
              <w:rPr>
                <w:rStyle w:val="Hyperlink"/>
                <w:noProof/>
              </w:rPr>
              <w:t>Annex E. Literature Review</w:t>
            </w:r>
            <w:r w:rsidR="00A233C4">
              <w:rPr>
                <w:noProof/>
                <w:webHidden/>
              </w:rPr>
              <w:tab/>
            </w:r>
            <w:r w:rsidR="00A233C4">
              <w:rPr>
                <w:noProof/>
                <w:webHidden/>
              </w:rPr>
              <w:fldChar w:fldCharType="begin"/>
            </w:r>
            <w:r w:rsidR="00A233C4">
              <w:rPr>
                <w:noProof/>
                <w:webHidden/>
              </w:rPr>
              <w:instrText xml:space="preserve"> PAGEREF _Toc90462132 \h </w:instrText>
            </w:r>
            <w:r w:rsidR="00A233C4">
              <w:rPr>
                <w:noProof/>
                <w:webHidden/>
              </w:rPr>
            </w:r>
            <w:r w:rsidR="00A233C4">
              <w:rPr>
                <w:noProof/>
                <w:webHidden/>
              </w:rPr>
              <w:fldChar w:fldCharType="separate"/>
            </w:r>
            <w:r w:rsidR="00A233C4">
              <w:rPr>
                <w:noProof/>
                <w:webHidden/>
              </w:rPr>
              <w:t>24</w:t>
            </w:r>
            <w:r w:rsidR="00A233C4">
              <w:rPr>
                <w:noProof/>
                <w:webHidden/>
              </w:rPr>
              <w:fldChar w:fldCharType="end"/>
            </w:r>
          </w:hyperlink>
        </w:p>
        <w:p w14:paraId="17EFCCDB" w14:textId="5E22048D" w:rsidR="00A233C4" w:rsidRDefault="004F2DB6">
          <w:pPr>
            <w:pStyle w:val="TOC2"/>
            <w:rPr>
              <w:rFonts w:asciiTheme="minorHAnsi" w:eastAsiaTheme="minorEastAsia" w:hAnsiTheme="minorHAnsi" w:cstheme="minorBidi"/>
              <w:caps w:val="0"/>
              <w:noProof/>
              <w:color w:val="auto"/>
            </w:rPr>
          </w:pPr>
          <w:hyperlink w:anchor="_Toc90462133" w:history="1">
            <w:r w:rsidR="00A233C4" w:rsidRPr="003B5E52">
              <w:rPr>
                <w:rStyle w:val="Hyperlink"/>
                <w:noProof/>
              </w:rPr>
              <w:t>Annex F. TBD</w:t>
            </w:r>
            <w:r w:rsidR="00A233C4">
              <w:rPr>
                <w:noProof/>
                <w:webHidden/>
              </w:rPr>
              <w:tab/>
            </w:r>
            <w:r w:rsidR="00A233C4">
              <w:rPr>
                <w:noProof/>
                <w:webHidden/>
              </w:rPr>
              <w:fldChar w:fldCharType="begin"/>
            </w:r>
            <w:r w:rsidR="00A233C4">
              <w:rPr>
                <w:noProof/>
                <w:webHidden/>
              </w:rPr>
              <w:instrText xml:space="preserve"> PAGEREF _Toc90462133 \h </w:instrText>
            </w:r>
            <w:r w:rsidR="00A233C4">
              <w:rPr>
                <w:noProof/>
                <w:webHidden/>
              </w:rPr>
            </w:r>
            <w:r w:rsidR="00A233C4">
              <w:rPr>
                <w:noProof/>
                <w:webHidden/>
              </w:rPr>
              <w:fldChar w:fldCharType="separate"/>
            </w:r>
            <w:r w:rsidR="00A233C4">
              <w:rPr>
                <w:noProof/>
                <w:webHidden/>
              </w:rPr>
              <w:t>24</w:t>
            </w:r>
            <w:r w:rsidR="00A233C4">
              <w:rPr>
                <w:noProof/>
                <w:webHidden/>
              </w:rPr>
              <w:fldChar w:fldCharType="end"/>
            </w:r>
          </w:hyperlink>
        </w:p>
        <w:p w14:paraId="6592B543" w14:textId="2421B40C" w:rsidR="00A233C4" w:rsidRDefault="004F2DB6">
          <w:pPr>
            <w:pStyle w:val="TOC2"/>
            <w:rPr>
              <w:rFonts w:asciiTheme="minorHAnsi" w:eastAsiaTheme="minorEastAsia" w:hAnsiTheme="minorHAnsi" w:cstheme="minorBidi"/>
              <w:caps w:val="0"/>
              <w:noProof/>
              <w:color w:val="auto"/>
            </w:rPr>
          </w:pPr>
          <w:hyperlink w:anchor="_Toc90462134" w:history="1">
            <w:r w:rsidR="00A233C4" w:rsidRPr="003B5E52">
              <w:rPr>
                <w:rStyle w:val="Hyperlink"/>
                <w:noProof/>
              </w:rPr>
              <w:t>Annex G. Team Information</w:t>
            </w:r>
            <w:r w:rsidR="00A233C4">
              <w:rPr>
                <w:noProof/>
                <w:webHidden/>
              </w:rPr>
              <w:tab/>
            </w:r>
            <w:r w:rsidR="00A233C4">
              <w:rPr>
                <w:noProof/>
                <w:webHidden/>
              </w:rPr>
              <w:fldChar w:fldCharType="begin"/>
            </w:r>
            <w:r w:rsidR="00A233C4">
              <w:rPr>
                <w:noProof/>
                <w:webHidden/>
              </w:rPr>
              <w:instrText xml:space="preserve"> PAGEREF _Toc90462134 \h </w:instrText>
            </w:r>
            <w:r w:rsidR="00A233C4">
              <w:rPr>
                <w:noProof/>
                <w:webHidden/>
              </w:rPr>
            </w:r>
            <w:r w:rsidR="00A233C4">
              <w:rPr>
                <w:noProof/>
                <w:webHidden/>
              </w:rPr>
              <w:fldChar w:fldCharType="separate"/>
            </w:r>
            <w:r w:rsidR="00A233C4">
              <w:rPr>
                <w:noProof/>
                <w:webHidden/>
              </w:rPr>
              <w:t>24</w:t>
            </w:r>
            <w:r w:rsidR="00A233C4">
              <w:rPr>
                <w:noProof/>
                <w:webHidden/>
              </w:rPr>
              <w:fldChar w:fldCharType="end"/>
            </w:r>
          </w:hyperlink>
        </w:p>
        <w:p w14:paraId="00000027" w14:textId="4840C506" w:rsidR="00C071E2" w:rsidRDefault="00393466" w:rsidP="00393466">
          <w:pPr>
            <w:pStyle w:val="TOC1"/>
          </w:pPr>
          <w:r>
            <w:fldChar w:fldCharType="end"/>
          </w:r>
        </w:p>
      </w:sdtContent>
    </w:sdt>
    <w:p w14:paraId="00000029" w14:textId="7904D11D" w:rsidR="00C071E2" w:rsidRDefault="00AA609D">
      <w:pPr>
        <w:pStyle w:val="Heading1"/>
        <w:spacing w:before="0"/>
      </w:pPr>
      <w:bookmarkStart w:id="8" w:name="_heading=h.1fob9te" w:colFirst="0" w:colLast="0"/>
      <w:bookmarkStart w:id="9" w:name="_Toc90462095"/>
      <w:bookmarkEnd w:id="8"/>
      <w:r>
        <w:t>ACRONYMS</w:t>
      </w:r>
      <w:bookmarkEnd w:id="9"/>
      <w:r>
        <w:t xml:space="preserve"> </w:t>
      </w:r>
    </w:p>
    <w:p w14:paraId="6C531CC0" w14:textId="70E327AA" w:rsidR="000849CA" w:rsidRDefault="000849CA">
      <w:r>
        <w:t>EA</w:t>
      </w:r>
      <w:r>
        <w:tab/>
      </w:r>
      <w:r>
        <w:tab/>
      </w:r>
      <w:r>
        <w:tab/>
        <w:t>Enumeration Area</w:t>
      </w:r>
    </w:p>
    <w:p w14:paraId="55759CB8" w14:textId="33E7917C" w:rsidR="000849CA" w:rsidRDefault="000849CA">
      <w:r>
        <w:t>GIS</w:t>
      </w:r>
      <w:r>
        <w:tab/>
      </w:r>
      <w:r>
        <w:tab/>
      </w:r>
      <w:r>
        <w:tab/>
        <w:t xml:space="preserve">Geographic </w:t>
      </w:r>
      <w:commentRangeStart w:id="10"/>
      <w:r>
        <w:t>Information</w:t>
      </w:r>
      <w:commentRangeEnd w:id="10"/>
      <w:r w:rsidR="00CC6C6D">
        <w:rPr>
          <w:rStyle w:val="CommentReference"/>
        </w:rPr>
        <w:commentReference w:id="10"/>
      </w:r>
      <w:r>
        <w:t xml:space="preserve"> System</w:t>
      </w:r>
    </w:p>
    <w:p w14:paraId="00000033" w14:textId="4659565E" w:rsidR="00C071E2" w:rsidRDefault="00AA609D">
      <w:r>
        <w:t>GSS</w:t>
      </w:r>
      <w:r>
        <w:tab/>
      </w:r>
      <w:r>
        <w:tab/>
      </w:r>
      <w:r>
        <w:tab/>
        <w:t>Government of South Sudan</w:t>
      </w:r>
    </w:p>
    <w:p w14:paraId="00000034" w14:textId="03E94B27" w:rsidR="00C071E2" w:rsidRDefault="00AA609D">
      <w:r>
        <w:t>IGAD</w:t>
      </w:r>
      <w:r>
        <w:tab/>
      </w:r>
      <w:r>
        <w:tab/>
      </w:r>
      <w:r>
        <w:tab/>
        <w:t xml:space="preserve">Intergovernmental Authority on Development </w:t>
      </w:r>
    </w:p>
    <w:p w14:paraId="0F014A96" w14:textId="3AF6913F" w:rsidR="000849CA" w:rsidRDefault="000849CA">
      <w:r>
        <w:t>MESP</w:t>
      </w:r>
      <w:r>
        <w:tab/>
      </w:r>
      <w:r>
        <w:tab/>
      </w:r>
      <w:r>
        <w:tab/>
        <w:t>South Sudan Monitoring and Evaluation Support Project</w:t>
      </w:r>
    </w:p>
    <w:p w14:paraId="27F4C2C7" w14:textId="31D059E2" w:rsidR="000849CA" w:rsidRDefault="000849CA">
      <w:r>
        <w:t>MSI</w:t>
      </w:r>
      <w:r>
        <w:tab/>
      </w:r>
      <w:r>
        <w:tab/>
      </w:r>
      <w:r>
        <w:tab/>
        <w:t>Management Systems International</w:t>
      </w:r>
    </w:p>
    <w:p w14:paraId="6D7AA2B3" w14:textId="49A2F395" w:rsidR="000849CA" w:rsidRDefault="000849CA">
      <w:r>
        <w:t>NBS</w:t>
      </w:r>
      <w:r>
        <w:tab/>
      </w:r>
      <w:r>
        <w:tab/>
      </w:r>
      <w:r>
        <w:tab/>
        <w:t>National Bureau of Statistics</w:t>
      </w:r>
    </w:p>
    <w:p w14:paraId="07DA3332" w14:textId="2263E5FB" w:rsidR="00393466" w:rsidRDefault="00393466">
      <w:proofErr w:type="spellStart"/>
      <w:r>
        <w:t>RTGoNU</w:t>
      </w:r>
      <w:proofErr w:type="spellEnd"/>
      <w:r>
        <w:tab/>
      </w:r>
      <w:r>
        <w:tab/>
        <w:t>Revitalized Transitional Government of National Unity</w:t>
      </w:r>
    </w:p>
    <w:p w14:paraId="0000003A" w14:textId="77777777" w:rsidR="00C071E2" w:rsidRDefault="00AA609D">
      <w:r>
        <w:t>RSS</w:t>
      </w:r>
      <w:r>
        <w:tab/>
      </w:r>
      <w:r>
        <w:tab/>
      </w:r>
      <w:r>
        <w:tab/>
        <w:t>Republic of South Sudan</w:t>
      </w:r>
    </w:p>
    <w:p w14:paraId="0000003B" w14:textId="77777777" w:rsidR="00C071E2" w:rsidRDefault="00AA609D">
      <w:r>
        <w:t>SGBV</w:t>
      </w:r>
      <w:r>
        <w:tab/>
      </w:r>
      <w:r>
        <w:tab/>
      </w:r>
      <w:r>
        <w:tab/>
        <w:t>Sexual and Gender-Based Violence</w:t>
      </w:r>
    </w:p>
    <w:p w14:paraId="0000003C" w14:textId="77777777" w:rsidR="00C071E2" w:rsidRDefault="00AA609D">
      <w:r>
        <w:t>SPLA</w:t>
      </w:r>
      <w:r>
        <w:tab/>
      </w:r>
      <w:r>
        <w:tab/>
      </w:r>
      <w:r>
        <w:tab/>
        <w:t>Sudan People’s Liberation Army</w:t>
      </w:r>
    </w:p>
    <w:p w14:paraId="0000003D" w14:textId="77777777" w:rsidR="00C071E2" w:rsidRDefault="00AA609D">
      <w:r>
        <w:t>SPLM</w:t>
      </w:r>
      <w:r>
        <w:tab/>
      </w:r>
      <w:r>
        <w:tab/>
      </w:r>
      <w:r>
        <w:tab/>
        <w:t>Sudan People’s Liberation Movement</w:t>
      </w:r>
    </w:p>
    <w:p w14:paraId="0000003E" w14:textId="77777777" w:rsidR="00C071E2" w:rsidRDefault="00AA609D">
      <w:r>
        <w:t>SPLM/A-IG</w:t>
      </w:r>
      <w:r>
        <w:tab/>
      </w:r>
      <w:r>
        <w:tab/>
        <w:t>SPLM/A in Government</w:t>
      </w:r>
    </w:p>
    <w:p w14:paraId="0000003F" w14:textId="77777777" w:rsidR="00C071E2" w:rsidRDefault="00AA609D">
      <w:r>
        <w:t>SPLM-DC</w:t>
      </w:r>
      <w:r>
        <w:tab/>
      </w:r>
      <w:r>
        <w:tab/>
        <w:t>SPLM Democratic Change</w:t>
      </w:r>
    </w:p>
    <w:p w14:paraId="00000040" w14:textId="49736CD5" w:rsidR="00C071E2" w:rsidRDefault="00AA609D">
      <w:r>
        <w:t>SPLA-IO</w:t>
      </w:r>
      <w:r>
        <w:tab/>
      </w:r>
      <w:r>
        <w:tab/>
        <w:t xml:space="preserve">Sudan People’s Liberation Army </w:t>
      </w:r>
      <w:r w:rsidR="00F472C2">
        <w:t>i</w:t>
      </w:r>
      <w:r>
        <w:t>n</w:t>
      </w:r>
      <w:r w:rsidR="00F472C2">
        <w:t xml:space="preserve"> </w:t>
      </w:r>
      <w:r>
        <w:t>Opposition</w:t>
      </w:r>
    </w:p>
    <w:p w14:paraId="00000041" w14:textId="4869D361" w:rsidR="00C071E2" w:rsidRDefault="00AA609D">
      <w:r>
        <w:t>SPLM-IO</w:t>
      </w:r>
      <w:r>
        <w:tab/>
      </w:r>
      <w:r>
        <w:tab/>
        <w:t xml:space="preserve">Sudan People’s Liberation Movement </w:t>
      </w:r>
      <w:r w:rsidR="00F472C2">
        <w:t xml:space="preserve">in </w:t>
      </w:r>
      <w:r>
        <w:t>Opposition</w:t>
      </w:r>
    </w:p>
    <w:p w14:paraId="00000050" w14:textId="77777777" w:rsidR="00C071E2" w:rsidRDefault="00C071E2">
      <w:pPr>
        <w:pStyle w:val="Heading1"/>
        <w:spacing w:after="240"/>
      </w:pPr>
    </w:p>
    <w:p w14:paraId="00000051" w14:textId="77777777" w:rsidR="00C071E2" w:rsidRDefault="00C071E2">
      <w:pPr>
        <w:sectPr w:rsidR="00C071E2">
          <w:footerReference w:type="even" r:id="rId21"/>
          <w:footerReference w:type="default" r:id="rId22"/>
          <w:pgSz w:w="12240" w:h="15840"/>
          <w:pgMar w:top="1440" w:right="1440" w:bottom="1440" w:left="1440" w:header="720" w:footer="720" w:gutter="0"/>
          <w:pgNumType w:start="1"/>
          <w:cols w:space="720" w:equalWidth="0">
            <w:col w:w="9360"/>
          </w:cols>
        </w:sectPr>
      </w:pPr>
    </w:p>
    <w:p w14:paraId="57F35770" w14:textId="7337A8C6" w:rsidR="000F723C" w:rsidRDefault="000F723C" w:rsidP="000F723C">
      <w:pPr>
        <w:pStyle w:val="Heading1"/>
        <w:spacing w:before="120" w:after="240"/>
      </w:pPr>
      <w:bookmarkStart w:id="11" w:name="_Toc90462096"/>
      <w:r>
        <w:lastRenderedPageBreak/>
        <w:t>Figures</w:t>
      </w:r>
      <w:bookmarkEnd w:id="11"/>
    </w:p>
    <w:p w14:paraId="145364A6" w14:textId="58944A1A" w:rsidR="00F20F29" w:rsidRDefault="00F20F29">
      <w:pPr>
        <w:pStyle w:val="TableofFigures"/>
        <w:tabs>
          <w:tab w:val="right" w:leader="dot" w:pos="9350"/>
        </w:tabs>
        <w:rPr>
          <w:noProof/>
        </w:rPr>
      </w:pPr>
      <w:r>
        <w:fldChar w:fldCharType="begin"/>
      </w:r>
      <w:r>
        <w:instrText xml:space="preserve"> TOC \h \z \c "Figure" </w:instrText>
      </w:r>
      <w:r>
        <w:fldChar w:fldCharType="separate"/>
      </w:r>
      <w:hyperlink w:anchor="_Toc90462174" w:history="1">
        <w:r w:rsidRPr="008F6568">
          <w:rPr>
            <w:rStyle w:val="Hyperlink"/>
            <w:noProof/>
          </w:rPr>
          <w:t>Figure 1. resilience themes and Indicators</w:t>
        </w:r>
        <w:r>
          <w:rPr>
            <w:noProof/>
            <w:webHidden/>
          </w:rPr>
          <w:tab/>
        </w:r>
        <w:r>
          <w:rPr>
            <w:noProof/>
            <w:webHidden/>
          </w:rPr>
          <w:fldChar w:fldCharType="begin"/>
        </w:r>
        <w:r>
          <w:rPr>
            <w:noProof/>
            <w:webHidden/>
          </w:rPr>
          <w:instrText xml:space="preserve"> PAGEREF _Toc90462174 \h </w:instrText>
        </w:r>
        <w:r>
          <w:rPr>
            <w:noProof/>
            <w:webHidden/>
          </w:rPr>
        </w:r>
        <w:r>
          <w:rPr>
            <w:noProof/>
            <w:webHidden/>
          </w:rPr>
          <w:fldChar w:fldCharType="separate"/>
        </w:r>
        <w:r>
          <w:rPr>
            <w:noProof/>
            <w:webHidden/>
          </w:rPr>
          <w:t>4</w:t>
        </w:r>
        <w:r>
          <w:rPr>
            <w:noProof/>
            <w:webHidden/>
          </w:rPr>
          <w:fldChar w:fldCharType="end"/>
        </w:r>
      </w:hyperlink>
    </w:p>
    <w:p w14:paraId="5E48F62A" w14:textId="76065F06" w:rsidR="00F20F29" w:rsidRDefault="004F2DB6">
      <w:pPr>
        <w:pStyle w:val="TableofFigures"/>
        <w:tabs>
          <w:tab w:val="right" w:leader="dot" w:pos="9350"/>
        </w:tabs>
        <w:rPr>
          <w:noProof/>
        </w:rPr>
      </w:pPr>
      <w:hyperlink w:anchor="_Toc90462175" w:history="1">
        <w:r w:rsidR="00F20F29" w:rsidRPr="008F6568">
          <w:rPr>
            <w:rStyle w:val="Hyperlink"/>
            <w:noProof/>
          </w:rPr>
          <w:t>Figure 2. thirteen counties and their enumeration areas</w:t>
        </w:r>
        <w:r w:rsidR="00F20F29">
          <w:rPr>
            <w:noProof/>
            <w:webHidden/>
          </w:rPr>
          <w:tab/>
        </w:r>
        <w:r w:rsidR="00F20F29">
          <w:rPr>
            <w:noProof/>
            <w:webHidden/>
          </w:rPr>
          <w:fldChar w:fldCharType="begin"/>
        </w:r>
        <w:r w:rsidR="00F20F29">
          <w:rPr>
            <w:noProof/>
            <w:webHidden/>
          </w:rPr>
          <w:instrText xml:space="preserve"> PAGEREF _Toc90462175 \h </w:instrText>
        </w:r>
        <w:r w:rsidR="00F20F29">
          <w:rPr>
            <w:noProof/>
            <w:webHidden/>
          </w:rPr>
        </w:r>
        <w:r w:rsidR="00F20F29">
          <w:rPr>
            <w:noProof/>
            <w:webHidden/>
          </w:rPr>
          <w:fldChar w:fldCharType="separate"/>
        </w:r>
        <w:r w:rsidR="00F20F29">
          <w:rPr>
            <w:noProof/>
            <w:webHidden/>
          </w:rPr>
          <w:t>6</w:t>
        </w:r>
        <w:r w:rsidR="00F20F29">
          <w:rPr>
            <w:noProof/>
            <w:webHidden/>
          </w:rPr>
          <w:fldChar w:fldCharType="end"/>
        </w:r>
      </w:hyperlink>
    </w:p>
    <w:p w14:paraId="30189C80" w14:textId="15FBC79B" w:rsidR="00F20F29" w:rsidRDefault="004F2DB6">
      <w:pPr>
        <w:pStyle w:val="TableofFigures"/>
        <w:tabs>
          <w:tab w:val="right" w:leader="dot" w:pos="9350"/>
        </w:tabs>
        <w:rPr>
          <w:noProof/>
        </w:rPr>
      </w:pPr>
      <w:hyperlink w:anchor="_Toc90462176" w:history="1">
        <w:r w:rsidR="00F20F29" w:rsidRPr="008F6568">
          <w:rPr>
            <w:rStyle w:val="Hyperlink"/>
            <w:noProof/>
          </w:rPr>
          <w:t>Figure 3. Data Collection PRocesses</w:t>
        </w:r>
        <w:r w:rsidR="00F20F29">
          <w:rPr>
            <w:noProof/>
            <w:webHidden/>
          </w:rPr>
          <w:tab/>
        </w:r>
        <w:r w:rsidR="00F20F29">
          <w:rPr>
            <w:noProof/>
            <w:webHidden/>
          </w:rPr>
          <w:fldChar w:fldCharType="begin"/>
        </w:r>
        <w:r w:rsidR="00F20F29">
          <w:rPr>
            <w:noProof/>
            <w:webHidden/>
          </w:rPr>
          <w:instrText xml:space="preserve"> PAGEREF _Toc90462176 \h </w:instrText>
        </w:r>
        <w:r w:rsidR="00F20F29">
          <w:rPr>
            <w:noProof/>
            <w:webHidden/>
          </w:rPr>
        </w:r>
        <w:r w:rsidR="00F20F29">
          <w:rPr>
            <w:noProof/>
            <w:webHidden/>
          </w:rPr>
          <w:fldChar w:fldCharType="separate"/>
        </w:r>
        <w:r w:rsidR="00F20F29">
          <w:rPr>
            <w:noProof/>
            <w:webHidden/>
          </w:rPr>
          <w:t>8</w:t>
        </w:r>
        <w:r w:rsidR="00F20F29">
          <w:rPr>
            <w:noProof/>
            <w:webHidden/>
          </w:rPr>
          <w:fldChar w:fldCharType="end"/>
        </w:r>
      </w:hyperlink>
    </w:p>
    <w:p w14:paraId="3B389BEA" w14:textId="6D44AB6B" w:rsidR="00F20F29" w:rsidRDefault="004F2DB6">
      <w:pPr>
        <w:pStyle w:val="TableofFigures"/>
        <w:tabs>
          <w:tab w:val="right" w:leader="dot" w:pos="9350"/>
        </w:tabs>
        <w:rPr>
          <w:noProof/>
        </w:rPr>
      </w:pPr>
      <w:hyperlink w:anchor="_Toc90462177" w:history="1">
        <w:r w:rsidR="00F20F29" w:rsidRPr="008F6568">
          <w:rPr>
            <w:rStyle w:val="Hyperlink"/>
            <w:noProof/>
          </w:rPr>
          <w:t>Figure 4. Acceptability of SGBV</w:t>
        </w:r>
        <w:r w:rsidR="00F20F29">
          <w:rPr>
            <w:noProof/>
            <w:webHidden/>
          </w:rPr>
          <w:tab/>
        </w:r>
        <w:r w:rsidR="00F20F29">
          <w:rPr>
            <w:noProof/>
            <w:webHidden/>
          </w:rPr>
          <w:fldChar w:fldCharType="begin"/>
        </w:r>
        <w:r w:rsidR="00F20F29">
          <w:rPr>
            <w:noProof/>
            <w:webHidden/>
          </w:rPr>
          <w:instrText xml:space="preserve"> PAGEREF _Toc90462177 \h </w:instrText>
        </w:r>
        <w:r w:rsidR="00F20F29">
          <w:rPr>
            <w:noProof/>
            <w:webHidden/>
          </w:rPr>
        </w:r>
        <w:r w:rsidR="00F20F29">
          <w:rPr>
            <w:noProof/>
            <w:webHidden/>
          </w:rPr>
          <w:fldChar w:fldCharType="separate"/>
        </w:r>
        <w:r w:rsidR="00F20F29">
          <w:rPr>
            <w:noProof/>
            <w:webHidden/>
          </w:rPr>
          <w:t>15</w:t>
        </w:r>
        <w:r w:rsidR="00F20F29">
          <w:rPr>
            <w:noProof/>
            <w:webHidden/>
          </w:rPr>
          <w:fldChar w:fldCharType="end"/>
        </w:r>
      </w:hyperlink>
    </w:p>
    <w:p w14:paraId="05C22971" w14:textId="3F26FE5E" w:rsidR="00F20F29" w:rsidRDefault="004F2DB6">
      <w:pPr>
        <w:pStyle w:val="TableofFigures"/>
        <w:tabs>
          <w:tab w:val="right" w:leader="dot" w:pos="9350"/>
        </w:tabs>
        <w:rPr>
          <w:noProof/>
        </w:rPr>
      </w:pPr>
      <w:hyperlink w:anchor="_Toc90462178" w:history="1">
        <w:r w:rsidR="00F20F29" w:rsidRPr="008F6568">
          <w:rPr>
            <w:rStyle w:val="Hyperlink"/>
            <w:noProof/>
          </w:rPr>
          <w:t>Figure 5. Average Acceptability of SGBV by County</w:t>
        </w:r>
        <w:r w:rsidR="00F20F29">
          <w:rPr>
            <w:noProof/>
            <w:webHidden/>
          </w:rPr>
          <w:tab/>
        </w:r>
        <w:r w:rsidR="00F20F29">
          <w:rPr>
            <w:noProof/>
            <w:webHidden/>
          </w:rPr>
          <w:fldChar w:fldCharType="begin"/>
        </w:r>
        <w:r w:rsidR="00F20F29">
          <w:rPr>
            <w:noProof/>
            <w:webHidden/>
          </w:rPr>
          <w:instrText xml:space="preserve"> PAGEREF _Toc90462178 \h </w:instrText>
        </w:r>
        <w:r w:rsidR="00F20F29">
          <w:rPr>
            <w:noProof/>
            <w:webHidden/>
          </w:rPr>
        </w:r>
        <w:r w:rsidR="00F20F29">
          <w:rPr>
            <w:noProof/>
            <w:webHidden/>
          </w:rPr>
          <w:fldChar w:fldCharType="separate"/>
        </w:r>
        <w:r w:rsidR="00F20F29">
          <w:rPr>
            <w:noProof/>
            <w:webHidden/>
          </w:rPr>
          <w:t>16</w:t>
        </w:r>
        <w:r w:rsidR="00F20F29">
          <w:rPr>
            <w:noProof/>
            <w:webHidden/>
          </w:rPr>
          <w:fldChar w:fldCharType="end"/>
        </w:r>
      </w:hyperlink>
    </w:p>
    <w:p w14:paraId="04BC87D5" w14:textId="514CFD22" w:rsidR="00F20F29" w:rsidRDefault="004F2DB6">
      <w:pPr>
        <w:pStyle w:val="TableofFigures"/>
        <w:tabs>
          <w:tab w:val="right" w:leader="dot" w:pos="9350"/>
        </w:tabs>
        <w:rPr>
          <w:noProof/>
        </w:rPr>
      </w:pPr>
      <w:hyperlink w:anchor="_Toc90462179" w:history="1">
        <w:r w:rsidR="00F20F29" w:rsidRPr="008F6568">
          <w:rPr>
            <w:rStyle w:val="Hyperlink"/>
            <w:noProof/>
          </w:rPr>
          <w:t>Figure 6. Acceptability of Cattle Raiding</w:t>
        </w:r>
        <w:r w:rsidR="00F20F29">
          <w:rPr>
            <w:noProof/>
            <w:webHidden/>
          </w:rPr>
          <w:tab/>
        </w:r>
        <w:r w:rsidR="00F20F29">
          <w:rPr>
            <w:noProof/>
            <w:webHidden/>
          </w:rPr>
          <w:fldChar w:fldCharType="begin"/>
        </w:r>
        <w:r w:rsidR="00F20F29">
          <w:rPr>
            <w:noProof/>
            <w:webHidden/>
          </w:rPr>
          <w:instrText xml:space="preserve"> PAGEREF _Toc90462179 \h </w:instrText>
        </w:r>
        <w:r w:rsidR="00F20F29">
          <w:rPr>
            <w:noProof/>
            <w:webHidden/>
          </w:rPr>
        </w:r>
        <w:r w:rsidR="00F20F29">
          <w:rPr>
            <w:noProof/>
            <w:webHidden/>
          </w:rPr>
          <w:fldChar w:fldCharType="separate"/>
        </w:r>
        <w:r w:rsidR="00F20F29">
          <w:rPr>
            <w:noProof/>
            <w:webHidden/>
          </w:rPr>
          <w:t>16</w:t>
        </w:r>
        <w:r w:rsidR="00F20F29">
          <w:rPr>
            <w:noProof/>
            <w:webHidden/>
          </w:rPr>
          <w:fldChar w:fldCharType="end"/>
        </w:r>
      </w:hyperlink>
    </w:p>
    <w:p w14:paraId="4FB39732" w14:textId="6225B3A7" w:rsidR="00F20F29" w:rsidRDefault="004F2DB6">
      <w:pPr>
        <w:pStyle w:val="TableofFigures"/>
        <w:tabs>
          <w:tab w:val="right" w:leader="dot" w:pos="9350"/>
        </w:tabs>
        <w:rPr>
          <w:noProof/>
        </w:rPr>
      </w:pPr>
      <w:hyperlink w:anchor="_Toc90462180" w:history="1">
        <w:r w:rsidR="00F20F29" w:rsidRPr="008F6568">
          <w:rPr>
            <w:rStyle w:val="Hyperlink"/>
            <w:noProof/>
          </w:rPr>
          <w:t>Figure 7. Average Acceptability of Cattle Raiding by County</w:t>
        </w:r>
        <w:r w:rsidR="00F20F29">
          <w:rPr>
            <w:noProof/>
            <w:webHidden/>
          </w:rPr>
          <w:tab/>
        </w:r>
        <w:r w:rsidR="00F20F29">
          <w:rPr>
            <w:noProof/>
            <w:webHidden/>
          </w:rPr>
          <w:fldChar w:fldCharType="begin"/>
        </w:r>
        <w:r w:rsidR="00F20F29">
          <w:rPr>
            <w:noProof/>
            <w:webHidden/>
          </w:rPr>
          <w:instrText xml:space="preserve"> PAGEREF _Toc90462180 \h </w:instrText>
        </w:r>
        <w:r w:rsidR="00F20F29">
          <w:rPr>
            <w:noProof/>
            <w:webHidden/>
          </w:rPr>
        </w:r>
        <w:r w:rsidR="00F20F29">
          <w:rPr>
            <w:noProof/>
            <w:webHidden/>
          </w:rPr>
          <w:fldChar w:fldCharType="separate"/>
        </w:r>
        <w:r w:rsidR="00F20F29">
          <w:rPr>
            <w:noProof/>
            <w:webHidden/>
          </w:rPr>
          <w:t>17</w:t>
        </w:r>
        <w:r w:rsidR="00F20F29">
          <w:rPr>
            <w:noProof/>
            <w:webHidden/>
          </w:rPr>
          <w:fldChar w:fldCharType="end"/>
        </w:r>
      </w:hyperlink>
    </w:p>
    <w:p w14:paraId="37BC486F" w14:textId="4722D77B" w:rsidR="00F20F29" w:rsidRDefault="004F2DB6">
      <w:pPr>
        <w:pStyle w:val="TableofFigures"/>
        <w:tabs>
          <w:tab w:val="right" w:leader="dot" w:pos="9350"/>
        </w:tabs>
        <w:rPr>
          <w:noProof/>
        </w:rPr>
      </w:pPr>
      <w:hyperlink w:anchor="_Toc90462181" w:history="1">
        <w:r w:rsidR="00F20F29" w:rsidRPr="008F6568">
          <w:rPr>
            <w:rStyle w:val="Hyperlink"/>
            <w:noProof/>
          </w:rPr>
          <w:t>Figure 8. Acceptance of Early MArriage</w:t>
        </w:r>
        <w:r w:rsidR="00F20F29">
          <w:rPr>
            <w:noProof/>
            <w:webHidden/>
          </w:rPr>
          <w:tab/>
        </w:r>
        <w:r w:rsidR="00F20F29">
          <w:rPr>
            <w:noProof/>
            <w:webHidden/>
          </w:rPr>
          <w:fldChar w:fldCharType="begin"/>
        </w:r>
        <w:r w:rsidR="00F20F29">
          <w:rPr>
            <w:noProof/>
            <w:webHidden/>
          </w:rPr>
          <w:instrText xml:space="preserve"> PAGEREF _Toc90462181 \h </w:instrText>
        </w:r>
        <w:r w:rsidR="00F20F29">
          <w:rPr>
            <w:noProof/>
            <w:webHidden/>
          </w:rPr>
        </w:r>
        <w:r w:rsidR="00F20F29">
          <w:rPr>
            <w:noProof/>
            <w:webHidden/>
          </w:rPr>
          <w:fldChar w:fldCharType="separate"/>
        </w:r>
        <w:r w:rsidR="00F20F29">
          <w:rPr>
            <w:noProof/>
            <w:webHidden/>
          </w:rPr>
          <w:t>18</w:t>
        </w:r>
        <w:r w:rsidR="00F20F29">
          <w:rPr>
            <w:noProof/>
            <w:webHidden/>
          </w:rPr>
          <w:fldChar w:fldCharType="end"/>
        </w:r>
      </w:hyperlink>
    </w:p>
    <w:p w14:paraId="4D339A0C" w14:textId="04069956" w:rsidR="00F20F29" w:rsidRDefault="004F2DB6">
      <w:pPr>
        <w:pStyle w:val="TableofFigures"/>
        <w:tabs>
          <w:tab w:val="right" w:leader="dot" w:pos="9350"/>
        </w:tabs>
        <w:rPr>
          <w:noProof/>
        </w:rPr>
      </w:pPr>
      <w:hyperlink w:anchor="_Toc90462182" w:history="1">
        <w:r w:rsidR="00F20F29" w:rsidRPr="008F6568">
          <w:rPr>
            <w:rStyle w:val="Hyperlink"/>
            <w:noProof/>
          </w:rPr>
          <w:t>Figure 9. Average Acceptance of early Marriage by County</w:t>
        </w:r>
        <w:r w:rsidR="00F20F29">
          <w:rPr>
            <w:noProof/>
            <w:webHidden/>
          </w:rPr>
          <w:tab/>
        </w:r>
        <w:r w:rsidR="00F20F29">
          <w:rPr>
            <w:noProof/>
            <w:webHidden/>
          </w:rPr>
          <w:fldChar w:fldCharType="begin"/>
        </w:r>
        <w:r w:rsidR="00F20F29">
          <w:rPr>
            <w:noProof/>
            <w:webHidden/>
          </w:rPr>
          <w:instrText xml:space="preserve"> PAGEREF _Toc90462182 \h </w:instrText>
        </w:r>
        <w:r w:rsidR="00F20F29">
          <w:rPr>
            <w:noProof/>
            <w:webHidden/>
          </w:rPr>
        </w:r>
        <w:r w:rsidR="00F20F29">
          <w:rPr>
            <w:noProof/>
            <w:webHidden/>
          </w:rPr>
          <w:fldChar w:fldCharType="separate"/>
        </w:r>
        <w:r w:rsidR="00F20F29">
          <w:rPr>
            <w:noProof/>
            <w:webHidden/>
          </w:rPr>
          <w:t>18</w:t>
        </w:r>
        <w:r w:rsidR="00F20F29">
          <w:rPr>
            <w:noProof/>
            <w:webHidden/>
          </w:rPr>
          <w:fldChar w:fldCharType="end"/>
        </w:r>
      </w:hyperlink>
    </w:p>
    <w:p w14:paraId="4FA9A263" w14:textId="1011A9B4" w:rsidR="00F20F29" w:rsidRDefault="004F2DB6">
      <w:pPr>
        <w:pStyle w:val="TableofFigures"/>
        <w:tabs>
          <w:tab w:val="right" w:leader="dot" w:pos="9350"/>
        </w:tabs>
        <w:rPr>
          <w:noProof/>
        </w:rPr>
      </w:pPr>
      <w:hyperlink w:anchor="_Toc90462183" w:history="1">
        <w:r w:rsidR="00F20F29" w:rsidRPr="008F6568">
          <w:rPr>
            <w:rStyle w:val="Hyperlink"/>
            <w:noProof/>
          </w:rPr>
          <w:t>Figure 10. Dietary diversity factors</w:t>
        </w:r>
        <w:r w:rsidR="00F20F29">
          <w:rPr>
            <w:noProof/>
            <w:webHidden/>
          </w:rPr>
          <w:tab/>
        </w:r>
        <w:r w:rsidR="00F20F29">
          <w:rPr>
            <w:noProof/>
            <w:webHidden/>
          </w:rPr>
          <w:fldChar w:fldCharType="begin"/>
        </w:r>
        <w:r w:rsidR="00F20F29">
          <w:rPr>
            <w:noProof/>
            <w:webHidden/>
          </w:rPr>
          <w:instrText xml:space="preserve"> PAGEREF _Toc90462183 \h </w:instrText>
        </w:r>
        <w:r w:rsidR="00F20F29">
          <w:rPr>
            <w:noProof/>
            <w:webHidden/>
          </w:rPr>
        </w:r>
        <w:r w:rsidR="00F20F29">
          <w:rPr>
            <w:noProof/>
            <w:webHidden/>
          </w:rPr>
          <w:fldChar w:fldCharType="separate"/>
        </w:r>
        <w:r w:rsidR="00F20F29">
          <w:rPr>
            <w:noProof/>
            <w:webHidden/>
          </w:rPr>
          <w:t>23</w:t>
        </w:r>
        <w:r w:rsidR="00F20F29">
          <w:rPr>
            <w:noProof/>
            <w:webHidden/>
          </w:rPr>
          <w:fldChar w:fldCharType="end"/>
        </w:r>
      </w:hyperlink>
    </w:p>
    <w:p w14:paraId="2D6E3789" w14:textId="03C94E51" w:rsidR="000F723C" w:rsidRDefault="00F20F29" w:rsidP="000F723C">
      <w:r>
        <w:fldChar w:fldCharType="end"/>
      </w:r>
    </w:p>
    <w:p w14:paraId="328248CC" w14:textId="4B2F7634" w:rsidR="000F723C" w:rsidRDefault="000F723C" w:rsidP="000F723C"/>
    <w:p w14:paraId="1C84E713" w14:textId="51B80261" w:rsidR="000F723C" w:rsidRDefault="000F723C" w:rsidP="000F723C">
      <w:pPr>
        <w:pStyle w:val="Heading1"/>
        <w:spacing w:before="120" w:after="240"/>
      </w:pPr>
      <w:bookmarkStart w:id="12" w:name="_Toc90462097"/>
      <w:r>
        <w:t>Tables</w:t>
      </w:r>
      <w:bookmarkEnd w:id="12"/>
    </w:p>
    <w:p w14:paraId="00FCD553" w14:textId="1D1191BC" w:rsidR="00AD6200" w:rsidRDefault="00AD6200">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90462195" w:history="1">
        <w:r w:rsidRPr="00AB428A">
          <w:rPr>
            <w:rStyle w:val="Hyperlink"/>
            <w:noProof/>
          </w:rPr>
          <w:t>Table 1. Household Sample Achieved During Data Collection</w:t>
        </w:r>
        <w:r>
          <w:rPr>
            <w:noProof/>
            <w:webHidden/>
          </w:rPr>
          <w:tab/>
        </w:r>
        <w:r>
          <w:rPr>
            <w:noProof/>
            <w:webHidden/>
          </w:rPr>
          <w:fldChar w:fldCharType="begin"/>
        </w:r>
        <w:r>
          <w:rPr>
            <w:noProof/>
            <w:webHidden/>
          </w:rPr>
          <w:instrText xml:space="preserve"> PAGEREF _Toc90462195 \h </w:instrText>
        </w:r>
        <w:r>
          <w:rPr>
            <w:noProof/>
            <w:webHidden/>
          </w:rPr>
        </w:r>
        <w:r>
          <w:rPr>
            <w:noProof/>
            <w:webHidden/>
          </w:rPr>
          <w:fldChar w:fldCharType="separate"/>
        </w:r>
        <w:r>
          <w:rPr>
            <w:noProof/>
            <w:webHidden/>
          </w:rPr>
          <w:t>6</w:t>
        </w:r>
        <w:r>
          <w:rPr>
            <w:noProof/>
            <w:webHidden/>
          </w:rPr>
          <w:fldChar w:fldCharType="end"/>
        </w:r>
      </w:hyperlink>
    </w:p>
    <w:p w14:paraId="7E906F7F" w14:textId="1A0D689E"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196" w:history="1">
        <w:r w:rsidR="00AD6200" w:rsidRPr="00AB428A">
          <w:rPr>
            <w:rStyle w:val="Hyperlink"/>
            <w:noProof/>
          </w:rPr>
          <w:t>Table 2. Summary of Food Security Indicators</w:t>
        </w:r>
        <w:r w:rsidR="00AD6200">
          <w:rPr>
            <w:noProof/>
            <w:webHidden/>
          </w:rPr>
          <w:tab/>
        </w:r>
        <w:r w:rsidR="00AD6200">
          <w:rPr>
            <w:noProof/>
            <w:webHidden/>
          </w:rPr>
          <w:fldChar w:fldCharType="begin"/>
        </w:r>
        <w:r w:rsidR="00AD6200">
          <w:rPr>
            <w:noProof/>
            <w:webHidden/>
          </w:rPr>
          <w:instrText xml:space="preserve"> PAGEREF _Toc90462196 \h </w:instrText>
        </w:r>
        <w:r w:rsidR="00AD6200">
          <w:rPr>
            <w:noProof/>
            <w:webHidden/>
          </w:rPr>
        </w:r>
        <w:r w:rsidR="00AD6200">
          <w:rPr>
            <w:noProof/>
            <w:webHidden/>
          </w:rPr>
          <w:fldChar w:fldCharType="separate"/>
        </w:r>
        <w:r w:rsidR="00AD6200">
          <w:rPr>
            <w:noProof/>
            <w:webHidden/>
          </w:rPr>
          <w:t>10</w:t>
        </w:r>
        <w:r w:rsidR="00AD6200">
          <w:rPr>
            <w:noProof/>
            <w:webHidden/>
          </w:rPr>
          <w:fldChar w:fldCharType="end"/>
        </w:r>
      </w:hyperlink>
    </w:p>
    <w:p w14:paraId="06124AA3" w14:textId="147AB9A1"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197" w:history="1">
        <w:r w:rsidR="00AD6200" w:rsidRPr="00AB428A">
          <w:rPr>
            <w:rStyle w:val="Hyperlink"/>
            <w:noProof/>
          </w:rPr>
          <w:t>Table 3. Questions for the FIES</w:t>
        </w:r>
        <w:r w:rsidR="00AD6200">
          <w:rPr>
            <w:noProof/>
            <w:webHidden/>
          </w:rPr>
          <w:tab/>
        </w:r>
        <w:r w:rsidR="00AD6200">
          <w:rPr>
            <w:noProof/>
            <w:webHidden/>
          </w:rPr>
          <w:fldChar w:fldCharType="begin"/>
        </w:r>
        <w:r w:rsidR="00AD6200">
          <w:rPr>
            <w:noProof/>
            <w:webHidden/>
          </w:rPr>
          <w:instrText xml:space="preserve"> PAGEREF _Toc90462197 \h </w:instrText>
        </w:r>
        <w:r w:rsidR="00AD6200">
          <w:rPr>
            <w:noProof/>
            <w:webHidden/>
          </w:rPr>
        </w:r>
        <w:r w:rsidR="00AD6200">
          <w:rPr>
            <w:noProof/>
            <w:webHidden/>
          </w:rPr>
          <w:fldChar w:fldCharType="separate"/>
        </w:r>
        <w:r w:rsidR="00AD6200">
          <w:rPr>
            <w:noProof/>
            <w:webHidden/>
          </w:rPr>
          <w:t>10</w:t>
        </w:r>
        <w:r w:rsidR="00AD6200">
          <w:rPr>
            <w:noProof/>
            <w:webHidden/>
          </w:rPr>
          <w:fldChar w:fldCharType="end"/>
        </w:r>
      </w:hyperlink>
    </w:p>
    <w:p w14:paraId="06C5F2A9" w14:textId="31CF2B37"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198" w:history="1">
        <w:r w:rsidR="00AD6200" w:rsidRPr="00AB428A">
          <w:rPr>
            <w:rStyle w:val="Hyperlink"/>
            <w:noProof/>
          </w:rPr>
          <w:t>Table 4. Foods consumed in previous 24 hours</w:t>
        </w:r>
        <w:r w:rsidR="00AD6200">
          <w:rPr>
            <w:noProof/>
            <w:webHidden/>
          </w:rPr>
          <w:tab/>
        </w:r>
        <w:r w:rsidR="00AD6200">
          <w:rPr>
            <w:noProof/>
            <w:webHidden/>
          </w:rPr>
          <w:fldChar w:fldCharType="begin"/>
        </w:r>
        <w:r w:rsidR="00AD6200">
          <w:rPr>
            <w:noProof/>
            <w:webHidden/>
          </w:rPr>
          <w:instrText xml:space="preserve"> PAGEREF _Toc90462198 \h </w:instrText>
        </w:r>
        <w:r w:rsidR="00AD6200">
          <w:rPr>
            <w:noProof/>
            <w:webHidden/>
          </w:rPr>
        </w:r>
        <w:r w:rsidR="00AD6200">
          <w:rPr>
            <w:noProof/>
            <w:webHidden/>
          </w:rPr>
          <w:fldChar w:fldCharType="separate"/>
        </w:r>
        <w:r w:rsidR="00AD6200">
          <w:rPr>
            <w:noProof/>
            <w:webHidden/>
          </w:rPr>
          <w:t>11</w:t>
        </w:r>
        <w:r w:rsidR="00AD6200">
          <w:rPr>
            <w:noProof/>
            <w:webHidden/>
          </w:rPr>
          <w:fldChar w:fldCharType="end"/>
        </w:r>
      </w:hyperlink>
    </w:p>
    <w:p w14:paraId="72FAEDA5" w14:textId="06A19474"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199" w:history="1">
        <w:r w:rsidR="00AD6200" w:rsidRPr="00AB428A">
          <w:rPr>
            <w:rStyle w:val="Hyperlink"/>
            <w:noProof/>
          </w:rPr>
          <w:t>Table 5. Household food consumption profiles</w:t>
        </w:r>
        <w:r w:rsidR="00AD6200">
          <w:rPr>
            <w:noProof/>
            <w:webHidden/>
          </w:rPr>
          <w:tab/>
        </w:r>
        <w:r w:rsidR="00AD6200">
          <w:rPr>
            <w:noProof/>
            <w:webHidden/>
          </w:rPr>
          <w:fldChar w:fldCharType="begin"/>
        </w:r>
        <w:r w:rsidR="00AD6200">
          <w:rPr>
            <w:noProof/>
            <w:webHidden/>
          </w:rPr>
          <w:instrText xml:space="preserve"> PAGEREF _Toc90462199 \h </w:instrText>
        </w:r>
        <w:r w:rsidR="00AD6200">
          <w:rPr>
            <w:noProof/>
            <w:webHidden/>
          </w:rPr>
        </w:r>
        <w:r w:rsidR="00AD6200">
          <w:rPr>
            <w:noProof/>
            <w:webHidden/>
          </w:rPr>
          <w:fldChar w:fldCharType="separate"/>
        </w:r>
        <w:r w:rsidR="00AD6200">
          <w:rPr>
            <w:noProof/>
            <w:webHidden/>
          </w:rPr>
          <w:t>11</w:t>
        </w:r>
        <w:r w:rsidR="00AD6200">
          <w:rPr>
            <w:noProof/>
            <w:webHidden/>
          </w:rPr>
          <w:fldChar w:fldCharType="end"/>
        </w:r>
      </w:hyperlink>
    </w:p>
    <w:p w14:paraId="1F7BD23F" w14:textId="6D32C8D9"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0" w:history="1">
        <w:r w:rsidR="00AD6200" w:rsidRPr="00AB428A">
          <w:rPr>
            <w:rStyle w:val="Hyperlink"/>
            <w:noProof/>
          </w:rPr>
          <w:t>Table 6. Summary of Agency Indicators</w:t>
        </w:r>
        <w:r w:rsidR="00AD6200">
          <w:rPr>
            <w:noProof/>
            <w:webHidden/>
          </w:rPr>
          <w:tab/>
        </w:r>
        <w:r w:rsidR="00AD6200">
          <w:rPr>
            <w:noProof/>
            <w:webHidden/>
          </w:rPr>
          <w:fldChar w:fldCharType="begin"/>
        </w:r>
        <w:r w:rsidR="00AD6200">
          <w:rPr>
            <w:noProof/>
            <w:webHidden/>
          </w:rPr>
          <w:instrText xml:space="preserve"> PAGEREF _Toc90462200 \h </w:instrText>
        </w:r>
        <w:r w:rsidR="00AD6200">
          <w:rPr>
            <w:noProof/>
            <w:webHidden/>
          </w:rPr>
        </w:r>
        <w:r w:rsidR="00AD6200">
          <w:rPr>
            <w:noProof/>
            <w:webHidden/>
          </w:rPr>
          <w:fldChar w:fldCharType="separate"/>
        </w:r>
        <w:r w:rsidR="00AD6200">
          <w:rPr>
            <w:noProof/>
            <w:webHidden/>
          </w:rPr>
          <w:t>12</w:t>
        </w:r>
        <w:r w:rsidR="00AD6200">
          <w:rPr>
            <w:noProof/>
            <w:webHidden/>
          </w:rPr>
          <w:fldChar w:fldCharType="end"/>
        </w:r>
      </w:hyperlink>
    </w:p>
    <w:p w14:paraId="6C3D85BD" w14:textId="3B972954"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1" w:history="1">
        <w:r w:rsidR="00AD6200" w:rsidRPr="00AB428A">
          <w:rPr>
            <w:rStyle w:val="Hyperlink"/>
            <w:noProof/>
          </w:rPr>
          <w:t>Table 7. Summary of Social Cohesion Indicators</w:t>
        </w:r>
        <w:r w:rsidR="00AD6200">
          <w:rPr>
            <w:noProof/>
            <w:webHidden/>
          </w:rPr>
          <w:tab/>
        </w:r>
        <w:r w:rsidR="00AD6200">
          <w:rPr>
            <w:noProof/>
            <w:webHidden/>
          </w:rPr>
          <w:fldChar w:fldCharType="begin"/>
        </w:r>
        <w:r w:rsidR="00AD6200">
          <w:rPr>
            <w:noProof/>
            <w:webHidden/>
          </w:rPr>
          <w:instrText xml:space="preserve"> PAGEREF _Toc90462201 \h </w:instrText>
        </w:r>
        <w:r w:rsidR="00AD6200">
          <w:rPr>
            <w:noProof/>
            <w:webHidden/>
          </w:rPr>
        </w:r>
        <w:r w:rsidR="00AD6200">
          <w:rPr>
            <w:noProof/>
            <w:webHidden/>
          </w:rPr>
          <w:fldChar w:fldCharType="separate"/>
        </w:r>
        <w:r w:rsidR="00AD6200">
          <w:rPr>
            <w:noProof/>
            <w:webHidden/>
          </w:rPr>
          <w:t>13</w:t>
        </w:r>
        <w:r w:rsidR="00AD6200">
          <w:rPr>
            <w:noProof/>
            <w:webHidden/>
          </w:rPr>
          <w:fldChar w:fldCharType="end"/>
        </w:r>
      </w:hyperlink>
    </w:p>
    <w:p w14:paraId="0F408F1C" w14:textId="658B9E3D"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2" w:history="1">
        <w:r w:rsidR="00AD6200" w:rsidRPr="00AB428A">
          <w:rPr>
            <w:rStyle w:val="Hyperlink"/>
            <w:noProof/>
          </w:rPr>
          <w:t>Table 8. Summary of Shocks and Stresses IndicaTors</w:t>
        </w:r>
        <w:r w:rsidR="00AD6200">
          <w:rPr>
            <w:noProof/>
            <w:webHidden/>
          </w:rPr>
          <w:tab/>
        </w:r>
        <w:r w:rsidR="00AD6200">
          <w:rPr>
            <w:noProof/>
            <w:webHidden/>
          </w:rPr>
          <w:fldChar w:fldCharType="begin"/>
        </w:r>
        <w:r w:rsidR="00AD6200">
          <w:rPr>
            <w:noProof/>
            <w:webHidden/>
          </w:rPr>
          <w:instrText xml:space="preserve"> PAGEREF _Toc90462202 \h </w:instrText>
        </w:r>
        <w:r w:rsidR="00AD6200">
          <w:rPr>
            <w:noProof/>
            <w:webHidden/>
          </w:rPr>
        </w:r>
        <w:r w:rsidR="00AD6200">
          <w:rPr>
            <w:noProof/>
            <w:webHidden/>
          </w:rPr>
          <w:fldChar w:fldCharType="separate"/>
        </w:r>
        <w:r w:rsidR="00AD6200">
          <w:rPr>
            <w:noProof/>
            <w:webHidden/>
          </w:rPr>
          <w:t>14</w:t>
        </w:r>
        <w:r w:rsidR="00AD6200">
          <w:rPr>
            <w:noProof/>
            <w:webHidden/>
          </w:rPr>
          <w:fldChar w:fldCharType="end"/>
        </w:r>
      </w:hyperlink>
    </w:p>
    <w:p w14:paraId="3ABEEAEE" w14:textId="01BDE74E"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3" w:history="1">
        <w:r w:rsidR="00AD6200" w:rsidRPr="00AB428A">
          <w:rPr>
            <w:rStyle w:val="Hyperlink"/>
            <w:noProof/>
          </w:rPr>
          <w:t>Table 9. Summary of Social Norms Indicators</w:t>
        </w:r>
        <w:r w:rsidR="00AD6200">
          <w:rPr>
            <w:noProof/>
            <w:webHidden/>
          </w:rPr>
          <w:tab/>
        </w:r>
        <w:r w:rsidR="00AD6200">
          <w:rPr>
            <w:noProof/>
            <w:webHidden/>
          </w:rPr>
          <w:fldChar w:fldCharType="begin"/>
        </w:r>
        <w:r w:rsidR="00AD6200">
          <w:rPr>
            <w:noProof/>
            <w:webHidden/>
          </w:rPr>
          <w:instrText xml:space="preserve"> PAGEREF _Toc90462203 \h </w:instrText>
        </w:r>
        <w:r w:rsidR="00AD6200">
          <w:rPr>
            <w:noProof/>
            <w:webHidden/>
          </w:rPr>
        </w:r>
        <w:r w:rsidR="00AD6200">
          <w:rPr>
            <w:noProof/>
            <w:webHidden/>
          </w:rPr>
          <w:fldChar w:fldCharType="separate"/>
        </w:r>
        <w:r w:rsidR="00AD6200">
          <w:rPr>
            <w:noProof/>
            <w:webHidden/>
          </w:rPr>
          <w:t>15</w:t>
        </w:r>
        <w:r w:rsidR="00AD6200">
          <w:rPr>
            <w:noProof/>
            <w:webHidden/>
          </w:rPr>
          <w:fldChar w:fldCharType="end"/>
        </w:r>
      </w:hyperlink>
    </w:p>
    <w:p w14:paraId="49478A6C" w14:textId="06E272E4"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4" w:history="1">
        <w:r w:rsidR="00AD6200" w:rsidRPr="00AB428A">
          <w:rPr>
            <w:rStyle w:val="Hyperlink"/>
            <w:noProof/>
          </w:rPr>
          <w:t>Table 10. Correlations with Social Norms</w:t>
        </w:r>
        <w:r w:rsidR="00AD6200">
          <w:rPr>
            <w:noProof/>
            <w:webHidden/>
          </w:rPr>
          <w:tab/>
        </w:r>
        <w:r w:rsidR="00AD6200">
          <w:rPr>
            <w:noProof/>
            <w:webHidden/>
          </w:rPr>
          <w:fldChar w:fldCharType="begin"/>
        </w:r>
        <w:r w:rsidR="00AD6200">
          <w:rPr>
            <w:noProof/>
            <w:webHidden/>
          </w:rPr>
          <w:instrText xml:space="preserve"> PAGEREF _Toc90462204 \h </w:instrText>
        </w:r>
        <w:r w:rsidR="00AD6200">
          <w:rPr>
            <w:noProof/>
            <w:webHidden/>
          </w:rPr>
        </w:r>
        <w:r w:rsidR="00AD6200">
          <w:rPr>
            <w:noProof/>
            <w:webHidden/>
          </w:rPr>
          <w:fldChar w:fldCharType="separate"/>
        </w:r>
        <w:r w:rsidR="00AD6200">
          <w:rPr>
            <w:noProof/>
            <w:webHidden/>
          </w:rPr>
          <w:t>19</w:t>
        </w:r>
        <w:r w:rsidR="00AD6200">
          <w:rPr>
            <w:noProof/>
            <w:webHidden/>
          </w:rPr>
          <w:fldChar w:fldCharType="end"/>
        </w:r>
      </w:hyperlink>
    </w:p>
    <w:p w14:paraId="58962288" w14:textId="3858F136"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5" w:history="1">
        <w:r w:rsidR="00AD6200" w:rsidRPr="00AB428A">
          <w:rPr>
            <w:rStyle w:val="Hyperlink"/>
            <w:noProof/>
          </w:rPr>
          <w:t>Table 11. Foods Consumed by HDDS Quartile</w:t>
        </w:r>
        <w:r w:rsidR="00AD6200">
          <w:rPr>
            <w:noProof/>
            <w:webHidden/>
          </w:rPr>
          <w:tab/>
        </w:r>
        <w:r w:rsidR="00AD6200">
          <w:rPr>
            <w:noProof/>
            <w:webHidden/>
          </w:rPr>
          <w:fldChar w:fldCharType="begin"/>
        </w:r>
        <w:r w:rsidR="00AD6200">
          <w:rPr>
            <w:noProof/>
            <w:webHidden/>
          </w:rPr>
          <w:instrText xml:space="preserve"> PAGEREF _Toc90462205 \h </w:instrText>
        </w:r>
        <w:r w:rsidR="00AD6200">
          <w:rPr>
            <w:noProof/>
            <w:webHidden/>
          </w:rPr>
        </w:r>
        <w:r w:rsidR="00AD6200">
          <w:rPr>
            <w:noProof/>
            <w:webHidden/>
          </w:rPr>
          <w:fldChar w:fldCharType="separate"/>
        </w:r>
        <w:r w:rsidR="00AD6200">
          <w:rPr>
            <w:noProof/>
            <w:webHidden/>
          </w:rPr>
          <w:t>21</w:t>
        </w:r>
        <w:r w:rsidR="00AD6200">
          <w:rPr>
            <w:noProof/>
            <w:webHidden/>
          </w:rPr>
          <w:fldChar w:fldCharType="end"/>
        </w:r>
      </w:hyperlink>
    </w:p>
    <w:p w14:paraId="12B79852" w14:textId="6CEAC41B" w:rsidR="00AD6200" w:rsidRDefault="004F2DB6">
      <w:pPr>
        <w:pStyle w:val="TableofFigures"/>
        <w:tabs>
          <w:tab w:val="right" w:leader="dot" w:pos="9350"/>
        </w:tabs>
        <w:rPr>
          <w:rFonts w:asciiTheme="minorHAnsi" w:eastAsiaTheme="minorEastAsia" w:hAnsiTheme="minorHAnsi" w:cstheme="minorBidi"/>
          <w:noProof/>
          <w:color w:val="auto"/>
        </w:rPr>
      </w:pPr>
      <w:hyperlink w:anchor="_Toc90462206" w:history="1">
        <w:r w:rsidR="00AD6200" w:rsidRPr="00AB428A">
          <w:rPr>
            <w:rStyle w:val="Hyperlink"/>
            <w:noProof/>
          </w:rPr>
          <w:t>Table 12. Household food consumption profiles, factor loadings</w:t>
        </w:r>
        <w:r w:rsidR="00AD6200">
          <w:rPr>
            <w:noProof/>
            <w:webHidden/>
          </w:rPr>
          <w:tab/>
        </w:r>
        <w:r w:rsidR="00AD6200">
          <w:rPr>
            <w:noProof/>
            <w:webHidden/>
          </w:rPr>
          <w:fldChar w:fldCharType="begin"/>
        </w:r>
        <w:r w:rsidR="00AD6200">
          <w:rPr>
            <w:noProof/>
            <w:webHidden/>
          </w:rPr>
          <w:instrText xml:space="preserve"> PAGEREF _Toc90462206 \h </w:instrText>
        </w:r>
        <w:r w:rsidR="00AD6200">
          <w:rPr>
            <w:noProof/>
            <w:webHidden/>
          </w:rPr>
        </w:r>
        <w:r w:rsidR="00AD6200">
          <w:rPr>
            <w:noProof/>
            <w:webHidden/>
          </w:rPr>
          <w:fldChar w:fldCharType="separate"/>
        </w:r>
        <w:r w:rsidR="00AD6200">
          <w:rPr>
            <w:noProof/>
            <w:webHidden/>
          </w:rPr>
          <w:t>22</w:t>
        </w:r>
        <w:r w:rsidR="00AD6200">
          <w:rPr>
            <w:noProof/>
            <w:webHidden/>
          </w:rPr>
          <w:fldChar w:fldCharType="end"/>
        </w:r>
      </w:hyperlink>
    </w:p>
    <w:p w14:paraId="31A196D9" w14:textId="285B3E42" w:rsidR="000F723C" w:rsidRDefault="00AD6200" w:rsidP="000F723C">
      <w:r>
        <w:fldChar w:fldCharType="end"/>
      </w:r>
    </w:p>
    <w:p w14:paraId="64A29F1C" w14:textId="4DBEEDA8" w:rsidR="000F723C" w:rsidRDefault="000F723C" w:rsidP="000F723C"/>
    <w:p w14:paraId="70367A82" w14:textId="4E686D30" w:rsidR="000F723C" w:rsidRDefault="000F723C" w:rsidP="000F723C">
      <w:pPr>
        <w:pStyle w:val="Heading1"/>
        <w:spacing w:before="120" w:after="240"/>
      </w:pPr>
      <w:bookmarkStart w:id="13" w:name="_Toc90462098"/>
      <w:r>
        <w:t>Equations</w:t>
      </w:r>
      <w:bookmarkEnd w:id="13"/>
    </w:p>
    <w:p w14:paraId="7506C196" w14:textId="77777777" w:rsidR="000F723C" w:rsidRDefault="000F723C" w:rsidP="000F723C">
      <w:r>
        <w:t>TBD</w:t>
      </w:r>
    </w:p>
    <w:p w14:paraId="30B022DE" w14:textId="77777777" w:rsidR="000F723C" w:rsidRDefault="000F723C" w:rsidP="000F723C"/>
    <w:p w14:paraId="76E8B1A1" w14:textId="77777777" w:rsidR="000F723C" w:rsidRDefault="000F723C">
      <w:pPr>
        <w:spacing w:line="240" w:lineRule="auto"/>
        <w:rPr>
          <w:b/>
          <w:bCs/>
          <w:caps/>
          <w:noProof/>
          <w:color w:val="C2113A"/>
          <w:sz w:val="28"/>
          <w:szCs w:val="26"/>
        </w:rPr>
      </w:pPr>
      <w:r>
        <w:br w:type="page"/>
      </w:r>
    </w:p>
    <w:p w14:paraId="7AC91566" w14:textId="2E0F402A" w:rsidR="00657B88" w:rsidRDefault="00657B88" w:rsidP="00393466">
      <w:pPr>
        <w:pStyle w:val="Heading1"/>
        <w:spacing w:before="120" w:after="240"/>
      </w:pPr>
      <w:bookmarkStart w:id="14" w:name="_Toc90462099"/>
      <w:r>
        <w:lastRenderedPageBreak/>
        <w:t>Abstract (.5 page)</w:t>
      </w:r>
      <w:bookmarkEnd w:id="14"/>
    </w:p>
    <w:p w14:paraId="08402835" w14:textId="3CCB8671" w:rsidR="007C7B45" w:rsidRDefault="007C7B45" w:rsidP="007C7B45">
      <w:r>
        <w:t>TBD (250-300 words)</w:t>
      </w:r>
    </w:p>
    <w:p w14:paraId="55F836B1" w14:textId="77777777" w:rsidR="007C7B45" w:rsidRPr="007C7B45" w:rsidRDefault="007C7B45" w:rsidP="007C7B45"/>
    <w:p w14:paraId="5CB661D9" w14:textId="77777777" w:rsidR="007C7B45" w:rsidRDefault="007C7B45">
      <w:pPr>
        <w:spacing w:line="240" w:lineRule="auto"/>
        <w:rPr>
          <w:b/>
          <w:bCs/>
          <w:caps/>
          <w:noProof/>
          <w:color w:val="C2113A"/>
          <w:sz w:val="28"/>
          <w:szCs w:val="26"/>
        </w:rPr>
      </w:pPr>
      <w:r>
        <w:br w:type="page"/>
      </w:r>
    </w:p>
    <w:p w14:paraId="2B4493C3" w14:textId="5AEE15D9" w:rsidR="00702134" w:rsidRDefault="00AA609D" w:rsidP="00393466">
      <w:pPr>
        <w:pStyle w:val="Heading1"/>
        <w:spacing w:before="120" w:after="240"/>
      </w:pPr>
      <w:bookmarkStart w:id="15" w:name="_Toc90462100"/>
      <w:r>
        <w:lastRenderedPageBreak/>
        <w:t>EXECUTIVE SUMMARY</w:t>
      </w:r>
      <w:r w:rsidR="003923A5">
        <w:t xml:space="preserve"> (3-5 pages mAX)</w:t>
      </w:r>
      <w:bookmarkStart w:id="16" w:name="_heading=h.tyjcwt" w:colFirst="0" w:colLast="0"/>
      <w:bookmarkEnd w:id="15"/>
      <w:bookmarkEnd w:id="16"/>
    </w:p>
    <w:p w14:paraId="16323571" w14:textId="5AA82A23" w:rsidR="006D6357" w:rsidRDefault="006D6357">
      <w:pPr>
        <w:spacing w:line="240" w:lineRule="auto"/>
      </w:pPr>
      <w:r>
        <w:t xml:space="preserve">TBD – about the activity </w:t>
      </w:r>
    </w:p>
    <w:p w14:paraId="4C0F0A6F" w14:textId="75E09C91" w:rsidR="00350947" w:rsidRPr="006D6357" w:rsidRDefault="00350947">
      <w:pPr>
        <w:spacing w:line="240" w:lineRule="auto"/>
        <w:rPr>
          <w:b/>
          <w:bCs/>
        </w:rPr>
      </w:pPr>
      <w:r w:rsidRPr="006D6357">
        <w:rPr>
          <w:b/>
          <w:bCs/>
        </w:rPr>
        <w:t>Introduction</w:t>
      </w:r>
      <w:r w:rsidR="006D6357">
        <w:rPr>
          <w:b/>
          <w:bCs/>
        </w:rPr>
        <w:t>/Purpose focus</w:t>
      </w:r>
    </w:p>
    <w:p w14:paraId="7C6625D8" w14:textId="67643EFE" w:rsidR="006D6357" w:rsidRDefault="006D6357">
      <w:pPr>
        <w:spacing w:line="240" w:lineRule="auto"/>
      </w:pPr>
      <w:r>
        <w:t>TBD</w:t>
      </w:r>
    </w:p>
    <w:p w14:paraId="3FF60A2E" w14:textId="2C674989" w:rsidR="006D6357" w:rsidRDefault="006D6357">
      <w:pPr>
        <w:spacing w:line="240" w:lineRule="auto"/>
      </w:pPr>
      <w:r>
        <w:t>TBD</w:t>
      </w:r>
    </w:p>
    <w:p w14:paraId="7F69BAEB" w14:textId="77777777" w:rsidR="00350947" w:rsidRPr="006D6357" w:rsidRDefault="00350947">
      <w:pPr>
        <w:spacing w:line="240" w:lineRule="auto"/>
        <w:rPr>
          <w:b/>
          <w:bCs/>
        </w:rPr>
      </w:pPr>
      <w:r w:rsidRPr="006D6357">
        <w:rPr>
          <w:b/>
          <w:bCs/>
        </w:rPr>
        <w:t>Methods</w:t>
      </w:r>
    </w:p>
    <w:p w14:paraId="2677DA8B" w14:textId="170ADCFD" w:rsidR="006D6357" w:rsidRDefault="006D6357">
      <w:pPr>
        <w:spacing w:line="240" w:lineRule="auto"/>
      </w:pPr>
      <w:r>
        <w:t>TBD</w:t>
      </w:r>
    </w:p>
    <w:p w14:paraId="517C7321" w14:textId="59C1D5F1" w:rsidR="006D6357" w:rsidRDefault="006D6357">
      <w:pPr>
        <w:spacing w:line="240" w:lineRule="auto"/>
      </w:pPr>
      <w:r>
        <w:t>Sample</w:t>
      </w:r>
    </w:p>
    <w:p w14:paraId="420EA2D3" w14:textId="36C7CAA6" w:rsidR="006D6357" w:rsidRDefault="006D6357">
      <w:pPr>
        <w:spacing w:line="240" w:lineRule="auto"/>
      </w:pPr>
      <w:r>
        <w:t>Indicators</w:t>
      </w:r>
    </w:p>
    <w:p w14:paraId="4B70BCF5" w14:textId="07D16637" w:rsidR="006D6357" w:rsidRDefault="006D6357">
      <w:pPr>
        <w:spacing w:line="240" w:lineRule="auto"/>
      </w:pPr>
      <w:r>
        <w:t>Models</w:t>
      </w:r>
    </w:p>
    <w:p w14:paraId="14DD4696" w14:textId="072C67E3" w:rsidR="006D6357" w:rsidRDefault="006D6357">
      <w:pPr>
        <w:spacing w:line="240" w:lineRule="auto"/>
      </w:pPr>
      <w:r>
        <w:t>Data Collection Method, Approach, Design</w:t>
      </w:r>
      <w:r w:rsidR="00CC7816">
        <w:t>, Field Work</w:t>
      </w:r>
    </w:p>
    <w:p w14:paraId="2FD90B17" w14:textId="3A7B3C7C" w:rsidR="00CC7816" w:rsidRDefault="00CC7816">
      <w:pPr>
        <w:spacing w:line="240" w:lineRule="auto"/>
      </w:pPr>
      <w:r>
        <w:t>Other</w:t>
      </w:r>
    </w:p>
    <w:p w14:paraId="41BD59A9" w14:textId="77777777" w:rsidR="00350947" w:rsidRPr="006D6357" w:rsidRDefault="00350947">
      <w:pPr>
        <w:spacing w:line="240" w:lineRule="auto"/>
        <w:rPr>
          <w:b/>
          <w:bCs/>
        </w:rPr>
      </w:pPr>
      <w:r w:rsidRPr="006D6357">
        <w:rPr>
          <w:b/>
          <w:bCs/>
        </w:rPr>
        <w:t>Findings</w:t>
      </w:r>
    </w:p>
    <w:p w14:paraId="028D774B" w14:textId="61E792B5" w:rsidR="00350947" w:rsidRDefault="00350947">
      <w:pPr>
        <w:spacing w:line="240" w:lineRule="auto"/>
      </w:pPr>
      <w:r>
        <w:t>TBD</w:t>
      </w:r>
    </w:p>
    <w:p w14:paraId="2FD25AFF" w14:textId="69CC6A54" w:rsidR="00350947" w:rsidRDefault="00350947">
      <w:pPr>
        <w:spacing w:line="240" w:lineRule="auto"/>
      </w:pPr>
      <w:r>
        <w:t>Tables:</w:t>
      </w:r>
    </w:p>
    <w:p w14:paraId="4E6B3FB1" w14:textId="6BAD8964" w:rsidR="00350947" w:rsidRDefault="00350947">
      <w:pPr>
        <w:spacing w:line="240" w:lineRule="auto"/>
      </w:pPr>
      <w:r>
        <w:t>Table 1</w:t>
      </w:r>
      <w:r w:rsidR="001356C3">
        <w:t>_</w:t>
      </w:r>
      <w:r w:rsidR="00A01E3A">
        <w:t xml:space="preserve">Summary </w:t>
      </w:r>
      <w:r w:rsidR="00301361">
        <w:t>of key indicator theme</w:t>
      </w:r>
      <w:r w:rsidR="0076526C">
        <w:t xml:space="preserve"> </w:t>
      </w:r>
      <w:r w:rsidR="00F44D47">
        <w:t>indices</w:t>
      </w:r>
      <w:r w:rsidR="0076526C">
        <w:t xml:space="preserve"> </w:t>
      </w:r>
      <w:r w:rsidR="00F44D47">
        <w:t>disaggregated</w:t>
      </w:r>
      <w:r w:rsidR="0076526C">
        <w:t xml:space="preserve"> by county, </w:t>
      </w:r>
      <w:r w:rsidR="00842927">
        <w:t xml:space="preserve">rurality, </w:t>
      </w:r>
      <w:r w:rsidR="00B047B9">
        <w:t>language, and sex of head of household</w:t>
      </w:r>
      <w:r w:rsidR="00F44D47">
        <w:t>.</w:t>
      </w:r>
    </w:p>
    <w:p w14:paraId="0E3AD37D" w14:textId="4731A760" w:rsidR="00F44D47" w:rsidRDefault="00F44D47">
      <w:pPr>
        <w:spacing w:line="240" w:lineRule="auto"/>
      </w:pPr>
    </w:p>
    <w:p w14:paraId="5CC668B8" w14:textId="77777777" w:rsidR="002371F9" w:rsidRDefault="002371F9">
      <w:pPr>
        <w:spacing w:line="240" w:lineRule="auto"/>
      </w:pPr>
    </w:p>
    <w:p w14:paraId="7FD19776" w14:textId="77777777" w:rsidR="0098446A" w:rsidRDefault="0098446A" w:rsidP="0098446A">
      <w:pPr>
        <w:spacing w:line="240" w:lineRule="auto"/>
      </w:pPr>
      <w:r>
        <w:t>Overall Resilience Model outputs</w:t>
      </w:r>
    </w:p>
    <w:p w14:paraId="644B4549" w14:textId="438CE9DE" w:rsidR="002371F9" w:rsidRDefault="0098446A">
      <w:pPr>
        <w:spacing w:line="240" w:lineRule="auto"/>
      </w:pPr>
      <w:r>
        <w:t xml:space="preserve">MAPs / </w:t>
      </w:r>
      <w:r w:rsidR="006D6357">
        <w:t>mini maps?</w:t>
      </w:r>
    </w:p>
    <w:p w14:paraId="3EA5A56F" w14:textId="6116D393" w:rsidR="006D6357" w:rsidRDefault="009B3452">
      <w:pPr>
        <w:spacing w:line="240" w:lineRule="auto"/>
      </w:pPr>
      <w:r>
        <w:t>By Theme?</w:t>
      </w:r>
    </w:p>
    <w:p w14:paraId="07B81B7E" w14:textId="77777777" w:rsidR="00791030" w:rsidRDefault="00791030">
      <w:pPr>
        <w:spacing w:line="240" w:lineRule="auto"/>
      </w:pPr>
    </w:p>
    <w:p w14:paraId="6A0FA464" w14:textId="77777777" w:rsidR="00350947" w:rsidRPr="006D6357" w:rsidRDefault="00350947">
      <w:pPr>
        <w:spacing w:line="240" w:lineRule="auto"/>
        <w:rPr>
          <w:b/>
          <w:bCs/>
        </w:rPr>
      </w:pPr>
      <w:r w:rsidRPr="006D6357">
        <w:rPr>
          <w:b/>
          <w:bCs/>
        </w:rPr>
        <w:t>Recommendations</w:t>
      </w:r>
    </w:p>
    <w:p w14:paraId="685BF518" w14:textId="25FCFDF4" w:rsidR="006D6357" w:rsidRDefault="006D6357">
      <w:pPr>
        <w:spacing w:line="240" w:lineRule="auto"/>
      </w:pPr>
      <w:r>
        <w:t>TBD</w:t>
      </w:r>
    </w:p>
    <w:p w14:paraId="0A197C7B" w14:textId="0B520FE6" w:rsidR="007C7B45" w:rsidRPr="00350947" w:rsidRDefault="007C7B45">
      <w:pPr>
        <w:spacing w:line="240" w:lineRule="auto"/>
      </w:pPr>
      <w:r>
        <w:br w:type="page"/>
      </w:r>
    </w:p>
    <w:p w14:paraId="2BAC71E8" w14:textId="7F63D12E" w:rsidR="0087173D" w:rsidRDefault="0006602C" w:rsidP="00393466">
      <w:pPr>
        <w:pStyle w:val="Heading1"/>
        <w:spacing w:after="240"/>
      </w:pPr>
      <w:bookmarkStart w:id="17" w:name="_Toc90462101"/>
      <w:r>
        <w:lastRenderedPageBreak/>
        <w:t>Introduction</w:t>
      </w:r>
      <w:r w:rsidR="003923A5">
        <w:t xml:space="preserve"> (1-2 pages</w:t>
      </w:r>
      <w:r w:rsidR="00CD29A3">
        <w:t xml:space="preserve">; </w:t>
      </w:r>
      <w:commentRangeStart w:id="18"/>
      <w:r w:rsidR="00CD29A3">
        <w:t>CF</w:t>
      </w:r>
      <w:commentRangeEnd w:id="18"/>
      <w:r w:rsidR="00CC6C6D">
        <w:rPr>
          <w:rStyle w:val="CommentReference"/>
          <w:b w:val="0"/>
          <w:bCs w:val="0"/>
          <w:caps w:val="0"/>
          <w:noProof w:val="0"/>
          <w:color w:val="6C6463"/>
        </w:rPr>
        <w:commentReference w:id="18"/>
      </w:r>
      <w:r w:rsidR="003923A5">
        <w:t>)</w:t>
      </w:r>
      <w:bookmarkEnd w:id="17"/>
    </w:p>
    <w:p w14:paraId="11890AF9" w14:textId="4BC41271" w:rsidR="000F13E2" w:rsidRDefault="000F13E2" w:rsidP="000F13E2">
      <w:r>
        <w:t xml:space="preserve">USAID/South Sudan’s four-year Strategic Framework has a goal to reduce humanitarian need by promoting community resilience in targeted areas through a focused scenario-based approach rooted in evidence and humanitarian/development assistance. </w:t>
      </w:r>
      <w:r w:rsidRPr="000340D4">
        <w:t>Th</w:t>
      </w:r>
      <w:r>
        <w:t>is</w:t>
      </w:r>
      <w:r w:rsidRPr="000340D4">
        <w:t xml:space="preserve"> Strategic Framework posits that by increasing the engagement of individuals and communities in development, the development investments will be more relevant, sustainable, and effective. The intense level of engagement and coordination required by this approach and resource parameters dictate a focused, sub-national footprint. </w:t>
      </w:r>
      <w:r>
        <w:t>Limited resources require a targeted approach to specific communities/areas in need.</w:t>
      </w:r>
      <w:r w:rsidRPr="000340D4">
        <w:t xml:space="preserve"> </w:t>
      </w:r>
      <w:r>
        <w:t xml:space="preserve">As part of efforts to ensure effective measurement of results articulated in the strategy, the South Sudan Monitoring and Evaluation Support Project (MESP) – with help from </w:t>
      </w:r>
      <w:commentRangeStart w:id="19"/>
      <w:r>
        <w:t xml:space="preserve">the National and State Bureaus </w:t>
      </w:r>
      <w:commentRangeEnd w:id="19"/>
      <w:r>
        <w:rPr>
          <w:rStyle w:val="CommentReference"/>
        </w:rPr>
        <w:commentReference w:id="19"/>
      </w:r>
      <w:r>
        <w:t>of Statistics</w:t>
      </w:r>
      <w:r w:rsidR="00383C4C">
        <w:t xml:space="preserve"> –</w:t>
      </w:r>
      <w:r>
        <w:t xml:space="preserve"> </w:t>
      </w:r>
      <w:commentRangeStart w:id="20"/>
      <w:r>
        <w:t xml:space="preserve">conducted </w:t>
      </w:r>
      <w:commentRangeEnd w:id="20"/>
      <w:r>
        <w:rPr>
          <w:rStyle w:val="CommentReference"/>
        </w:rPr>
        <w:commentReference w:id="20"/>
      </w:r>
      <w:r>
        <w:t>a household survey to gather baseline data. This effort focused on the indicators outlined in the Mission Performance Management Plan (PMP) and the community roadmap. USAID will use the baseline survey findings to assess progress towards achievement of the outcomes</w:t>
      </w:r>
      <w:r w:rsidR="00355E4D">
        <w:t xml:space="preserve"> for its Strategic Framework,</w:t>
      </w:r>
    </w:p>
    <w:p w14:paraId="5176AC13" w14:textId="77777777" w:rsidR="000F13E2" w:rsidRPr="004A3E6A" w:rsidRDefault="000F13E2" w:rsidP="000F13E2">
      <w:pPr>
        <w:pStyle w:val="Heading2"/>
      </w:pPr>
      <w:bookmarkStart w:id="21" w:name="_Toc62116077"/>
      <w:bookmarkStart w:id="22" w:name="_Toc89154346"/>
      <w:bookmarkStart w:id="23" w:name="_Toc90462102"/>
      <w:r w:rsidRPr="004A3E6A">
        <w:t>Purpose</w:t>
      </w:r>
      <w:bookmarkEnd w:id="21"/>
      <w:bookmarkEnd w:id="22"/>
      <w:bookmarkEnd w:id="23"/>
    </w:p>
    <w:p w14:paraId="50B448E4" w14:textId="5E2AB36D" w:rsidR="000F13E2" w:rsidRDefault="000F13E2" w:rsidP="000F13E2">
      <w:r>
        <w:t xml:space="preserve">The purpose this baseline survey was to obtain reliable representative baseline indicator data at the household level in 13 target counties - Akobo, </w:t>
      </w:r>
      <w:proofErr w:type="spellStart"/>
      <w:r>
        <w:t>Baliet</w:t>
      </w:r>
      <w:proofErr w:type="spellEnd"/>
      <w:r>
        <w:t xml:space="preserve">, Budi, </w:t>
      </w:r>
      <w:proofErr w:type="spellStart"/>
      <w:r>
        <w:t>Duk</w:t>
      </w:r>
      <w:proofErr w:type="spellEnd"/>
      <w:r>
        <w:t xml:space="preserve">, </w:t>
      </w:r>
      <w:proofErr w:type="spellStart"/>
      <w:r>
        <w:t>Jur</w:t>
      </w:r>
      <w:proofErr w:type="spellEnd"/>
      <w:r>
        <w:t xml:space="preserve"> River, Kapoeta North, Leer, </w:t>
      </w:r>
      <w:proofErr w:type="spellStart"/>
      <w:r>
        <w:t>Manyendit</w:t>
      </w:r>
      <w:proofErr w:type="spellEnd"/>
      <w:r>
        <w:t xml:space="preserve">, </w:t>
      </w:r>
      <w:proofErr w:type="spellStart"/>
      <w:r>
        <w:t>Panyijiar</w:t>
      </w:r>
      <w:proofErr w:type="spellEnd"/>
      <w:r>
        <w:t xml:space="preserve">, Pibor, </w:t>
      </w:r>
      <w:proofErr w:type="spellStart"/>
      <w:r>
        <w:t>Ulang</w:t>
      </w:r>
      <w:proofErr w:type="spellEnd"/>
      <w:r>
        <w:t xml:space="preserve">, </w:t>
      </w:r>
      <w:proofErr w:type="spellStart"/>
      <w:r>
        <w:t>Uror</w:t>
      </w:r>
      <w:proofErr w:type="spellEnd"/>
      <w:r>
        <w:t xml:space="preserve"> and </w:t>
      </w:r>
      <w:proofErr w:type="spellStart"/>
      <w:r>
        <w:t>Wau</w:t>
      </w:r>
      <w:proofErr w:type="spellEnd"/>
      <w:r>
        <w:t xml:space="preserve">. The key metrics were grouped by themes, reflective of resilience parameters shown in </w:t>
      </w:r>
      <w:r w:rsidR="0013726B">
        <w:t xml:space="preserve">Figure </w:t>
      </w:r>
      <w:r>
        <w:t>1.</w:t>
      </w:r>
    </w:p>
    <w:p w14:paraId="5947C39C" w14:textId="32640E12" w:rsidR="000F13E2" w:rsidRDefault="0013726B" w:rsidP="0013726B">
      <w:pPr>
        <w:pStyle w:val="Caption"/>
      </w:pPr>
      <w:bookmarkStart w:id="24" w:name="_Toc90462174"/>
      <w:r>
        <w:t xml:space="preserve">Figure </w:t>
      </w:r>
      <w:fldSimple w:instr=" SEQ Figure \* ARABIC ">
        <w:r>
          <w:rPr>
            <w:noProof/>
          </w:rPr>
          <w:t>1</w:t>
        </w:r>
      </w:fldSimple>
      <w:r w:rsidR="000F13E2">
        <w:t xml:space="preserve">. resilience </w:t>
      </w:r>
      <w:commentRangeStart w:id="25"/>
      <w:commentRangeStart w:id="26"/>
      <w:commentRangeStart w:id="27"/>
      <w:r w:rsidR="000F13E2">
        <w:t>theme</w:t>
      </w:r>
      <w:r>
        <w:t>s and Indicators</w:t>
      </w:r>
      <w:commentRangeEnd w:id="25"/>
      <w:r w:rsidR="00BA5831">
        <w:rPr>
          <w:rStyle w:val="CommentReference"/>
          <w:rFonts w:cs="GillSansMTStd-Book"/>
          <w:b w:val="0"/>
          <w:iCs w:val="0"/>
          <w:caps w:val="0"/>
          <w:color w:val="6C6463"/>
        </w:rPr>
        <w:commentReference w:id="25"/>
      </w:r>
      <w:bookmarkEnd w:id="24"/>
      <w:commentRangeEnd w:id="26"/>
      <w:r w:rsidR="008707A3">
        <w:rPr>
          <w:rStyle w:val="CommentReference"/>
          <w:rFonts w:cs="GillSansMTStd-Book"/>
          <w:b w:val="0"/>
          <w:iCs w:val="0"/>
          <w:caps w:val="0"/>
          <w:color w:val="6C6463"/>
        </w:rPr>
        <w:commentReference w:id="26"/>
      </w:r>
      <w:commentRangeEnd w:id="27"/>
      <w:r w:rsidR="009315C4">
        <w:rPr>
          <w:rStyle w:val="CommentReference"/>
          <w:rFonts w:cs="GillSansMTStd-Book"/>
          <w:b w:val="0"/>
          <w:iCs w:val="0"/>
          <w:caps w:val="0"/>
          <w:color w:val="6C6463"/>
        </w:rPr>
        <w:commentReference w:id="27"/>
      </w:r>
    </w:p>
    <w:p w14:paraId="58C7D5A5" w14:textId="73377B58" w:rsidR="00D47C30" w:rsidRPr="00D47C30" w:rsidRDefault="009315C4" w:rsidP="00D47C30">
      <w:r>
        <w:rPr>
          <w:noProof/>
        </w:rPr>
        <mc:AlternateContent>
          <mc:Choice Requires="wpg">
            <w:drawing>
              <wp:anchor distT="0" distB="0" distL="114300" distR="114300" simplePos="0" relativeHeight="251658248" behindDoc="0" locked="0" layoutInCell="1" allowOverlap="1" wp14:anchorId="3283D8E1" wp14:editId="1BD01A7F">
                <wp:simplePos x="0" y="0"/>
                <wp:positionH relativeFrom="column">
                  <wp:posOffset>38100</wp:posOffset>
                </wp:positionH>
                <wp:positionV relativeFrom="paragraph">
                  <wp:posOffset>117475</wp:posOffset>
                </wp:positionV>
                <wp:extent cx="6070600" cy="3183890"/>
                <wp:effectExtent l="0" t="0" r="6350" b="16510"/>
                <wp:wrapNone/>
                <wp:docPr id="6" name="Group 6"/>
                <wp:cNvGraphicFramePr/>
                <a:graphic xmlns:a="http://schemas.openxmlformats.org/drawingml/2006/main">
                  <a:graphicData uri="http://schemas.microsoft.com/office/word/2010/wordprocessingGroup">
                    <wpg:wgp>
                      <wpg:cNvGrpSpPr/>
                      <wpg:grpSpPr>
                        <a:xfrm>
                          <a:off x="0" y="0"/>
                          <a:ext cx="6070600" cy="3183890"/>
                          <a:chOff x="0" y="0"/>
                          <a:chExt cx="6070600" cy="3183890"/>
                        </a:xfrm>
                      </wpg:grpSpPr>
                      <wpg:grpSp>
                        <wpg:cNvPr id="1" name="Group 19"/>
                        <wpg:cNvGrpSpPr/>
                        <wpg:grpSpPr>
                          <a:xfrm>
                            <a:off x="1682750" y="495300"/>
                            <a:ext cx="2735580" cy="2688590"/>
                            <a:chOff x="1" y="0"/>
                            <a:chExt cx="4015985" cy="3984613"/>
                          </a:xfrm>
                        </wpg:grpSpPr>
                        <wpg:grpSp>
                          <wpg:cNvPr id="3" name="Group 3"/>
                          <wpg:cNvGrpSpPr/>
                          <wpg:grpSpPr>
                            <a:xfrm>
                              <a:off x="1" y="543558"/>
                              <a:ext cx="4015985" cy="3441055"/>
                              <a:chOff x="0" y="543558"/>
                              <a:chExt cx="3907160" cy="3315735"/>
                            </a:xfrm>
                          </wpg:grpSpPr>
                          <wps:wsp>
                            <wps:cNvPr id="16" name="Flowchart: Connector 16"/>
                            <wps:cNvSpPr/>
                            <wps:spPr>
                              <a:xfrm>
                                <a:off x="253037" y="543558"/>
                                <a:ext cx="3214183" cy="3315735"/>
                              </a:xfrm>
                              <a:prstGeom prst="flowChartConnector">
                                <a:avLst/>
                              </a:prstGeom>
                              <a:noFill/>
                              <a:ln>
                                <a:solidFill>
                                  <a:schemeClr val="accent3">
                                    <a:lumMod val="75000"/>
                                  </a:schemeClr>
                                </a:solidFill>
                              </a:ln>
                              <a:effectLst/>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 name="Picture 20"/>
                              <pic:cNvPicPr>
                                <a:picLocks noChangeAspect="1"/>
                              </pic:cNvPicPr>
                            </pic:nvPicPr>
                            <pic:blipFill>
                              <a:blip r:embed="rId23"/>
                              <a:stretch>
                                <a:fillRect/>
                              </a:stretch>
                            </pic:blipFill>
                            <pic:spPr>
                              <a:xfrm>
                                <a:off x="2592132" y="781793"/>
                                <a:ext cx="1315028" cy="1419633"/>
                              </a:xfrm>
                              <a:prstGeom prst="rect">
                                <a:avLst/>
                              </a:prstGeom>
                            </pic:spPr>
                          </pic:pic>
                          <pic:pic xmlns:pic="http://schemas.openxmlformats.org/drawingml/2006/picture">
                            <pic:nvPicPr>
                              <pic:cNvPr id="21" name="Picture 21"/>
                              <pic:cNvPicPr>
                                <a:picLocks noChangeAspect="1"/>
                              </pic:cNvPicPr>
                            </pic:nvPicPr>
                            <pic:blipFill>
                              <a:blip r:embed="rId24"/>
                              <a:stretch>
                                <a:fillRect/>
                              </a:stretch>
                            </pic:blipFill>
                            <pic:spPr>
                              <a:xfrm>
                                <a:off x="133359" y="2491552"/>
                                <a:ext cx="1491148" cy="1108713"/>
                              </a:xfrm>
                              <a:prstGeom prst="rect">
                                <a:avLst/>
                              </a:prstGeom>
                            </pic:spPr>
                          </pic:pic>
                          <pic:pic xmlns:pic="http://schemas.openxmlformats.org/drawingml/2006/picture">
                            <pic:nvPicPr>
                              <pic:cNvPr id="22" name="Picture 22"/>
                              <pic:cNvPicPr>
                                <a:picLocks noChangeAspect="1"/>
                              </pic:cNvPicPr>
                            </pic:nvPicPr>
                            <pic:blipFill>
                              <a:blip r:embed="rId25"/>
                              <a:stretch>
                                <a:fillRect/>
                              </a:stretch>
                            </pic:blipFill>
                            <pic:spPr>
                              <a:xfrm>
                                <a:off x="2007515" y="2491552"/>
                                <a:ext cx="1588252" cy="1102760"/>
                              </a:xfrm>
                              <a:prstGeom prst="rect">
                                <a:avLst/>
                              </a:prstGeom>
                            </pic:spPr>
                          </pic:pic>
                          <pic:pic xmlns:pic="http://schemas.openxmlformats.org/drawingml/2006/picture">
                            <pic:nvPicPr>
                              <pic:cNvPr id="24" name="Picture 24"/>
                              <pic:cNvPicPr>
                                <a:picLocks noChangeAspect="1"/>
                              </pic:cNvPicPr>
                            </pic:nvPicPr>
                            <pic:blipFill>
                              <a:blip r:embed="rId26"/>
                              <a:stretch>
                                <a:fillRect/>
                              </a:stretch>
                            </pic:blipFill>
                            <pic:spPr>
                              <a:xfrm>
                                <a:off x="0" y="1203132"/>
                                <a:ext cx="1212893" cy="1045276"/>
                              </a:xfrm>
                              <a:prstGeom prst="rect">
                                <a:avLst/>
                              </a:prstGeom>
                            </pic:spPr>
                          </pic:pic>
                        </wpg:grpSp>
                        <pic:pic xmlns:pic="http://schemas.openxmlformats.org/drawingml/2006/picture">
                          <pic:nvPicPr>
                            <pic:cNvPr id="32" name="Picture 32" descr="Icon&#10;&#10;Description automatically generated"/>
                            <pic:cNvPicPr>
                              <a:picLocks noChangeAspect="1"/>
                            </pic:cNvPicPr>
                          </pic:nvPicPr>
                          <pic:blipFill>
                            <a:blip r:embed="rId27"/>
                            <a:stretch>
                              <a:fillRect/>
                            </a:stretch>
                          </pic:blipFill>
                          <pic:spPr>
                            <a:xfrm>
                              <a:off x="1393355" y="0"/>
                              <a:ext cx="1121970" cy="1330965"/>
                            </a:xfrm>
                            <a:prstGeom prst="rect">
                              <a:avLst/>
                            </a:prstGeom>
                          </pic:spPr>
                        </pic:pic>
                      </wpg:grpSp>
                      <wps:wsp>
                        <wps:cNvPr id="43" name="Text Box 43"/>
                        <wps:cNvSpPr txBox="1"/>
                        <wps:spPr>
                          <a:xfrm>
                            <a:off x="0" y="273050"/>
                            <a:ext cx="2026920" cy="1021080"/>
                          </a:xfrm>
                          <a:prstGeom prst="rect">
                            <a:avLst/>
                          </a:prstGeom>
                          <a:solidFill>
                            <a:schemeClr val="lt1"/>
                          </a:solidFill>
                          <a:ln w="6350">
                            <a:noFill/>
                          </a:ln>
                        </wps:spPr>
                        <wps:txbx>
                          <w:txbxContent>
                            <w:p w14:paraId="44AD9D80" w14:textId="563237C6" w:rsidR="004F2DB6" w:rsidRPr="003E3603" w:rsidRDefault="004F2DB6" w:rsidP="003E3603">
                              <w:pPr>
                                <w:spacing w:after="0"/>
                                <w:rPr>
                                  <w:b/>
                                  <w:bCs/>
                                  <w:sz w:val="20"/>
                                  <w:szCs w:val="20"/>
                                </w:rPr>
                              </w:pPr>
                              <w:r w:rsidRPr="003E3603">
                                <w:rPr>
                                  <w:b/>
                                  <w:bCs/>
                                  <w:sz w:val="20"/>
                                  <w:szCs w:val="20"/>
                                </w:rPr>
                                <w:t>Social Norms</w:t>
                              </w:r>
                            </w:p>
                            <w:p w14:paraId="5F928EA1" w14:textId="72899820" w:rsidR="004F2DB6"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 xml:space="preserve">Acceptance </w:t>
                              </w:r>
                              <w:r w:rsidRPr="00D95247">
                                <w:rPr>
                                  <w:rFonts w:ascii="Gill Sans MT" w:hAnsi="Gill Sans MT"/>
                                  <w:sz w:val="20"/>
                                  <w:szCs w:val="20"/>
                                </w:rPr>
                                <w:t>of S</w:t>
                              </w:r>
                              <w:r>
                                <w:rPr>
                                  <w:rFonts w:ascii="Gill Sans MT" w:hAnsi="Gill Sans MT"/>
                                  <w:sz w:val="20"/>
                                  <w:szCs w:val="20"/>
                                </w:rPr>
                                <w:t>exual and Gender-Based Violence</w:t>
                              </w:r>
                            </w:p>
                            <w:p w14:paraId="1AFBEC36" w14:textId="5D466F8E" w:rsidR="004F2DB6"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Acceptance of Cattle Raiding</w:t>
                              </w:r>
                            </w:p>
                            <w:p w14:paraId="72327506" w14:textId="38BF273C" w:rsidR="004F2DB6"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Acceptance of Girls’ Education</w:t>
                              </w:r>
                            </w:p>
                            <w:p w14:paraId="0ECE0C99" w14:textId="4256B158" w:rsidR="004F2DB6" w:rsidRPr="00D95247"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Acceptance of Early Marriage</w:t>
                              </w:r>
                            </w:p>
                            <w:p w14:paraId="3A6660D0" w14:textId="77777777" w:rsidR="004F2DB6" w:rsidRDefault="004F2DB6" w:rsidP="003E3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4451350" y="1066800"/>
                            <a:ext cx="1440180" cy="1050036"/>
                          </a:xfrm>
                          <a:prstGeom prst="rect">
                            <a:avLst/>
                          </a:prstGeom>
                          <a:solidFill>
                            <a:schemeClr val="lt1"/>
                          </a:solidFill>
                          <a:ln w="6350">
                            <a:noFill/>
                          </a:ln>
                        </wps:spPr>
                        <wps:txbx>
                          <w:txbxContent>
                            <w:p w14:paraId="432CB443" w14:textId="0EBD40A6" w:rsidR="004F2DB6" w:rsidRPr="003E3603" w:rsidRDefault="004F2DB6" w:rsidP="003E3603">
                              <w:pPr>
                                <w:spacing w:after="0"/>
                                <w:rPr>
                                  <w:b/>
                                  <w:bCs/>
                                  <w:sz w:val="20"/>
                                  <w:szCs w:val="20"/>
                                </w:rPr>
                              </w:pPr>
                              <w:r>
                                <w:rPr>
                                  <w:b/>
                                  <w:bCs/>
                                  <w:sz w:val="20"/>
                                  <w:szCs w:val="20"/>
                                </w:rPr>
                                <w:t>Food Security</w:t>
                              </w:r>
                            </w:p>
                            <w:p w14:paraId="34C1B947" w14:textId="721E90B5" w:rsidR="004F2DB6" w:rsidRDefault="004F2DB6" w:rsidP="004F2DB6">
                              <w:pPr>
                                <w:pStyle w:val="ListParagraph"/>
                                <w:numPr>
                                  <w:ilvl w:val="0"/>
                                  <w:numId w:val="21"/>
                                </w:numPr>
                                <w:spacing w:after="360"/>
                                <w:ind w:left="360"/>
                                <w:jc w:val="left"/>
                                <w:rPr>
                                  <w:rFonts w:ascii="Gill Sans MT" w:hAnsi="Gill Sans MT"/>
                                  <w:sz w:val="20"/>
                                  <w:szCs w:val="20"/>
                                </w:rPr>
                              </w:pPr>
                              <w:r>
                                <w:rPr>
                                  <w:rFonts w:ascii="Gill Sans MT" w:hAnsi="Gill Sans MT"/>
                                  <w:sz w:val="20"/>
                                  <w:szCs w:val="20"/>
                                </w:rPr>
                                <w:t>Food Insecurity Experience Scale</w:t>
                              </w:r>
                            </w:p>
                            <w:p w14:paraId="19A26FA9" w14:textId="5E95D902" w:rsidR="004F2DB6" w:rsidRPr="003E3603"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Household Dietary Diversity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4248150" y="2457450"/>
                            <a:ext cx="1822450" cy="673100"/>
                          </a:xfrm>
                          <a:prstGeom prst="rect">
                            <a:avLst/>
                          </a:prstGeom>
                          <a:solidFill>
                            <a:schemeClr val="lt1"/>
                          </a:solidFill>
                          <a:ln w="6350">
                            <a:noFill/>
                          </a:ln>
                        </wps:spPr>
                        <wps:txbx>
                          <w:txbxContent>
                            <w:p w14:paraId="63FB8B51" w14:textId="25647193" w:rsidR="004F2DB6" w:rsidRPr="003E3603" w:rsidRDefault="004F2DB6" w:rsidP="006579F2">
                              <w:pPr>
                                <w:spacing w:after="0"/>
                                <w:rPr>
                                  <w:b/>
                                  <w:bCs/>
                                  <w:sz w:val="20"/>
                                  <w:szCs w:val="20"/>
                                </w:rPr>
                              </w:pPr>
                              <w:r>
                                <w:rPr>
                                  <w:b/>
                                  <w:bCs/>
                                  <w:sz w:val="20"/>
                                  <w:szCs w:val="20"/>
                                </w:rPr>
                                <w:t>Social Cohesion</w:t>
                              </w:r>
                            </w:p>
                            <w:p w14:paraId="441C802A" w14:textId="248EB65D"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Bonding Social Capital</w:t>
                              </w:r>
                            </w:p>
                            <w:p w14:paraId="146D9EA8" w14:textId="69326BD6" w:rsidR="004F2DB6" w:rsidRPr="003E3603"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Bridging Social Capital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73050" y="2393950"/>
                            <a:ext cx="1479550" cy="673100"/>
                          </a:xfrm>
                          <a:prstGeom prst="rect">
                            <a:avLst/>
                          </a:prstGeom>
                          <a:solidFill>
                            <a:schemeClr val="lt1"/>
                          </a:solidFill>
                          <a:ln w="6350">
                            <a:noFill/>
                          </a:ln>
                        </wps:spPr>
                        <wps:txbx>
                          <w:txbxContent>
                            <w:p w14:paraId="1CC367D6" w14:textId="7CC175E7" w:rsidR="004F2DB6" w:rsidRPr="003E3603" w:rsidRDefault="004F2DB6" w:rsidP="006579F2">
                              <w:pPr>
                                <w:spacing w:after="0"/>
                                <w:rPr>
                                  <w:b/>
                                  <w:bCs/>
                                  <w:sz w:val="20"/>
                                  <w:szCs w:val="20"/>
                                </w:rPr>
                              </w:pPr>
                              <w:r>
                                <w:rPr>
                                  <w:b/>
                                  <w:bCs/>
                                  <w:sz w:val="20"/>
                                  <w:szCs w:val="20"/>
                                </w:rPr>
                                <w:t>Personal Agency</w:t>
                              </w:r>
                            </w:p>
                            <w:p w14:paraId="0F73395D" w14:textId="0B817F64"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Aspirations</w:t>
                              </w:r>
                            </w:p>
                            <w:p w14:paraId="526C563D" w14:textId="231827DF" w:rsidR="004F2DB6" w:rsidRPr="003E3603"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Locus of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441700" y="0"/>
                            <a:ext cx="2019300" cy="754380"/>
                          </a:xfrm>
                          <a:prstGeom prst="rect">
                            <a:avLst/>
                          </a:prstGeom>
                          <a:solidFill>
                            <a:schemeClr val="lt1"/>
                          </a:solidFill>
                          <a:ln w="6350">
                            <a:noFill/>
                          </a:ln>
                        </wps:spPr>
                        <wps:txbx>
                          <w:txbxContent>
                            <w:p w14:paraId="439DF57D" w14:textId="7FF7AFDE" w:rsidR="004F2DB6" w:rsidRPr="003E3603" w:rsidRDefault="004F2DB6" w:rsidP="006579F2">
                              <w:pPr>
                                <w:spacing w:after="0"/>
                                <w:rPr>
                                  <w:b/>
                                  <w:bCs/>
                                  <w:sz w:val="20"/>
                                  <w:szCs w:val="20"/>
                                </w:rPr>
                              </w:pPr>
                              <w:r>
                                <w:rPr>
                                  <w:b/>
                                  <w:bCs/>
                                  <w:sz w:val="20"/>
                                  <w:szCs w:val="20"/>
                                </w:rPr>
                                <w:t>Shocks and Stresses</w:t>
                              </w:r>
                            </w:p>
                            <w:p w14:paraId="1DDF8791" w14:textId="7F4498E7"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Shock Incidence, Types</w:t>
                              </w:r>
                            </w:p>
                            <w:p w14:paraId="23608046" w14:textId="1FFFAEC0"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Shock Exposure</w:t>
                              </w:r>
                            </w:p>
                            <w:p w14:paraId="2EDFB5BF" w14:textId="4945B02B" w:rsidR="004F2DB6" w:rsidRPr="003E3603"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Conflict Incidence,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83D8E1" id="Group 6" o:spid="_x0000_s1027" style="position:absolute;left:0;text-align:left;margin-left:3pt;margin-top:9.25pt;width:478pt;height:250.7pt;z-index:251658248" coordsize="60706,31838"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">
                <v:group id="Group 19" o:spid="_x0000_s1028" style="position:absolute;left:16827;top:4953;width:27356;height:26885" coordorigin="" coordsize="40159,39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3" o:spid="_x0000_s1029" style="position:absolute;top:5435;width:40159;height:34411" coordorigin=",5435" coordsize="39071,3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30" type="#_x0000_t120" style="position:absolute;left:2530;top:5435;width:32142;height:3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" filled="f" strokecolor="#76923c [2406]"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1" type="#_x0000_t75" style="position:absolute;left:25921;top:7817;width:13150;height:1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">
                      <v:imagedata r:id="rId28" o:title=""/>
                    </v:shape>
                    <v:shape id="Picture 21" o:spid="_x0000_s1032" type="#_x0000_t75" style="position:absolute;left:1333;top:24915;width:14912;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">
                      <v:imagedata r:id="rId29" o:title=""/>
                    </v:shape>
                    <v:shape id="Picture 22" o:spid="_x0000_s1033" type="#_x0000_t75" style="position:absolute;left:20075;top:24915;width:15882;height:1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">
                      <v:imagedata r:id="rId30" o:title=""/>
                    </v:shape>
                    <v:shape id="Picture 24" o:spid="_x0000_s1034" type="#_x0000_t75" style="position:absolute;top:12031;width:12128;height:10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">
                      <v:imagedata r:id="rId31" o:title=""/>
                    </v:shape>
                  </v:group>
                  <v:shape id="Picture 32" o:spid="_x0000_s1035" type="#_x0000_t75" alt="Icon&#10;&#10;Description automatically generated" style="position:absolute;left:13933;width:11220;height:13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">
                    <v:imagedata r:id="rId32" o:title="Icon&#10;&#10;Description automatically generated"/>
                  </v:shape>
                </v:group>
                <v:shape id="Text Box 43" o:spid="_x0000_s1036" type="#_x0000_t202" style="position:absolute;top:2730;width:20269;height:10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4AD9D80" w14:textId="563237C6" w:rsidR="004F2DB6" w:rsidRPr="003E3603" w:rsidRDefault="004F2DB6" w:rsidP="003E3603">
                        <w:pPr>
                          <w:spacing w:after="0"/>
                          <w:rPr>
                            <w:b/>
                            <w:bCs/>
                            <w:sz w:val="20"/>
                            <w:szCs w:val="20"/>
                          </w:rPr>
                        </w:pPr>
                        <w:r w:rsidRPr="003E3603">
                          <w:rPr>
                            <w:b/>
                            <w:bCs/>
                            <w:sz w:val="20"/>
                            <w:szCs w:val="20"/>
                          </w:rPr>
                          <w:t>Social Norms</w:t>
                        </w:r>
                      </w:p>
                      <w:p w14:paraId="5F928EA1" w14:textId="72899820" w:rsidR="004F2DB6"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 xml:space="preserve">Acceptance </w:t>
                        </w:r>
                        <w:r w:rsidRPr="00D95247">
                          <w:rPr>
                            <w:rFonts w:ascii="Gill Sans MT" w:hAnsi="Gill Sans MT"/>
                            <w:sz w:val="20"/>
                            <w:szCs w:val="20"/>
                          </w:rPr>
                          <w:t>of S</w:t>
                        </w:r>
                        <w:r>
                          <w:rPr>
                            <w:rFonts w:ascii="Gill Sans MT" w:hAnsi="Gill Sans MT"/>
                            <w:sz w:val="20"/>
                            <w:szCs w:val="20"/>
                          </w:rPr>
                          <w:t>exual and Gender-Based Violence</w:t>
                        </w:r>
                      </w:p>
                      <w:p w14:paraId="1AFBEC36" w14:textId="5D466F8E" w:rsidR="004F2DB6"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Acceptance of Cattle Raiding</w:t>
                        </w:r>
                      </w:p>
                      <w:p w14:paraId="72327506" w14:textId="38BF273C" w:rsidR="004F2DB6"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Acceptance of Girls’ Education</w:t>
                        </w:r>
                      </w:p>
                      <w:p w14:paraId="0ECE0C99" w14:textId="4256B158" w:rsidR="004F2DB6" w:rsidRPr="00D95247"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Acceptance of Early Marriage</w:t>
                        </w:r>
                      </w:p>
                      <w:p w14:paraId="3A6660D0" w14:textId="77777777" w:rsidR="004F2DB6" w:rsidRDefault="004F2DB6" w:rsidP="003E3603"/>
                    </w:txbxContent>
                  </v:textbox>
                </v:shape>
                <v:shape id="Text Box 44" o:spid="_x0000_s1037" type="#_x0000_t202" style="position:absolute;left:44513;top:10668;width:14402;height:1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432CB443" w14:textId="0EBD40A6" w:rsidR="004F2DB6" w:rsidRPr="003E3603" w:rsidRDefault="004F2DB6" w:rsidP="003E3603">
                        <w:pPr>
                          <w:spacing w:after="0"/>
                          <w:rPr>
                            <w:b/>
                            <w:bCs/>
                            <w:sz w:val="20"/>
                            <w:szCs w:val="20"/>
                          </w:rPr>
                        </w:pPr>
                        <w:r>
                          <w:rPr>
                            <w:b/>
                            <w:bCs/>
                            <w:sz w:val="20"/>
                            <w:szCs w:val="20"/>
                          </w:rPr>
                          <w:t>Food Security</w:t>
                        </w:r>
                      </w:p>
                      <w:p w14:paraId="34C1B947" w14:textId="721E90B5" w:rsidR="004F2DB6" w:rsidRDefault="004F2DB6" w:rsidP="004F2DB6">
                        <w:pPr>
                          <w:pStyle w:val="ListParagraph"/>
                          <w:numPr>
                            <w:ilvl w:val="0"/>
                            <w:numId w:val="21"/>
                          </w:numPr>
                          <w:spacing w:after="360"/>
                          <w:ind w:left="360"/>
                          <w:jc w:val="left"/>
                          <w:rPr>
                            <w:rFonts w:ascii="Gill Sans MT" w:hAnsi="Gill Sans MT"/>
                            <w:sz w:val="20"/>
                            <w:szCs w:val="20"/>
                          </w:rPr>
                        </w:pPr>
                        <w:r>
                          <w:rPr>
                            <w:rFonts w:ascii="Gill Sans MT" w:hAnsi="Gill Sans MT"/>
                            <w:sz w:val="20"/>
                            <w:szCs w:val="20"/>
                          </w:rPr>
                          <w:t>Food Insecurity Experience Scale</w:t>
                        </w:r>
                      </w:p>
                      <w:p w14:paraId="19A26FA9" w14:textId="5E95D902" w:rsidR="004F2DB6" w:rsidRPr="003E3603" w:rsidRDefault="004F2DB6" w:rsidP="003E3603">
                        <w:pPr>
                          <w:pStyle w:val="ListParagraph"/>
                          <w:numPr>
                            <w:ilvl w:val="0"/>
                            <w:numId w:val="21"/>
                          </w:numPr>
                          <w:ind w:left="360"/>
                          <w:rPr>
                            <w:rFonts w:ascii="Gill Sans MT" w:hAnsi="Gill Sans MT"/>
                            <w:sz w:val="20"/>
                            <w:szCs w:val="20"/>
                          </w:rPr>
                        </w:pPr>
                        <w:r>
                          <w:rPr>
                            <w:rFonts w:ascii="Gill Sans MT" w:hAnsi="Gill Sans MT"/>
                            <w:sz w:val="20"/>
                            <w:szCs w:val="20"/>
                          </w:rPr>
                          <w:t>Household Dietary Diversity Scale</w:t>
                        </w:r>
                      </w:p>
                    </w:txbxContent>
                  </v:textbox>
                </v:shape>
                <v:shape id="Text Box 45" o:spid="_x0000_s1038" type="#_x0000_t202" style="position:absolute;left:42481;top:24574;width:18225;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3FB8B51" w14:textId="25647193" w:rsidR="004F2DB6" w:rsidRPr="003E3603" w:rsidRDefault="004F2DB6" w:rsidP="006579F2">
                        <w:pPr>
                          <w:spacing w:after="0"/>
                          <w:rPr>
                            <w:b/>
                            <w:bCs/>
                            <w:sz w:val="20"/>
                            <w:szCs w:val="20"/>
                          </w:rPr>
                        </w:pPr>
                        <w:r>
                          <w:rPr>
                            <w:b/>
                            <w:bCs/>
                            <w:sz w:val="20"/>
                            <w:szCs w:val="20"/>
                          </w:rPr>
                          <w:t>Social Cohesion</w:t>
                        </w:r>
                      </w:p>
                      <w:p w14:paraId="441C802A" w14:textId="248EB65D"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Bonding Social Capital</w:t>
                        </w:r>
                      </w:p>
                      <w:p w14:paraId="146D9EA8" w14:textId="69326BD6" w:rsidR="004F2DB6" w:rsidRPr="003E3603"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Bridging Social Capital</w:t>
                        </w:r>
                      </w:p>
                    </w:txbxContent>
                  </v:textbox>
                </v:shape>
                <v:shape id="Text Box 46" o:spid="_x0000_s1039" type="#_x0000_t202" style="position:absolute;left:2730;top:23939;width:14796;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1CC367D6" w14:textId="7CC175E7" w:rsidR="004F2DB6" w:rsidRPr="003E3603" w:rsidRDefault="004F2DB6" w:rsidP="006579F2">
                        <w:pPr>
                          <w:spacing w:after="0"/>
                          <w:rPr>
                            <w:b/>
                            <w:bCs/>
                            <w:sz w:val="20"/>
                            <w:szCs w:val="20"/>
                          </w:rPr>
                        </w:pPr>
                        <w:r>
                          <w:rPr>
                            <w:b/>
                            <w:bCs/>
                            <w:sz w:val="20"/>
                            <w:szCs w:val="20"/>
                          </w:rPr>
                          <w:t>Personal Agency</w:t>
                        </w:r>
                      </w:p>
                      <w:p w14:paraId="0F73395D" w14:textId="0B817F64"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Aspirations</w:t>
                        </w:r>
                      </w:p>
                      <w:p w14:paraId="526C563D" w14:textId="231827DF" w:rsidR="004F2DB6" w:rsidRPr="003E3603"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Locus of Control</w:t>
                        </w:r>
                      </w:p>
                    </w:txbxContent>
                  </v:textbox>
                </v:shape>
                <v:shape id="Text Box 47" o:spid="_x0000_s1040" type="#_x0000_t202" style="position:absolute;left:34417;width:20193;height:7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439DF57D" w14:textId="7FF7AFDE" w:rsidR="004F2DB6" w:rsidRPr="003E3603" w:rsidRDefault="004F2DB6" w:rsidP="006579F2">
                        <w:pPr>
                          <w:spacing w:after="0"/>
                          <w:rPr>
                            <w:b/>
                            <w:bCs/>
                            <w:sz w:val="20"/>
                            <w:szCs w:val="20"/>
                          </w:rPr>
                        </w:pPr>
                        <w:r>
                          <w:rPr>
                            <w:b/>
                            <w:bCs/>
                            <w:sz w:val="20"/>
                            <w:szCs w:val="20"/>
                          </w:rPr>
                          <w:t>Shocks and Stresses</w:t>
                        </w:r>
                      </w:p>
                      <w:p w14:paraId="1DDF8791" w14:textId="7F4498E7"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Shock Incidence, Types</w:t>
                        </w:r>
                      </w:p>
                      <w:p w14:paraId="23608046" w14:textId="1FFFAEC0" w:rsidR="004F2DB6"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Shock Exposure</w:t>
                        </w:r>
                      </w:p>
                      <w:p w14:paraId="2EDFB5BF" w14:textId="4945B02B" w:rsidR="004F2DB6" w:rsidRPr="003E3603" w:rsidRDefault="004F2DB6" w:rsidP="006579F2">
                        <w:pPr>
                          <w:pStyle w:val="ListParagraph"/>
                          <w:numPr>
                            <w:ilvl w:val="0"/>
                            <w:numId w:val="21"/>
                          </w:numPr>
                          <w:ind w:left="360"/>
                          <w:rPr>
                            <w:rFonts w:ascii="Gill Sans MT" w:hAnsi="Gill Sans MT"/>
                            <w:sz w:val="20"/>
                            <w:szCs w:val="20"/>
                          </w:rPr>
                        </w:pPr>
                        <w:r>
                          <w:rPr>
                            <w:rFonts w:ascii="Gill Sans MT" w:hAnsi="Gill Sans MT"/>
                            <w:sz w:val="20"/>
                            <w:szCs w:val="20"/>
                          </w:rPr>
                          <w:t>Conflict Incidence, Types</w:t>
                        </w:r>
                      </w:p>
                    </w:txbxContent>
                  </v:textbox>
                </v:shape>
              </v:group>
            </w:pict>
          </mc:Fallback>
        </mc:AlternateContent>
      </w:r>
    </w:p>
    <w:p w14:paraId="61BD10D6" w14:textId="2695F710" w:rsidR="0013726B" w:rsidRDefault="0013726B" w:rsidP="0013726B"/>
    <w:p w14:paraId="6741D8AE" w14:textId="14BC6FE4" w:rsidR="0013726B" w:rsidRDefault="0013726B" w:rsidP="0013726B"/>
    <w:p w14:paraId="17C1E76E" w14:textId="1BE76D6A" w:rsidR="0013726B" w:rsidRDefault="0013726B" w:rsidP="0013726B"/>
    <w:p w14:paraId="622354E1" w14:textId="09580EC2" w:rsidR="0013726B" w:rsidRDefault="0013726B" w:rsidP="0013726B"/>
    <w:p w14:paraId="341817A5" w14:textId="71BB5D75" w:rsidR="0013726B" w:rsidRDefault="0013726B" w:rsidP="0013726B"/>
    <w:p w14:paraId="62B6A0C7" w14:textId="4A86AFD3" w:rsidR="0013726B" w:rsidRDefault="0013726B" w:rsidP="0013726B"/>
    <w:p w14:paraId="090EE2EB" w14:textId="11FDFF27" w:rsidR="0013726B" w:rsidRDefault="0013726B" w:rsidP="0013726B"/>
    <w:p w14:paraId="06560021" w14:textId="0B855CAC" w:rsidR="0013726B" w:rsidRDefault="0013726B" w:rsidP="0013726B"/>
    <w:p w14:paraId="24033D61" w14:textId="7B487122" w:rsidR="0013726B" w:rsidRDefault="0013726B" w:rsidP="0013726B"/>
    <w:p w14:paraId="4685380D" w14:textId="37D6995B" w:rsidR="0013726B" w:rsidRPr="0013726B" w:rsidRDefault="0013726B" w:rsidP="0013726B"/>
    <w:p w14:paraId="6D425193" w14:textId="77777777" w:rsidR="000F13E2" w:rsidRPr="0096327A" w:rsidRDefault="000F13E2" w:rsidP="000F13E2">
      <w:pPr>
        <w:pStyle w:val="Heading2"/>
        <w:rPr>
          <w:strike/>
        </w:rPr>
      </w:pPr>
      <w:bookmarkStart w:id="29" w:name="_Toc62116075"/>
      <w:bookmarkStart w:id="30" w:name="_Toc89154347"/>
      <w:bookmarkStart w:id="31" w:name="_Toc90462103"/>
      <w:commentRangeStart w:id="32"/>
      <w:commentRangeStart w:id="33"/>
      <w:commentRangeStart w:id="34"/>
      <w:r w:rsidRPr="0096327A">
        <w:rPr>
          <w:strike/>
        </w:rPr>
        <w:t>Development Hypothesis</w:t>
      </w:r>
      <w:bookmarkEnd w:id="29"/>
      <w:bookmarkEnd w:id="30"/>
      <w:bookmarkEnd w:id="31"/>
    </w:p>
    <w:p w14:paraId="24405643" w14:textId="77777777" w:rsidR="000F13E2" w:rsidRPr="0096327A" w:rsidRDefault="000F13E2" w:rsidP="000F13E2">
      <w:pPr>
        <w:rPr>
          <w:strike/>
        </w:rPr>
      </w:pPr>
      <w:r w:rsidRPr="0096327A">
        <w:rPr>
          <w:strike/>
        </w:rPr>
        <w:lastRenderedPageBreak/>
        <w:t>The Mission posits that, in the absence of an effective government: IF it focuses its resources in target areas AND meets basic humanitarian needs, thereby reducing the likelihood that households employ negative coping strategies that set them back on the development ladder; AND it boosts the resilience of households to shocks by increasing their ability and tendency to pursue diverse livelihood opportunities and employ positive planning and coping strategies in the face of shocks; AND it helps strengthen intra and inter-community bonds and cohesion; AND it gives households and communities more responsibility and ability to control their development “journey;” THEN the target areas will be less dependent on aid and will have a stronger foundation for eventual “self-reliance”.</w:t>
      </w:r>
      <w:commentRangeEnd w:id="32"/>
      <w:r>
        <w:rPr>
          <w:rStyle w:val="CommentReference"/>
        </w:rPr>
        <w:commentReference w:id="32"/>
      </w:r>
      <w:commentRangeEnd w:id="33"/>
      <w:r w:rsidR="00082616">
        <w:rPr>
          <w:rStyle w:val="CommentReference"/>
        </w:rPr>
        <w:commentReference w:id="33"/>
      </w:r>
      <w:commentRangeEnd w:id="34"/>
      <w:r w:rsidR="00A7516F">
        <w:rPr>
          <w:rStyle w:val="CommentReference"/>
        </w:rPr>
        <w:commentReference w:id="34"/>
      </w:r>
    </w:p>
    <w:p w14:paraId="533A0482" w14:textId="77777777" w:rsidR="000F13E2" w:rsidRDefault="000F13E2" w:rsidP="000F13E2">
      <w:pPr>
        <w:pStyle w:val="Heading2"/>
      </w:pPr>
      <w:bookmarkStart w:id="36" w:name="_Toc62116078"/>
      <w:bookmarkStart w:id="37" w:name="_Toc89154348"/>
      <w:bookmarkStart w:id="38" w:name="_Toc90462104"/>
      <w:commentRangeStart w:id="39"/>
      <w:commentRangeStart w:id="40"/>
      <w:r>
        <w:t xml:space="preserve">Audience and Intended </w:t>
      </w:r>
      <w:commentRangeEnd w:id="39"/>
      <w:r>
        <w:rPr>
          <w:rStyle w:val="CommentReference"/>
          <w:b w:val="0"/>
          <w:bCs w:val="0"/>
          <w:caps w:val="0"/>
          <w:color w:val="6C6463"/>
        </w:rPr>
        <w:commentReference w:id="39"/>
      </w:r>
      <w:commentRangeEnd w:id="40"/>
      <w:r w:rsidR="00B87A5C">
        <w:rPr>
          <w:rStyle w:val="CommentReference"/>
          <w:b w:val="0"/>
          <w:bCs w:val="0"/>
          <w:caps w:val="0"/>
          <w:color w:val="6C6463"/>
        </w:rPr>
        <w:commentReference w:id="40"/>
      </w:r>
      <w:r>
        <w:t>Users</w:t>
      </w:r>
      <w:bookmarkEnd w:id="36"/>
      <w:bookmarkEnd w:id="37"/>
      <w:bookmarkEnd w:id="38"/>
    </w:p>
    <w:p w14:paraId="73CBC398" w14:textId="77777777" w:rsidR="000F13E2" w:rsidRDefault="000F13E2" w:rsidP="000F13E2">
      <w:r>
        <w:t xml:space="preserve">The audience of the baseline survey report will be the USAID/South Sudan Mission and its partners, USAID/Africa Bureau, and USAID/Washington. USAID will use the baseline survey findings to assess progress towards achievement of the outcomes included in its new transitional strategy. </w:t>
      </w:r>
    </w:p>
    <w:p w14:paraId="6B1B8C49" w14:textId="4B978A8F" w:rsidR="000F13E2" w:rsidRDefault="000F13E2" w:rsidP="000F13E2">
      <w:r>
        <w:t>This report presents the results and summary of the S</w:t>
      </w:r>
      <w:r w:rsidR="00DE3178">
        <w:t>outh</w:t>
      </w:r>
      <w:r>
        <w:t xml:space="preserve"> Sudan baseline study in the following order/sections: 1) introduction, 2) background, 3) methods, 4) findings, 5) discussion, 6) recommendations, 7) bibliographic, and 8) annex. </w:t>
      </w:r>
    </w:p>
    <w:p w14:paraId="0000006A" w14:textId="328F2181" w:rsidR="00C071E2" w:rsidRDefault="0006602C">
      <w:pPr>
        <w:pStyle w:val="Heading1"/>
        <w:tabs>
          <w:tab w:val="left" w:pos="720"/>
        </w:tabs>
        <w:spacing w:after="240"/>
      </w:pPr>
      <w:bookmarkStart w:id="41" w:name="_Toc90462105"/>
      <w:r>
        <w:t>Background</w:t>
      </w:r>
      <w:r w:rsidR="003923A5">
        <w:t xml:space="preserve"> (1-3 pages</w:t>
      </w:r>
      <w:r w:rsidR="00CD29A3">
        <w:t>; CF</w:t>
      </w:r>
      <w:r w:rsidR="003923A5">
        <w:t>)</w:t>
      </w:r>
      <w:bookmarkEnd w:id="41"/>
    </w:p>
    <w:p w14:paraId="487A9CDE" w14:textId="3DDB81B9" w:rsidR="007C7B45" w:rsidRPr="007C7B45" w:rsidRDefault="007C7B45" w:rsidP="007C7B45">
      <w:r>
        <w:t>TBD</w:t>
      </w:r>
    </w:p>
    <w:p w14:paraId="000000A3" w14:textId="5535F34E" w:rsidR="00C071E2" w:rsidRDefault="0006602C">
      <w:pPr>
        <w:pStyle w:val="Heading1"/>
      </w:pPr>
      <w:bookmarkStart w:id="42" w:name="_Toc90462106"/>
      <w:r>
        <w:t>Methods</w:t>
      </w:r>
      <w:bookmarkEnd w:id="42"/>
    </w:p>
    <w:p w14:paraId="54F31D53" w14:textId="394CE72A" w:rsidR="00BF4AEE" w:rsidRDefault="0087173D" w:rsidP="00BF4AEE">
      <w:pPr>
        <w:pStyle w:val="Heading2"/>
      </w:pPr>
      <w:bookmarkStart w:id="43" w:name="_Toc90462107"/>
      <w:r>
        <w:t>Design</w:t>
      </w:r>
      <w:bookmarkEnd w:id="43"/>
    </w:p>
    <w:p w14:paraId="1EFEAC06" w14:textId="535AC623" w:rsidR="00855ADD" w:rsidRDefault="00855ADD" w:rsidP="00855ADD">
      <w:r w:rsidRPr="00855ADD">
        <w:t>The purpose of th</w:t>
      </w:r>
      <w:r>
        <w:t xml:space="preserve">e study was to conduct a </w:t>
      </w:r>
      <w:r w:rsidRPr="00855ADD">
        <w:t xml:space="preserve">household survey </w:t>
      </w:r>
      <w:r>
        <w:t xml:space="preserve">that would </w:t>
      </w:r>
      <w:r w:rsidRPr="00855ADD">
        <w:t xml:space="preserve">gather baseline data </w:t>
      </w:r>
      <w:r>
        <w:t xml:space="preserve">at the household level </w:t>
      </w:r>
      <w:r w:rsidRPr="00855ADD">
        <w:t>for indicators included in Mission’s four-year strategy to enable future measurement and prediction and allow for evidence-based decision making, learning and adapting</w:t>
      </w:r>
      <w:r>
        <w:t xml:space="preserve">. The study did not have any specific research questions beyond the indicators enumerated in the scope of work. The implementation of the study </w:t>
      </w:r>
      <w:r w:rsidR="00974BCB">
        <w:t>occurred in two phases. Phase 1 happened from February 2021 to Ju</w:t>
      </w:r>
      <w:r w:rsidR="005C5A3E">
        <w:t>ne</w:t>
      </w:r>
      <w:r w:rsidR="00974BCB">
        <w:t xml:space="preserve"> 2021 featuring Akobo, Budi, </w:t>
      </w:r>
      <w:proofErr w:type="spellStart"/>
      <w:r w:rsidR="00974BCB">
        <w:t>Duk</w:t>
      </w:r>
      <w:proofErr w:type="spellEnd"/>
      <w:r w:rsidR="00974BCB">
        <w:t xml:space="preserve">, Leer, Pibor, and </w:t>
      </w:r>
      <w:proofErr w:type="spellStart"/>
      <w:r w:rsidR="00974BCB">
        <w:t>Uror</w:t>
      </w:r>
      <w:proofErr w:type="spellEnd"/>
      <w:r w:rsidR="00974BCB">
        <w:t xml:space="preserve"> counties; Phase 2 took place from July 2021 to </w:t>
      </w:r>
      <w:r w:rsidR="005C5A3E">
        <w:t xml:space="preserve">November </w:t>
      </w:r>
      <w:r w:rsidR="00974BCB">
        <w:t xml:space="preserve">2021 in </w:t>
      </w:r>
      <w:proofErr w:type="spellStart"/>
      <w:r w:rsidR="00974BCB">
        <w:t>Baliet</w:t>
      </w:r>
      <w:proofErr w:type="spellEnd"/>
      <w:r w:rsidR="00974BCB">
        <w:t xml:space="preserve">, </w:t>
      </w:r>
      <w:proofErr w:type="spellStart"/>
      <w:r w:rsidR="00974BCB">
        <w:t>Jur</w:t>
      </w:r>
      <w:proofErr w:type="spellEnd"/>
      <w:r w:rsidR="00974BCB">
        <w:t xml:space="preserve"> River, Kapoeta North, </w:t>
      </w:r>
      <w:proofErr w:type="spellStart"/>
      <w:r w:rsidR="00974BCB">
        <w:t>Mayendit</w:t>
      </w:r>
      <w:proofErr w:type="spellEnd"/>
      <w:r w:rsidR="00974BCB">
        <w:t xml:space="preserve">, </w:t>
      </w:r>
      <w:proofErr w:type="spellStart"/>
      <w:r w:rsidR="00DD0616">
        <w:t>Panyijar</w:t>
      </w:r>
      <w:proofErr w:type="spellEnd"/>
      <w:r w:rsidR="00974BCB">
        <w:t xml:space="preserve">, </w:t>
      </w:r>
      <w:proofErr w:type="spellStart"/>
      <w:r w:rsidR="00974BCB">
        <w:t>Ulang</w:t>
      </w:r>
      <w:proofErr w:type="spellEnd"/>
      <w:r w:rsidR="00974BCB">
        <w:t xml:space="preserve">, and </w:t>
      </w:r>
      <w:proofErr w:type="spellStart"/>
      <w:r w:rsidR="00974BCB">
        <w:t>Wau</w:t>
      </w:r>
      <w:proofErr w:type="spellEnd"/>
      <w:r w:rsidR="00974BCB">
        <w:t xml:space="preserve"> counties.</w:t>
      </w:r>
      <w:r>
        <w:t xml:space="preserve"> </w:t>
      </w:r>
    </w:p>
    <w:p w14:paraId="054FBAA9" w14:textId="353B9374" w:rsidR="0087173D" w:rsidRDefault="0087173D" w:rsidP="0087173D">
      <w:pPr>
        <w:pStyle w:val="Heading2"/>
      </w:pPr>
      <w:bookmarkStart w:id="44" w:name="_Toc90462108"/>
      <w:commentRangeStart w:id="45"/>
      <w:commentRangeStart w:id="46"/>
      <w:r>
        <w:t>Sample</w:t>
      </w:r>
      <w:commentRangeEnd w:id="45"/>
      <w:r w:rsidR="00175113">
        <w:rPr>
          <w:rStyle w:val="CommentReference"/>
          <w:b w:val="0"/>
          <w:bCs w:val="0"/>
          <w:caps w:val="0"/>
          <w:color w:val="6C6463"/>
        </w:rPr>
        <w:commentReference w:id="45"/>
      </w:r>
      <w:commentRangeEnd w:id="46"/>
      <w:r w:rsidR="008E7CE7">
        <w:rPr>
          <w:rStyle w:val="CommentReference"/>
          <w:b w:val="0"/>
          <w:bCs w:val="0"/>
          <w:caps w:val="0"/>
          <w:color w:val="6C6463"/>
        </w:rPr>
        <w:commentReference w:id="46"/>
      </w:r>
      <w:bookmarkEnd w:id="44"/>
    </w:p>
    <w:p w14:paraId="108E4DAE" w14:textId="77777777" w:rsidR="00004D84" w:rsidRDefault="00DA4139" w:rsidP="00DA4139">
      <w:pPr>
        <w:rPr>
          <w:rStyle w:val="CommentReference"/>
        </w:rPr>
      </w:pPr>
      <w:r>
        <w:t xml:space="preserve">The </w:t>
      </w:r>
      <w:commentRangeStart w:id="47"/>
      <w:r>
        <w:t>domain of interest for the sample was the county</w:t>
      </w:r>
      <w:commentRangeEnd w:id="47"/>
      <w:r w:rsidR="004331A8">
        <w:rPr>
          <w:rStyle w:val="CommentReference"/>
        </w:rPr>
        <w:commentReference w:id="47"/>
      </w:r>
      <w:r>
        <w:t xml:space="preserve">. </w:t>
      </w:r>
      <w:r w:rsidR="00A30A9E" w:rsidRPr="009D0EF6">
        <w:t>USAID</w:t>
      </w:r>
      <w:r w:rsidR="00A30A9E" w:rsidRPr="00A627D0">
        <w:t xml:space="preserve"> </w:t>
      </w:r>
      <w:r w:rsidR="00A30A9E">
        <w:t>required</w:t>
      </w:r>
      <w:r w:rsidR="00A30A9E" w:rsidRPr="00A627D0">
        <w:t xml:space="preserve"> reliable data at the county-level</w:t>
      </w:r>
      <w:r w:rsidR="00A30A9E">
        <w:t>,</w:t>
      </w:r>
      <w:r w:rsidR="00A30A9E" w:rsidRPr="00A627D0">
        <w:t xml:space="preserve"> </w:t>
      </w:r>
      <w:r w:rsidR="00A30A9E">
        <w:t>where</w:t>
      </w:r>
      <w:r w:rsidR="00A30A9E" w:rsidRPr="00A627D0">
        <w:t xml:space="preserve"> most humanitarian and development interventions are implemented. </w:t>
      </w:r>
      <w:r w:rsidR="00A30A9E">
        <w:t xml:space="preserve">For purposes of this study, counties were </w:t>
      </w:r>
      <w:r w:rsidR="00A30A9E" w:rsidRPr="00A627D0">
        <w:t>define</w:t>
      </w:r>
      <w:r w:rsidR="00A30A9E">
        <w:t>d</w:t>
      </w:r>
      <w:r w:rsidR="00A30A9E" w:rsidRPr="00A627D0">
        <w:t xml:space="preserve"> as domains, the analytical sub-groups </w:t>
      </w:r>
      <w:r w:rsidR="00A30A9E">
        <w:t>from</w:t>
      </w:r>
      <w:r w:rsidR="00A30A9E" w:rsidRPr="00A627D0">
        <w:t xml:space="preserve"> which </w:t>
      </w:r>
      <w:r w:rsidR="00A30A9E">
        <w:t>representative and reliable</w:t>
      </w:r>
      <w:r w:rsidR="00A30A9E" w:rsidRPr="00A627D0">
        <w:t xml:space="preserve"> data </w:t>
      </w:r>
      <w:r w:rsidR="00A30A9E">
        <w:t>were collected. The sample permits results that are generalizable at the county-</w:t>
      </w:r>
      <w:r w:rsidR="008E0719">
        <w:t>level.</w:t>
      </w:r>
      <w:r w:rsidR="008E0719">
        <w:rPr>
          <w:rStyle w:val="CommentReference"/>
        </w:rPr>
        <w:t xml:space="preserve"> </w:t>
      </w:r>
    </w:p>
    <w:p w14:paraId="68D01E95" w14:textId="4BAAFABE" w:rsidR="00990462" w:rsidRDefault="008E0719" w:rsidP="00DA4139">
      <w:r>
        <w:t>The</w:t>
      </w:r>
      <w:r w:rsidR="00DA4139" w:rsidDel="00502677">
        <w:t xml:space="preserve"> </w:t>
      </w:r>
      <w:r w:rsidR="00502677">
        <w:t xml:space="preserve">household baseline study </w:t>
      </w:r>
      <w:r w:rsidR="00DA4139">
        <w:t xml:space="preserve">employed a two-stage sample </w:t>
      </w:r>
      <w:commentRangeStart w:id="48"/>
      <w:commentRangeStart w:id="49"/>
      <w:r w:rsidR="00DA4139">
        <w:t>design</w:t>
      </w:r>
      <w:commentRangeEnd w:id="48"/>
      <w:r w:rsidR="00502677">
        <w:rPr>
          <w:rStyle w:val="CommentReference"/>
        </w:rPr>
        <w:commentReference w:id="48"/>
      </w:r>
      <w:commentRangeEnd w:id="49"/>
      <w:r w:rsidR="00480AAF">
        <w:rPr>
          <w:rStyle w:val="CommentReference"/>
        </w:rPr>
        <w:commentReference w:id="49"/>
      </w:r>
      <w:r w:rsidR="00480AAF">
        <w:t xml:space="preserve"> to select enumeration areas (EAs) and then households within EAs</w:t>
      </w:r>
      <w:r w:rsidR="00DA4139">
        <w:t xml:space="preserve">. In the first stage of sample selection, EAs were selected from a sampling frame of all </w:t>
      </w:r>
      <w:commentRangeStart w:id="50"/>
      <w:r w:rsidR="00DF412C">
        <w:t xml:space="preserve">EAs </w:t>
      </w:r>
      <w:commentRangeStart w:id="51"/>
      <w:commentRangeEnd w:id="51"/>
      <w:r w:rsidR="00630D6B">
        <w:rPr>
          <w:rStyle w:val="CommentReference"/>
        </w:rPr>
        <w:commentReference w:id="51"/>
      </w:r>
      <w:commentRangeEnd w:id="50"/>
      <w:r w:rsidR="00DF412C">
        <w:rPr>
          <w:rStyle w:val="CommentReference"/>
        </w:rPr>
        <w:commentReference w:id="50"/>
      </w:r>
      <w:r w:rsidR="00DA4139">
        <w:t xml:space="preserve">in each of the thirteen counties. </w:t>
      </w:r>
      <w:r w:rsidR="00FF4BB6">
        <w:t xml:space="preserve">The </w:t>
      </w:r>
      <w:r w:rsidR="008B1E8E">
        <w:t xml:space="preserve">EAs </w:t>
      </w:r>
      <w:r w:rsidR="00FF4BB6">
        <w:t xml:space="preserve">were </w:t>
      </w:r>
      <w:r w:rsidR="00721B6F">
        <w:t>first</w:t>
      </w:r>
      <w:r w:rsidR="00FF4BB6">
        <w:t xml:space="preserve"> developed by South Sudan’s Bureau </w:t>
      </w:r>
      <w:r w:rsidR="00FF4BB6">
        <w:lastRenderedPageBreak/>
        <w:t>of Statistics for its 2008 Census.</w:t>
      </w:r>
      <w:r w:rsidR="00DA4139">
        <w:t xml:space="preserve"> </w:t>
      </w:r>
      <w:r w:rsidR="008B1E8E">
        <w:t xml:space="preserve"> </w:t>
      </w:r>
      <w:r w:rsidR="00BF0A36">
        <w:t xml:space="preserve">The thirteen counties represent </w:t>
      </w:r>
      <w:r w:rsidR="009F5190">
        <w:t>critical focus areas for USAID under the current strategy</w:t>
      </w:r>
      <w:r w:rsidR="00695BAE">
        <w:t xml:space="preserve"> (Figure </w:t>
      </w:r>
      <w:r w:rsidR="00466ADE">
        <w:t>2</w:t>
      </w:r>
      <w:r w:rsidR="00695BAE">
        <w:t>)</w:t>
      </w:r>
      <w:r w:rsidR="009F5190">
        <w:t xml:space="preserve">. </w:t>
      </w:r>
    </w:p>
    <w:p w14:paraId="53072091" w14:textId="35D8243C" w:rsidR="00F66B88" w:rsidRDefault="00F66B88" w:rsidP="00F66B88">
      <w:pPr>
        <w:pStyle w:val="Caption"/>
      </w:pPr>
      <w:bookmarkStart w:id="52" w:name="_Toc90462175"/>
      <w:r>
        <w:t xml:space="preserve">Figure </w:t>
      </w:r>
      <w:fldSimple w:instr=" SEQ Figure \* ARABIC ">
        <w:r w:rsidR="0013726B">
          <w:rPr>
            <w:noProof/>
          </w:rPr>
          <w:t>2</w:t>
        </w:r>
      </w:fldSimple>
      <w:r>
        <w:t>. thirteen counties and their enumeration areas</w:t>
      </w:r>
      <w:bookmarkEnd w:id="52"/>
    </w:p>
    <w:p w14:paraId="0DC17DE3" w14:textId="77777777" w:rsidR="00F66B88" w:rsidRDefault="00F66B88" w:rsidP="00DA4139"/>
    <w:p w14:paraId="674A5E7B" w14:textId="77777777" w:rsidR="00990462" w:rsidRDefault="00990462" w:rsidP="00B87A5C">
      <w:pPr>
        <w:keepNext/>
        <w:rPr>
          <w:ins w:id="53" w:author="Fonseca, Carolyn" w:date="2021-12-10T14:40:00Z"/>
        </w:rPr>
      </w:pPr>
      <w:r>
        <w:rPr>
          <w:noProof/>
        </w:rPr>
        <w:drawing>
          <wp:inline distT="0" distB="0" distL="0" distR="0" wp14:anchorId="37F063DA" wp14:editId="19DD58E2">
            <wp:extent cx="5943600" cy="4592955"/>
            <wp:effectExtent l="0" t="0" r="0" b="0"/>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7F7245E" w14:textId="77777777" w:rsidR="00990462" w:rsidRDefault="00990462" w:rsidP="00DA4139">
      <w:pPr>
        <w:rPr>
          <w:ins w:id="54" w:author="Fonseca, Carolyn" w:date="2021-12-10T14:38:00Z"/>
        </w:rPr>
      </w:pPr>
    </w:p>
    <w:p w14:paraId="5E8ED04A" w14:textId="0CB6480F" w:rsidR="00DA4139" w:rsidRDefault="00DA4139" w:rsidP="00DA4139">
      <w:r>
        <w:t>The selected EAs formed clusters from which the household samples were selected in the second stage, using systematic sampling.</w:t>
      </w:r>
      <w:r w:rsidR="008B1E8E">
        <w:t xml:space="preserve"> For additional details about the sampling design see </w:t>
      </w:r>
      <w:r w:rsidR="008B1E8E" w:rsidRPr="00366FC1">
        <w:rPr>
          <w:highlight w:val="yellow"/>
        </w:rPr>
        <w:t>Annex X</w:t>
      </w:r>
      <w:r w:rsidR="008B1E8E">
        <w:t>.</w:t>
      </w:r>
    </w:p>
    <w:p w14:paraId="452E14E6" w14:textId="0C76C8B5" w:rsidR="00085821" w:rsidRDefault="0087173D" w:rsidP="00085821">
      <w:pPr>
        <w:pStyle w:val="Heading2"/>
      </w:pPr>
      <w:bookmarkStart w:id="55" w:name="_Toc90462109"/>
      <w:r>
        <w:t>Survey Data</w:t>
      </w:r>
      <w:bookmarkEnd w:id="55"/>
    </w:p>
    <w:p w14:paraId="43FE7217" w14:textId="31AA6D41" w:rsidR="00324BB1" w:rsidRPr="00324BB1" w:rsidRDefault="00324BB1" w:rsidP="00324BB1">
      <w:pPr>
        <w:pStyle w:val="Heading3"/>
      </w:pPr>
      <w:r>
        <w:t>Data Summary</w:t>
      </w:r>
    </w:p>
    <w:p w14:paraId="03606263" w14:textId="5243A77B" w:rsidR="00085821" w:rsidRPr="00B55230" w:rsidRDefault="00C35365" w:rsidP="00B55230">
      <w:r>
        <w:t xml:space="preserve">In total, the sample achieved </w:t>
      </w:r>
      <w:r w:rsidR="003E44A6">
        <w:t>96</w:t>
      </w:r>
      <w:r>
        <w:t xml:space="preserve"> percent of its total target</w:t>
      </w:r>
      <w:r w:rsidR="004C3999">
        <w:t xml:space="preserve"> across the thirteen counties of interest</w:t>
      </w:r>
      <w:r w:rsidR="008F4F81">
        <w:t xml:space="preserve"> for a final </w:t>
      </w:r>
      <w:r w:rsidR="004E056B">
        <w:t>count of 7,8</w:t>
      </w:r>
      <w:r w:rsidR="00A17C05">
        <w:t>72 survey</w:t>
      </w:r>
      <w:r w:rsidR="00ED1653">
        <w:t xml:space="preserve"> entries (one </w:t>
      </w:r>
      <w:r w:rsidR="00957B24">
        <w:t xml:space="preserve">survey </w:t>
      </w:r>
      <w:r w:rsidR="00D4009A">
        <w:t xml:space="preserve">interview </w:t>
      </w:r>
      <w:r w:rsidR="00957B24">
        <w:t>of the head of household</w:t>
      </w:r>
      <w:r w:rsidR="00ED1653">
        <w:t>)</w:t>
      </w:r>
      <w:r>
        <w:t>. Within each county, the sample target achieved ranged between a low of 8</w:t>
      </w:r>
      <w:r w:rsidR="003E44A6">
        <w:t>2</w:t>
      </w:r>
      <w:r>
        <w:t xml:space="preserve"> percent in </w:t>
      </w:r>
      <w:proofErr w:type="spellStart"/>
      <w:r>
        <w:t>Duk</w:t>
      </w:r>
      <w:proofErr w:type="spellEnd"/>
      <w:r>
        <w:t xml:space="preserve"> and a high of 99 percent </w:t>
      </w:r>
      <w:r w:rsidR="004C3999">
        <w:t xml:space="preserve">in </w:t>
      </w:r>
      <w:proofErr w:type="spellStart"/>
      <w:r w:rsidR="00623251">
        <w:t>Baliet</w:t>
      </w:r>
      <w:proofErr w:type="spellEnd"/>
      <w:r w:rsidR="00623251">
        <w:t xml:space="preserve"> and </w:t>
      </w:r>
      <w:proofErr w:type="spellStart"/>
      <w:r w:rsidR="00623251">
        <w:t>Ulang</w:t>
      </w:r>
      <w:proofErr w:type="spellEnd"/>
      <w:r w:rsidR="00623251">
        <w:t xml:space="preserve"> counties</w:t>
      </w:r>
      <w:r w:rsidR="004C3999">
        <w:t>.</w:t>
      </w:r>
      <w:r w:rsidR="00B55230">
        <w:t xml:space="preserve"> See Annex </w:t>
      </w:r>
      <w:r w:rsidR="00B55230" w:rsidRPr="008841C3">
        <w:rPr>
          <w:highlight w:val="yellow"/>
        </w:rPr>
        <w:t>XX</w:t>
      </w:r>
      <w:r w:rsidR="00B55230">
        <w:t xml:space="preserve"> for details on the sa</w:t>
      </w:r>
      <w:r w:rsidR="008367B3">
        <w:t>mple achieved in each of the thirteen counties.</w:t>
      </w:r>
    </w:p>
    <w:p w14:paraId="1526DCB5" w14:textId="66707FE5" w:rsidR="00324BB1" w:rsidRPr="00324BB1" w:rsidRDefault="00324BB1" w:rsidP="00324BB1">
      <w:pPr>
        <w:pStyle w:val="Heading3"/>
      </w:pPr>
      <w:commentRangeStart w:id="56"/>
      <w:commentRangeStart w:id="57"/>
      <w:commentRangeStart w:id="58"/>
      <w:r>
        <w:lastRenderedPageBreak/>
        <w:t>Instrument</w:t>
      </w:r>
      <w:commentRangeEnd w:id="56"/>
      <w:r w:rsidR="00397A66">
        <w:rPr>
          <w:rStyle w:val="CommentReference"/>
          <w:caps w:val="0"/>
          <w:color w:val="6C6463"/>
        </w:rPr>
        <w:commentReference w:id="56"/>
      </w:r>
      <w:commentRangeEnd w:id="57"/>
      <w:r w:rsidR="004B0B6A">
        <w:rPr>
          <w:rStyle w:val="CommentReference"/>
          <w:caps w:val="0"/>
          <w:color w:val="6C6463"/>
        </w:rPr>
        <w:commentReference w:id="57"/>
      </w:r>
      <w:commentRangeEnd w:id="58"/>
      <w:r w:rsidR="00BA2982">
        <w:rPr>
          <w:rStyle w:val="CommentReference"/>
          <w:caps w:val="0"/>
          <w:color w:val="6C6463"/>
        </w:rPr>
        <w:commentReference w:id="58"/>
      </w:r>
    </w:p>
    <w:p w14:paraId="7967A931" w14:textId="7034C48A" w:rsidR="00B65CA6" w:rsidRDefault="00324BB1" w:rsidP="00B65CA6">
      <w:r>
        <w:t xml:space="preserve">The study developed a household survey instrument based on input from USAID Mission staff in South Sudan. The instrument incorporated modules from </w:t>
      </w:r>
      <w:r w:rsidR="00B65CA6">
        <w:t xml:space="preserve">previous MSI household questionnaires in South Sudan, </w:t>
      </w:r>
      <w:r>
        <w:t xml:space="preserve">USAID’s Feed the Future Zone of Influence Survey, the Food and Agricultural Organization of the United Nations modules on household dietary diversity and food insecurity experience, and modules from </w:t>
      </w:r>
      <w:r w:rsidR="00B65CA6">
        <w:t>TANGO International’s Resilience and Resilience Capacities Household Questionnaire</w:t>
      </w:r>
      <w:r>
        <w:t xml:space="preserve">. The instrument </w:t>
      </w:r>
      <w:r w:rsidR="00B65CA6">
        <w:t>contained</w:t>
      </w:r>
      <w:r>
        <w:t xml:space="preserve"> eight sections: 1. Consent, 2. Identification Information, 3. Household Schedule, 4. Household Income and Consumption, 5. Household Involvement in the Community, 6. Conflict and Resilience, 7. Health, and 8. Social Practices in the Community. The instrument </w:t>
      </w:r>
      <w:r w:rsidR="00B65CA6">
        <w:t>was</w:t>
      </w:r>
      <w:r>
        <w:t xml:space="preserve"> designed and pilot</w:t>
      </w:r>
      <w:r w:rsidR="00B65CA6">
        <w:t>ed</w:t>
      </w:r>
      <w:r>
        <w:t xml:space="preserve"> to collect quantitative data for indicators in the </w:t>
      </w:r>
      <w:r w:rsidR="00B65CA6">
        <w:t>Mission’s country strategy</w:t>
      </w:r>
      <w:r>
        <w:t>.</w:t>
      </w:r>
      <w:r w:rsidR="007044BB">
        <w:t xml:space="preserve"> For a full copy of the instrument see </w:t>
      </w:r>
      <w:r w:rsidR="007044BB" w:rsidRPr="004B0B6A">
        <w:rPr>
          <w:highlight w:val="yellow"/>
        </w:rPr>
        <w:t>Annex X</w:t>
      </w:r>
      <w:r w:rsidR="007044BB">
        <w:t>.</w:t>
      </w:r>
      <w:del w:id="60" w:author="Fonseca, Carolyn" w:date="2021-12-10T14:54:00Z">
        <w:r w:rsidDel="007044BB">
          <w:delText xml:space="preserve"> </w:delText>
        </w:r>
      </w:del>
    </w:p>
    <w:p w14:paraId="3B55A271" w14:textId="431A4193" w:rsidR="00324BB1" w:rsidRDefault="00B65CA6" w:rsidP="00DB755C">
      <w:r>
        <w:t>T</w:t>
      </w:r>
      <w:r w:rsidR="00324BB1">
        <w:t xml:space="preserve">he instrument was </w:t>
      </w:r>
      <w:r>
        <w:t xml:space="preserve">first developed in </w:t>
      </w:r>
      <w:r w:rsidR="00324BB1">
        <w:t xml:space="preserve">English </w:t>
      </w:r>
      <w:r>
        <w:t xml:space="preserve">and then translated </w:t>
      </w:r>
      <w:r w:rsidR="00324BB1">
        <w:t xml:space="preserve">into </w:t>
      </w:r>
      <w:r w:rsidR="00DB755C">
        <w:t>16</w:t>
      </w:r>
      <w:r w:rsidR="00324BB1">
        <w:t xml:space="preserve"> languages</w:t>
      </w:r>
      <w:r>
        <w:t xml:space="preserve">: </w:t>
      </w:r>
      <w:r w:rsidR="00DB755C">
        <w:t xml:space="preserve">1. </w:t>
      </w:r>
      <w:proofErr w:type="spellStart"/>
      <w:r w:rsidR="00DB755C" w:rsidRPr="007C7B45">
        <w:rPr>
          <w:lang w:val="es-HN"/>
        </w:rPr>
        <w:t>Anyuak</w:t>
      </w:r>
      <w:proofErr w:type="spellEnd"/>
      <w:r w:rsidR="00DB755C" w:rsidRPr="007C7B45">
        <w:rPr>
          <w:lang w:val="es-HN"/>
        </w:rPr>
        <w:t>, 2</w:t>
      </w:r>
      <w:r w:rsidRPr="007C7B45">
        <w:rPr>
          <w:lang w:val="es-HN"/>
        </w:rPr>
        <w:t xml:space="preserve">. </w:t>
      </w:r>
      <w:proofErr w:type="spellStart"/>
      <w:r w:rsidR="00324BB1" w:rsidRPr="007C7B45">
        <w:rPr>
          <w:lang w:val="es-HN"/>
        </w:rPr>
        <w:t>A</w:t>
      </w:r>
      <w:r w:rsidRPr="007C7B45">
        <w:rPr>
          <w:lang w:val="es-HN"/>
        </w:rPr>
        <w:t>zande</w:t>
      </w:r>
      <w:proofErr w:type="spellEnd"/>
      <w:r w:rsidR="00324BB1" w:rsidRPr="007C7B45">
        <w:rPr>
          <w:lang w:val="es-HN"/>
        </w:rPr>
        <w:t>,</w:t>
      </w:r>
      <w:r w:rsidRPr="007C7B45">
        <w:rPr>
          <w:lang w:val="es-HN"/>
        </w:rPr>
        <w:t xml:space="preserve"> </w:t>
      </w:r>
      <w:r w:rsidR="00DB755C" w:rsidRPr="007C7B45">
        <w:rPr>
          <w:lang w:val="es-HN"/>
        </w:rPr>
        <w:t>3</w:t>
      </w:r>
      <w:r w:rsidRPr="007C7B45">
        <w:rPr>
          <w:lang w:val="es-HN"/>
        </w:rPr>
        <w:t xml:space="preserve">. Balanda Bor, </w:t>
      </w:r>
      <w:r w:rsidR="00DB755C" w:rsidRPr="007C7B45">
        <w:rPr>
          <w:lang w:val="es-HN"/>
        </w:rPr>
        <w:t>4</w:t>
      </w:r>
      <w:r w:rsidRPr="007C7B45">
        <w:rPr>
          <w:lang w:val="es-HN"/>
        </w:rPr>
        <w:t xml:space="preserve">. Balanda Viri, </w:t>
      </w:r>
      <w:r w:rsidR="00DB755C" w:rsidRPr="007C7B45">
        <w:rPr>
          <w:lang w:val="es-HN"/>
        </w:rPr>
        <w:t>5</w:t>
      </w:r>
      <w:r w:rsidRPr="007C7B45">
        <w:rPr>
          <w:lang w:val="es-HN"/>
        </w:rPr>
        <w:t xml:space="preserve">. Buya, </w:t>
      </w:r>
      <w:r w:rsidR="00DB755C" w:rsidRPr="007C7B45">
        <w:rPr>
          <w:lang w:val="es-HN"/>
        </w:rPr>
        <w:t>6</w:t>
      </w:r>
      <w:r w:rsidRPr="007C7B45">
        <w:rPr>
          <w:lang w:val="es-HN"/>
        </w:rPr>
        <w:t>.</w:t>
      </w:r>
      <w:r w:rsidR="00324BB1" w:rsidRPr="007C7B45">
        <w:rPr>
          <w:lang w:val="es-HN"/>
        </w:rPr>
        <w:t xml:space="preserve"> </w:t>
      </w:r>
      <w:proofErr w:type="spellStart"/>
      <w:r w:rsidR="00324BB1" w:rsidRPr="007C7B45">
        <w:rPr>
          <w:lang w:val="es-HN"/>
        </w:rPr>
        <w:t>Classical</w:t>
      </w:r>
      <w:proofErr w:type="spellEnd"/>
      <w:r w:rsidR="00324BB1" w:rsidRPr="007C7B45">
        <w:rPr>
          <w:lang w:val="es-HN"/>
        </w:rPr>
        <w:t xml:space="preserve"> </w:t>
      </w:r>
      <w:proofErr w:type="spellStart"/>
      <w:r w:rsidR="00324BB1" w:rsidRPr="007C7B45">
        <w:rPr>
          <w:lang w:val="es-HN"/>
        </w:rPr>
        <w:t>Arabic</w:t>
      </w:r>
      <w:proofErr w:type="spellEnd"/>
      <w:r w:rsidR="00324BB1" w:rsidRPr="007C7B45">
        <w:rPr>
          <w:lang w:val="es-HN"/>
        </w:rPr>
        <w:t>,</w:t>
      </w:r>
      <w:r w:rsidRPr="007C7B45">
        <w:rPr>
          <w:lang w:val="es-HN"/>
        </w:rPr>
        <w:t xml:space="preserve"> </w:t>
      </w:r>
      <w:r w:rsidR="00DB755C" w:rsidRPr="007C7B45">
        <w:rPr>
          <w:lang w:val="es-HN"/>
        </w:rPr>
        <w:t>7</w:t>
      </w:r>
      <w:r w:rsidRPr="007C7B45">
        <w:rPr>
          <w:lang w:val="es-HN"/>
        </w:rPr>
        <w:t>.</w:t>
      </w:r>
      <w:r w:rsidR="00324BB1" w:rsidRPr="007C7B45">
        <w:rPr>
          <w:lang w:val="es-HN"/>
        </w:rPr>
        <w:t xml:space="preserve"> </w:t>
      </w:r>
      <w:proofErr w:type="spellStart"/>
      <w:r w:rsidR="00324BB1" w:rsidRPr="007C7B45">
        <w:rPr>
          <w:lang w:val="es-HN"/>
        </w:rPr>
        <w:t>Didinga</w:t>
      </w:r>
      <w:proofErr w:type="spellEnd"/>
      <w:r w:rsidR="00324BB1" w:rsidRPr="007C7B45">
        <w:rPr>
          <w:lang w:val="es-HN"/>
        </w:rPr>
        <w:t xml:space="preserve">, </w:t>
      </w:r>
      <w:r w:rsidR="00DB755C" w:rsidRPr="007C7B45">
        <w:rPr>
          <w:lang w:val="es-HN"/>
        </w:rPr>
        <w:t>8.</w:t>
      </w:r>
      <w:r w:rsidRPr="007C7B45">
        <w:rPr>
          <w:lang w:val="es-HN"/>
        </w:rPr>
        <w:t xml:space="preserve"> </w:t>
      </w:r>
      <w:r w:rsidR="00324BB1" w:rsidRPr="007C7B45">
        <w:rPr>
          <w:lang w:val="es-HN"/>
        </w:rPr>
        <w:t xml:space="preserve">Dinka, </w:t>
      </w:r>
      <w:r w:rsidR="00DB755C" w:rsidRPr="007C7B45">
        <w:rPr>
          <w:lang w:val="es-HN"/>
        </w:rPr>
        <w:t>9</w:t>
      </w:r>
      <w:r w:rsidRPr="007C7B45">
        <w:rPr>
          <w:lang w:val="es-HN"/>
        </w:rPr>
        <w:t xml:space="preserve">. </w:t>
      </w:r>
      <w:r w:rsidR="00324BB1" w:rsidRPr="007C7B45">
        <w:rPr>
          <w:lang w:val="es-HN"/>
        </w:rPr>
        <w:t xml:space="preserve">Jie, </w:t>
      </w:r>
      <w:r w:rsidR="00DB755C" w:rsidRPr="007C7B45">
        <w:rPr>
          <w:lang w:val="es-HN"/>
        </w:rPr>
        <w:t>10</w:t>
      </w:r>
      <w:r w:rsidRPr="007C7B45">
        <w:rPr>
          <w:lang w:val="es-HN"/>
        </w:rPr>
        <w:t xml:space="preserve">. </w:t>
      </w:r>
      <w:r w:rsidR="00324BB1" w:rsidRPr="007C7B45">
        <w:rPr>
          <w:lang w:val="es-HN"/>
        </w:rPr>
        <w:t xml:space="preserve">Juba </w:t>
      </w:r>
      <w:proofErr w:type="spellStart"/>
      <w:r w:rsidR="00324BB1" w:rsidRPr="007C7B45">
        <w:rPr>
          <w:lang w:val="es-HN"/>
        </w:rPr>
        <w:t>Arabic</w:t>
      </w:r>
      <w:proofErr w:type="spellEnd"/>
      <w:r w:rsidR="00324BB1" w:rsidRPr="007C7B45">
        <w:rPr>
          <w:lang w:val="es-HN"/>
        </w:rPr>
        <w:t>,</w:t>
      </w:r>
      <w:r w:rsidRPr="007C7B45">
        <w:rPr>
          <w:lang w:val="es-HN"/>
        </w:rPr>
        <w:t xml:space="preserve"> 1</w:t>
      </w:r>
      <w:r w:rsidR="00DB755C" w:rsidRPr="007C7B45">
        <w:rPr>
          <w:lang w:val="es-HN"/>
        </w:rPr>
        <w:t>1</w:t>
      </w:r>
      <w:r w:rsidRPr="007C7B45">
        <w:rPr>
          <w:lang w:val="es-HN"/>
        </w:rPr>
        <w:t>.</w:t>
      </w:r>
      <w:r w:rsidR="00DB755C" w:rsidRPr="007C7B45">
        <w:rPr>
          <w:lang w:val="es-HN"/>
        </w:rPr>
        <w:t xml:space="preserve"> </w:t>
      </w:r>
      <w:proofErr w:type="spellStart"/>
      <w:r w:rsidR="00DB755C" w:rsidRPr="007C7B45">
        <w:rPr>
          <w:lang w:val="es-HN"/>
        </w:rPr>
        <w:t>Luo</w:t>
      </w:r>
      <w:proofErr w:type="spellEnd"/>
      <w:r w:rsidR="00DB755C" w:rsidRPr="007C7B45">
        <w:rPr>
          <w:lang w:val="es-HN"/>
        </w:rPr>
        <w:t>, 12.</w:t>
      </w:r>
      <w:r w:rsidR="00324BB1" w:rsidRPr="007C7B45">
        <w:rPr>
          <w:lang w:val="es-HN"/>
        </w:rPr>
        <w:t xml:space="preserve"> </w:t>
      </w:r>
      <w:proofErr w:type="spellStart"/>
      <w:r w:rsidR="00324BB1" w:rsidRPr="007C7B45">
        <w:rPr>
          <w:lang w:val="es-HN"/>
        </w:rPr>
        <w:t>Murle</w:t>
      </w:r>
      <w:proofErr w:type="spellEnd"/>
      <w:r w:rsidR="00324BB1" w:rsidRPr="007C7B45">
        <w:rPr>
          <w:lang w:val="es-HN"/>
        </w:rPr>
        <w:t xml:space="preserve">, </w:t>
      </w:r>
      <w:r w:rsidRPr="007C7B45">
        <w:rPr>
          <w:lang w:val="es-HN"/>
        </w:rPr>
        <w:t>1</w:t>
      </w:r>
      <w:r w:rsidR="00DB755C" w:rsidRPr="007C7B45">
        <w:rPr>
          <w:lang w:val="es-HN"/>
        </w:rPr>
        <w:t>3</w:t>
      </w:r>
      <w:r w:rsidRPr="007C7B45">
        <w:rPr>
          <w:lang w:val="es-HN"/>
        </w:rPr>
        <w:t>.</w:t>
      </w:r>
      <w:r w:rsidR="00DB755C" w:rsidRPr="007C7B45">
        <w:rPr>
          <w:lang w:val="es-HN"/>
        </w:rPr>
        <w:t xml:space="preserve"> </w:t>
      </w:r>
      <w:proofErr w:type="spellStart"/>
      <w:r w:rsidR="00DB755C" w:rsidRPr="007C7B45">
        <w:rPr>
          <w:lang w:val="es-HN"/>
        </w:rPr>
        <w:t>Ndogo</w:t>
      </w:r>
      <w:proofErr w:type="spellEnd"/>
      <w:r w:rsidR="00DB755C" w:rsidRPr="007C7B45">
        <w:rPr>
          <w:lang w:val="es-HN"/>
        </w:rPr>
        <w:t>, 14.</w:t>
      </w:r>
      <w:r w:rsidRPr="007C7B45">
        <w:rPr>
          <w:lang w:val="es-HN"/>
        </w:rPr>
        <w:t xml:space="preserve"> </w:t>
      </w:r>
      <w:proofErr w:type="spellStart"/>
      <w:r w:rsidR="00324BB1" w:rsidRPr="007C7B45">
        <w:rPr>
          <w:lang w:val="es-HN"/>
        </w:rPr>
        <w:t>Nuer</w:t>
      </w:r>
      <w:proofErr w:type="spellEnd"/>
      <w:r w:rsidRPr="007C7B45">
        <w:rPr>
          <w:lang w:val="es-HN"/>
        </w:rPr>
        <w:t>, 1</w:t>
      </w:r>
      <w:r w:rsidR="00DB755C" w:rsidRPr="007C7B45">
        <w:rPr>
          <w:lang w:val="es-HN"/>
        </w:rPr>
        <w:t>5</w:t>
      </w:r>
      <w:r w:rsidRPr="007C7B45">
        <w:rPr>
          <w:lang w:val="es-HN"/>
        </w:rPr>
        <w:t xml:space="preserve">. </w:t>
      </w:r>
      <w:r>
        <w:t xml:space="preserve">Shilluk, </w:t>
      </w:r>
      <w:r w:rsidR="00DB755C">
        <w:t xml:space="preserve">and </w:t>
      </w:r>
      <w:r>
        <w:t>1</w:t>
      </w:r>
      <w:r w:rsidR="00DB755C">
        <w:t>6.</w:t>
      </w:r>
      <w:r>
        <w:t xml:space="preserve"> </w:t>
      </w:r>
      <w:proofErr w:type="spellStart"/>
      <w:r>
        <w:t>Toposa</w:t>
      </w:r>
      <w:proofErr w:type="spellEnd"/>
      <w:r>
        <w:t>.</w:t>
      </w:r>
      <w:r w:rsidR="00DB755C">
        <w:t xml:space="preserve"> The study </w:t>
      </w:r>
      <w:r w:rsidR="00324BB1">
        <w:t>hire</w:t>
      </w:r>
      <w:r w:rsidR="00DB755C">
        <w:t>d</w:t>
      </w:r>
      <w:r w:rsidR="00324BB1">
        <w:t xml:space="preserve"> qualified translators to translate the instrument into the languages. Once translated, MSI Client Solutions put these versions of the instrument onto Fulcrum, the application used for electronic data collection. After adding the new translations to Fulcrum, </w:t>
      </w:r>
      <w:commentRangeStart w:id="61"/>
      <w:commentRangeStart w:id="62"/>
      <w:r w:rsidR="00324BB1">
        <w:t xml:space="preserve">these </w:t>
      </w:r>
      <w:r w:rsidR="00DB755C">
        <w:t xml:space="preserve">translated </w:t>
      </w:r>
      <w:r w:rsidR="00324BB1">
        <w:t>instrument</w:t>
      </w:r>
      <w:r w:rsidR="00DB755C">
        <w:t xml:space="preserve">s were piloted to </w:t>
      </w:r>
      <w:r w:rsidR="00324BB1">
        <w:t>ensure the quality and understandability of the translat</w:t>
      </w:r>
      <w:r w:rsidR="00DB755C">
        <w:t>ions</w:t>
      </w:r>
      <w:commentRangeEnd w:id="61"/>
      <w:r w:rsidR="009A2F3F">
        <w:rPr>
          <w:rStyle w:val="CommentReference"/>
        </w:rPr>
        <w:commentReference w:id="61"/>
      </w:r>
      <w:commentRangeEnd w:id="62"/>
      <w:r w:rsidR="000B1EC1">
        <w:rPr>
          <w:rStyle w:val="CommentReference"/>
        </w:rPr>
        <w:commentReference w:id="62"/>
      </w:r>
      <w:r w:rsidR="00324BB1">
        <w:t xml:space="preserve">. </w:t>
      </w:r>
    </w:p>
    <w:p w14:paraId="70893B4D" w14:textId="2C7D03A7" w:rsidR="00324BB1" w:rsidRDefault="00324BB1" w:rsidP="00324BB1">
      <w:pPr>
        <w:pStyle w:val="Heading3"/>
      </w:pPr>
      <w:r>
        <w:t>Data Collection</w:t>
      </w:r>
    </w:p>
    <w:p w14:paraId="5C9A4C4E" w14:textId="4F177A02" w:rsidR="00840D86" w:rsidRDefault="00096F4E" w:rsidP="00096F4E">
      <w:r>
        <w:t xml:space="preserve">The data were collected in two phases. The first phase occurred in six counties of Akobo, Budi, </w:t>
      </w:r>
      <w:proofErr w:type="spellStart"/>
      <w:r>
        <w:t>Duk</w:t>
      </w:r>
      <w:proofErr w:type="spellEnd"/>
      <w:r>
        <w:t xml:space="preserve">, Leer, Pibor, and </w:t>
      </w:r>
      <w:proofErr w:type="spellStart"/>
      <w:r>
        <w:t>Uror</w:t>
      </w:r>
      <w:proofErr w:type="spellEnd"/>
      <w:r>
        <w:t xml:space="preserve"> from March to June 2021. The second phase happened in seven counties of </w:t>
      </w:r>
      <w:proofErr w:type="spellStart"/>
      <w:r>
        <w:t>Baliet</w:t>
      </w:r>
      <w:proofErr w:type="spellEnd"/>
      <w:r>
        <w:t xml:space="preserve">, </w:t>
      </w:r>
      <w:proofErr w:type="spellStart"/>
      <w:r>
        <w:t>Jur</w:t>
      </w:r>
      <w:proofErr w:type="spellEnd"/>
      <w:r>
        <w:t xml:space="preserve"> River, Kapoeta North, </w:t>
      </w:r>
      <w:proofErr w:type="spellStart"/>
      <w:r>
        <w:t>Mayendit</w:t>
      </w:r>
      <w:proofErr w:type="spellEnd"/>
      <w:r>
        <w:t xml:space="preserve">, </w:t>
      </w:r>
      <w:proofErr w:type="spellStart"/>
      <w:r w:rsidR="00DD0616">
        <w:t>Panyijar</w:t>
      </w:r>
      <w:proofErr w:type="spellEnd"/>
      <w:r>
        <w:t xml:space="preserve">, </w:t>
      </w:r>
      <w:proofErr w:type="spellStart"/>
      <w:r>
        <w:t>Ulang</w:t>
      </w:r>
      <w:proofErr w:type="spellEnd"/>
      <w:r>
        <w:t xml:space="preserve">, and </w:t>
      </w:r>
      <w:proofErr w:type="spellStart"/>
      <w:r>
        <w:t>Wau</w:t>
      </w:r>
      <w:proofErr w:type="spellEnd"/>
      <w:r>
        <w:t xml:space="preserve"> from September to November 2021. Each phase used the same approach to training and data collection</w:t>
      </w:r>
      <w:r w:rsidR="00A648EE">
        <w:t xml:space="preserve"> as described in the figure below</w:t>
      </w:r>
      <w:r>
        <w:t xml:space="preserve">. </w:t>
      </w:r>
      <w:r w:rsidR="006F49AF">
        <w:t xml:space="preserve">Data collection used tablet-based data collection on the application </w:t>
      </w:r>
      <w:commentRangeStart w:id="63"/>
      <w:commentRangeStart w:id="64"/>
      <w:r w:rsidR="006F49AF">
        <w:t>Fulcrum</w:t>
      </w:r>
      <w:commentRangeEnd w:id="63"/>
      <w:r w:rsidR="00594A3B">
        <w:rPr>
          <w:rStyle w:val="CommentReference"/>
        </w:rPr>
        <w:commentReference w:id="63"/>
      </w:r>
      <w:commentRangeEnd w:id="64"/>
      <w:r w:rsidR="00DA625E">
        <w:rPr>
          <w:rStyle w:val="CommentReference"/>
        </w:rPr>
        <w:commentReference w:id="64"/>
      </w:r>
      <w:r w:rsidR="006F49AF">
        <w:t>.</w:t>
      </w:r>
      <w:r w:rsidR="00840D86">
        <w:t xml:space="preserve"> For more detailed information on data collection processes, please see </w:t>
      </w:r>
      <w:r w:rsidR="00840D86" w:rsidRPr="00840D86">
        <w:rPr>
          <w:highlight w:val="yellow"/>
        </w:rPr>
        <w:t>Annex X</w:t>
      </w:r>
      <w:r w:rsidR="00840D86">
        <w:t>.</w:t>
      </w:r>
    </w:p>
    <w:p w14:paraId="6A81E09B" w14:textId="40BDBFF5" w:rsidR="00840D86" w:rsidRDefault="00840D86" w:rsidP="00840D86">
      <w:pPr>
        <w:pStyle w:val="Caption"/>
      </w:pPr>
      <w:bookmarkStart w:id="66" w:name="_Toc90462176"/>
      <w:commentRangeStart w:id="67"/>
      <w:commentRangeStart w:id="68"/>
      <w:r>
        <w:t xml:space="preserve">Figure </w:t>
      </w:r>
      <w:fldSimple w:instr=" SEQ Figure \* ARABIC ">
        <w:r w:rsidR="0013726B">
          <w:rPr>
            <w:noProof/>
          </w:rPr>
          <w:t>3</w:t>
        </w:r>
      </w:fldSimple>
      <w:r>
        <w:t xml:space="preserve">. </w:t>
      </w:r>
      <w:r w:rsidR="006F2959">
        <w:t>Data Collection PRocess</w:t>
      </w:r>
      <w:commentRangeEnd w:id="67"/>
      <w:r w:rsidR="001F06C9">
        <w:rPr>
          <w:rStyle w:val="CommentReference"/>
          <w:rFonts w:cs="GillSansMTStd-Book"/>
          <w:b w:val="0"/>
          <w:iCs w:val="0"/>
          <w:caps w:val="0"/>
          <w:color w:val="6C6463"/>
        </w:rPr>
        <w:commentReference w:id="67"/>
      </w:r>
      <w:commentRangeEnd w:id="68"/>
      <w:r w:rsidR="00383B7A">
        <w:rPr>
          <w:rStyle w:val="CommentReference"/>
          <w:rFonts w:cs="GillSansMTStd-Book"/>
          <w:b w:val="0"/>
          <w:iCs w:val="0"/>
          <w:caps w:val="0"/>
          <w:color w:val="6C6463"/>
        </w:rPr>
        <w:commentReference w:id="68"/>
      </w:r>
      <w:bookmarkEnd w:id="66"/>
    </w:p>
    <w:p w14:paraId="568940BC" w14:textId="0B3DC74C" w:rsidR="000E2E9F" w:rsidRDefault="000E2E9F" w:rsidP="00096F4E"/>
    <w:p w14:paraId="3E91B289" w14:textId="4BF41303" w:rsidR="0087173D" w:rsidRDefault="0087173D" w:rsidP="0087173D">
      <w:pPr>
        <w:pStyle w:val="Heading2"/>
      </w:pPr>
      <w:bookmarkStart w:id="69" w:name="_Toc90462110"/>
      <w:r>
        <w:t>Models</w:t>
      </w:r>
      <w:r w:rsidR="000D04D9">
        <w:t xml:space="preserve"> and Data Analysis Plan</w:t>
      </w:r>
      <w:bookmarkEnd w:id="69"/>
    </w:p>
    <w:p w14:paraId="6A757D71" w14:textId="77777777" w:rsidR="009651C4" w:rsidRDefault="009651C4" w:rsidP="009651C4">
      <w:pPr>
        <w:pStyle w:val="Heading3"/>
      </w:pPr>
      <w:r>
        <w:t>Bacground Models of Resilience</w:t>
      </w:r>
    </w:p>
    <w:p w14:paraId="78BFB7E9" w14:textId="77777777" w:rsidR="009651C4" w:rsidRDefault="009651C4" w:rsidP="009651C4">
      <w:pPr>
        <w:pStyle w:val="Heading4"/>
      </w:pPr>
      <w:r>
        <w:t>USAID</w:t>
      </w:r>
    </w:p>
    <w:p w14:paraId="6DFF4E04" w14:textId="77777777" w:rsidR="009651C4" w:rsidRDefault="009651C4" w:rsidP="009651C4">
      <w:pPr>
        <w:pStyle w:val="Heading4"/>
      </w:pPr>
      <w:r>
        <w:t>FAO</w:t>
      </w:r>
    </w:p>
    <w:p w14:paraId="7660F0B4" w14:textId="77777777" w:rsidR="009651C4" w:rsidRDefault="009651C4" w:rsidP="009651C4">
      <w:pPr>
        <w:pStyle w:val="Heading4"/>
      </w:pPr>
      <w:r>
        <w:t>Barrett</w:t>
      </w:r>
    </w:p>
    <w:p w14:paraId="7FFF0FF7" w14:textId="77777777" w:rsidR="009651C4" w:rsidRPr="00657B88" w:rsidRDefault="009651C4" w:rsidP="009651C4">
      <w:pPr>
        <w:pStyle w:val="Heading3"/>
        <w:rPr>
          <w:ins w:id="70" w:author="Killian, Dan" w:date="2021-09-29T17:00:00Z"/>
        </w:rPr>
      </w:pPr>
      <w:r>
        <w:t>MESP resilience model</w:t>
      </w:r>
    </w:p>
    <w:p w14:paraId="6602E37E" w14:textId="7EED7012" w:rsidR="00090048" w:rsidRPr="00090048" w:rsidRDefault="0087173D" w:rsidP="00090048">
      <w:pPr>
        <w:pStyle w:val="Heading2"/>
      </w:pPr>
      <w:bookmarkStart w:id="71" w:name="_Toc90462111"/>
      <w:r>
        <w:t>Limitations and sources of Bias</w:t>
      </w:r>
      <w:bookmarkEnd w:id="71"/>
    </w:p>
    <w:p w14:paraId="4EEAD37E" w14:textId="54668AD9" w:rsidR="00A9166A" w:rsidRPr="00A9166A" w:rsidRDefault="004B3F5D" w:rsidP="00A9166A">
      <w:r>
        <w:lastRenderedPageBreak/>
        <w:t xml:space="preserve">The sample is representative and generalizable at the county-level. </w:t>
      </w:r>
      <w:r w:rsidR="005D7C9A">
        <w:t xml:space="preserve">Since only 13 counties were included in the study, the results cannot be aggregated to higher levels such as the county of South Sudan, any of South Sudan’s three regions, or the country’s constituent states. </w:t>
      </w:r>
      <w:r w:rsidR="00450734">
        <w:t xml:space="preserve">While the data allows for the calculation of statistics levels lower than the county – </w:t>
      </w:r>
      <w:proofErr w:type="spellStart"/>
      <w:r w:rsidR="00450734">
        <w:t>payam</w:t>
      </w:r>
      <w:proofErr w:type="spellEnd"/>
      <w:r w:rsidR="00450734">
        <w:t xml:space="preserve">, boma, </w:t>
      </w:r>
      <w:r w:rsidR="00E574BB">
        <w:t xml:space="preserve">or </w:t>
      </w:r>
      <w:r w:rsidR="00450734">
        <w:t>EA</w:t>
      </w:r>
      <w:r w:rsidR="00E574BB">
        <w:t xml:space="preserve"> </w:t>
      </w:r>
      <w:r w:rsidR="00795B4E">
        <w:t>–</w:t>
      </w:r>
      <w:r w:rsidR="00E574BB">
        <w:t xml:space="preserve"> </w:t>
      </w:r>
      <w:r w:rsidR="00795B4E">
        <w:t xml:space="preserve">results at these lower levels are not </w:t>
      </w:r>
      <w:r w:rsidR="00597E25">
        <w:t xml:space="preserve">generalizable as the sample size at these lower levels is too small. </w:t>
      </w:r>
    </w:p>
    <w:p w14:paraId="6D84E401" w14:textId="513A2EA5" w:rsidR="00B125C2" w:rsidRDefault="00B125C2" w:rsidP="004B3F5D">
      <w:r>
        <w:t>The study also has measurement error inherent in most social science research that involves interviewing people.</w:t>
      </w:r>
    </w:p>
    <w:p w14:paraId="6B89EE3C" w14:textId="0EBC34F8" w:rsidR="004B3F5D" w:rsidRPr="004B3F5D" w:rsidRDefault="004B3F5D" w:rsidP="00851198">
      <w:r w:rsidRPr="004B3F5D">
        <w:rPr>
          <w:rStyle w:val="Heading4Char"/>
        </w:rPr>
        <w:t>Acquiescence bias</w:t>
      </w:r>
      <w:r w:rsidR="00851198">
        <w:t>. Respondents in the households provide answers to questions that they think the interviewer wants to hear or answers that are socially desirable.</w:t>
      </w:r>
    </w:p>
    <w:p w14:paraId="25857619" w14:textId="21B2B9F8" w:rsidR="004B3F5D" w:rsidRPr="004B3F5D" w:rsidRDefault="004B3F5D" w:rsidP="00851198">
      <w:r w:rsidRPr="004B3F5D">
        <w:rPr>
          <w:rStyle w:val="Heading4Char"/>
        </w:rPr>
        <w:t>Comprehension bias</w:t>
      </w:r>
      <w:r w:rsidR="00851198">
        <w:t>. Respondents understand differently a concept or idea in a question or its response option</w:t>
      </w:r>
      <w:r w:rsidR="004F6B52">
        <w:t>s than the survey instrument intended.</w:t>
      </w:r>
      <w:r w:rsidR="00851198">
        <w:t xml:space="preserve"> </w:t>
      </w:r>
    </w:p>
    <w:p w14:paraId="0C107221" w14:textId="528A4B4C" w:rsidR="004B3F5D" w:rsidRPr="004B3F5D" w:rsidRDefault="004B3F5D" w:rsidP="00851198">
      <w:r w:rsidRPr="004B3F5D">
        <w:rPr>
          <w:rStyle w:val="Heading4Char"/>
        </w:rPr>
        <w:t>Recall/recency bias</w:t>
      </w:r>
      <w:r w:rsidR="00851198">
        <w:t>.</w:t>
      </w:r>
      <w:r w:rsidR="004F6B52">
        <w:t xml:space="preserve"> Respondents provide information outside the timeframe specified in a question. </w:t>
      </w:r>
    </w:p>
    <w:p w14:paraId="526C5F26" w14:textId="1304CADD" w:rsidR="00741E97" w:rsidRPr="00741E97" w:rsidRDefault="004B3F5D" w:rsidP="00741E97">
      <w:r w:rsidRPr="004B3F5D">
        <w:rPr>
          <w:rStyle w:val="Heading4Char"/>
        </w:rPr>
        <w:t>Avoidance bias</w:t>
      </w:r>
      <w:r w:rsidR="00851198">
        <w:t>.</w:t>
      </w:r>
      <w:r w:rsidR="004F6B52">
        <w:t xml:space="preserve"> Respondents answer a question on a sensitive topic with an answer that is not their true opinion, but rather a safe answer that will not subject them to harm.</w:t>
      </w:r>
    </w:p>
    <w:p w14:paraId="204009D4" w14:textId="1C7A936B" w:rsidR="0087173D" w:rsidRDefault="0087173D" w:rsidP="0087173D">
      <w:pPr>
        <w:pStyle w:val="Heading2"/>
      </w:pPr>
      <w:bookmarkStart w:id="72" w:name="_Toc90462112"/>
      <w:r>
        <w:t>COVID and human subject research</w:t>
      </w:r>
      <w:bookmarkEnd w:id="72"/>
    </w:p>
    <w:p w14:paraId="54CA8C5C" w14:textId="6FC645F0" w:rsidR="0006602C" w:rsidRDefault="0081722D" w:rsidP="00BF4AEE">
      <w:r>
        <w:t>[what were the COVID protocols for the sample and for data collection used by MESP? Maybe we can add something here</w:t>
      </w:r>
      <w:r w:rsidR="00C7058D">
        <w:t xml:space="preserve">…did you get IRB approval for this </w:t>
      </w:r>
      <w:commentRangeStart w:id="73"/>
      <w:commentRangeStart w:id="74"/>
      <w:r w:rsidR="00C7058D">
        <w:t>activity</w:t>
      </w:r>
      <w:commentRangeEnd w:id="73"/>
      <w:r w:rsidR="00E66F9C">
        <w:rPr>
          <w:rStyle w:val="CommentReference"/>
        </w:rPr>
        <w:commentReference w:id="73"/>
      </w:r>
      <w:commentRangeEnd w:id="74"/>
      <w:r w:rsidR="007F69B7">
        <w:rPr>
          <w:rStyle w:val="CommentReference"/>
        </w:rPr>
        <w:commentReference w:id="74"/>
      </w:r>
      <w:r w:rsidR="00C7058D">
        <w:t>?]</w:t>
      </w:r>
    </w:p>
    <w:p w14:paraId="1824E810" w14:textId="77777777" w:rsidR="002615CF" w:rsidRDefault="002615CF" w:rsidP="00BF4AEE"/>
    <w:p w14:paraId="78C300FC" w14:textId="77777777" w:rsidR="00F701A0" w:rsidRDefault="00F701A0">
      <w:pPr>
        <w:spacing w:line="240" w:lineRule="auto"/>
        <w:rPr>
          <w:b/>
          <w:bCs/>
          <w:caps/>
          <w:noProof/>
          <w:color w:val="C2113A"/>
          <w:sz w:val="28"/>
          <w:szCs w:val="26"/>
        </w:rPr>
      </w:pPr>
      <w:r>
        <w:br w:type="page"/>
      </w:r>
    </w:p>
    <w:p w14:paraId="7D45B084" w14:textId="3CF40726" w:rsidR="0006602C" w:rsidRDefault="0006602C" w:rsidP="0006602C">
      <w:pPr>
        <w:pStyle w:val="Heading1"/>
      </w:pPr>
      <w:bookmarkStart w:id="76" w:name="_Toc90462113"/>
      <w:r>
        <w:lastRenderedPageBreak/>
        <w:t>Findings</w:t>
      </w:r>
      <w:r w:rsidR="003923A5">
        <w:t xml:space="preserve"> (8-10 pages)</w:t>
      </w:r>
      <w:bookmarkEnd w:id="76"/>
    </w:p>
    <w:p w14:paraId="771DB638" w14:textId="51DAFC98" w:rsidR="006B3591" w:rsidRDefault="00281B33" w:rsidP="006B3591">
      <w:r>
        <w:t xml:space="preserve">The findings from the baseline survey are presented </w:t>
      </w:r>
      <w:r w:rsidR="00833F9A">
        <w:t xml:space="preserve">first with summary </w:t>
      </w:r>
      <w:r w:rsidR="00E909CB">
        <w:t xml:space="preserve">of the overall </w:t>
      </w:r>
      <w:r w:rsidR="00B54142">
        <w:t xml:space="preserve">values for the indicators under each of the </w:t>
      </w:r>
      <w:r w:rsidR="00E909CB">
        <w:t xml:space="preserve">resilience </w:t>
      </w:r>
      <w:r w:rsidR="00B7489D">
        <w:t>themes</w:t>
      </w:r>
      <w:r w:rsidR="009E10FE">
        <w:t xml:space="preserve"> – food security, </w:t>
      </w:r>
      <w:r w:rsidR="001D3CED">
        <w:t>agency</w:t>
      </w:r>
      <w:r w:rsidR="009E10FE">
        <w:t xml:space="preserve">, </w:t>
      </w:r>
      <w:r w:rsidR="00F823C3">
        <w:t xml:space="preserve">social </w:t>
      </w:r>
      <w:r w:rsidR="001D3CED">
        <w:t>cohesion</w:t>
      </w:r>
      <w:r w:rsidR="00F823C3">
        <w:t>, shocks and stresses, and social norms</w:t>
      </w:r>
      <w:r w:rsidR="00B54142">
        <w:t xml:space="preserve">. The chapter then provides detailed </w:t>
      </w:r>
      <w:r w:rsidR="00354406">
        <w:t>information</w:t>
      </w:r>
      <w:r w:rsidR="00F715FE">
        <w:t xml:space="preserve"> </w:t>
      </w:r>
      <w:r w:rsidR="00F823C3">
        <w:t>under each of these themes</w:t>
      </w:r>
      <w:r w:rsidR="00DD02DA">
        <w:t xml:space="preserve"> ending with a section </w:t>
      </w:r>
      <w:r w:rsidR="007F1C04">
        <w:t>presenting the results of the resilience model</w:t>
      </w:r>
      <w:r w:rsidR="000310FE">
        <w:t xml:space="preserve"> that incorporates the resilience themes</w:t>
      </w:r>
      <w:r w:rsidR="007F1C04">
        <w:t xml:space="preserve">. </w:t>
      </w:r>
    </w:p>
    <w:p w14:paraId="7591C664" w14:textId="6281D0AA" w:rsidR="0006602C" w:rsidRDefault="00914992" w:rsidP="0006602C">
      <w:pPr>
        <w:pStyle w:val="Heading2"/>
      </w:pPr>
      <w:bookmarkStart w:id="77" w:name="_Toc90462114"/>
      <w:r>
        <w:t>Overall</w:t>
      </w:r>
      <w:r w:rsidR="004256C0">
        <w:t xml:space="preserve"> </w:t>
      </w:r>
      <w:r w:rsidR="00320655">
        <w:t>–</w:t>
      </w:r>
      <w:r w:rsidR="004256C0">
        <w:t xml:space="preserve"> </w:t>
      </w:r>
      <w:r w:rsidR="000D04D9">
        <w:t>INDICATOR</w:t>
      </w:r>
      <w:r w:rsidR="00441763">
        <w:t xml:space="preserve"> SUMMARY</w:t>
      </w:r>
      <w:bookmarkEnd w:id="77"/>
      <w:r w:rsidR="00441763">
        <w:t xml:space="preserve"> </w:t>
      </w:r>
    </w:p>
    <w:tbl>
      <w:tblPr>
        <w:tblW w:w="5000" w:type="pct"/>
        <w:tblLook w:val="04A0" w:firstRow="1" w:lastRow="0" w:firstColumn="1" w:lastColumn="0" w:noHBand="0" w:noVBand="1"/>
      </w:tblPr>
      <w:tblGrid>
        <w:gridCol w:w="6517"/>
        <w:gridCol w:w="1795"/>
        <w:gridCol w:w="1048"/>
      </w:tblGrid>
      <w:tr w:rsidR="00320655" w:rsidRPr="00320655" w14:paraId="17AFD96F" w14:textId="77777777" w:rsidTr="00CD76C8">
        <w:trPr>
          <w:trHeight w:val="320"/>
        </w:trPr>
        <w:tc>
          <w:tcPr>
            <w:tcW w:w="3481" w:type="pct"/>
            <w:tcBorders>
              <w:top w:val="single" w:sz="4" w:space="0" w:color="auto"/>
              <w:left w:val="nil"/>
              <w:bottom w:val="nil"/>
              <w:right w:val="nil"/>
            </w:tcBorders>
            <w:shd w:val="clear" w:color="000000" w:fill="A7C6ED"/>
            <w:noWrap/>
            <w:vAlign w:val="bottom"/>
            <w:hideMark/>
          </w:tcPr>
          <w:p w14:paraId="5DF5F89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Food Security</w:t>
            </w:r>
          </w:p>
        </w:tc>
        <w:tc>
          <w:tcPr>
            <w:tcW w:w="959" w:type="pct"/>
            <w:tcBorders>
              <w:top w:val="single" w:sz="4" w:space="0" w:color="auto"/>
              <w:left w:val="nil"/>
              <w:bottom w:val="nil"/>
              <w:right w:val="nil"/>
            </w:tcBorders>
            <w:shd w:val="clear" w:color="000000" w:fill="A7C6ED"/>
            <w:noWrap/>
            <w:vAlign w:val="bottom"/>
            <w:hideMark/>
          </w:tcPr>
          <w:p w14:paraId="404F702F"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single" w:sz="4" w:space="0" w:color="auto"/>
              <w:left w:val="nil"/>
              <w:bottom w:val="nil"/>
              <w:right w:val="nil"/>
            </w:tcBorders>
            <w:shd w:val="clear" w:color="000000" w:fill="A7C6ED"/>
            <w:noWrap/>
            <w:vAlign w:val="bottom"/>
            <w:hideMark/>
          </w:tcPr>
          <w:p w14:paraId="428F8A0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0CC4C435"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50354074"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Food Insecurity Experience Scale</w:t>
            </w:r>
          </w:p>
        </w:tc>
        <w:tc>
          <w:tcPr>
            <w:tcW w:w="959" w:type="pct"/>
            <w:tcBorders>
              <w:top w:val="single" w:sz="4" w:space="0" w:color="auto"/>
              <w:left w:val="nil"/>
              <w:bottom w:val="single" w:sz="4" w:space="0" w:color="auto"/>
              <w:right w:val="nil"/>
            </w:tcBorders>
            <w:shd w:val="clear" w:color="auto" w:fill="auto"/>
            <w:noWrap/>
            <w:vAlign w:val="bottom"/>
            <w:hideMark/>
          </w:tcPr>
          <w:p w14:paraId="25F686C5"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8</w:t>
            </w:r>
          </w:p>
        </w:tc>
        <w:tc>
          <w:tcPr>
            <w:tcW w:w="560" w:type="pct"/>
            <w:tcBorders>
              <w:top w:val="single" w:sz="4" w:space="0" w:color="auto"/>
              <w:left w:val="nil"/>
              <w:bottom w:val="single" w:sz="4" w:space="0" w:color="auto"/>
              <w:right w:val="nil"/>
            </w:tcBorders>
            <w:shd w:val="clear" w:color="auto" w:fill="auto"/>
            <w:noWrap/>
            <w:vAlign w:val="bottom"/>
            <w:hideMark/>
          </w:tcPr>
          <w:p w14:paraId="7D9D0B3B"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7.6</w:t>
            </w:r>
          </w:p>
        </w:tc>
      </w:tr>
      <w:tr w:rsidR="00320655" w:rsidRPr="00320655" w14:paraId="52007A33"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73A7DCC6"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Household Dietary Diversity Scale</w:t>
            </w:r>
          </w:p>
        </w:tc>
        <w:tc>
          <w:tcPr>
            <w:tcW w:w="959" w:type="pct"/>
            <w:tcBorders>
              <w:top w:val="nil"/>
              <w:left w:val="nil"/>
              <w:bottom w:val="single" w:sz="4" w:space="0" w:color="auto"/>
              <w:right w:val="nil"/>
            </w:tcBorders>
            <w:shd w:val="clear" w:color="auto" w:fill="auto"/>
            <w:noWrap/>
            <w:vAlign w:val="bottom"/>
            <w:hideMark/>
          </w:tcPr>
          <w:p w14:paraId="09CD88A0"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12</w:t>
            </w:r>
          </w:p>
        </w:tc>
        <w:tc>
          <w:tcPr>
            <w:tcW w:w="560" w:type="pct"/>
            <w:tcBorders>
              <w:top w:val="nil"/>
              <w:left w:val="nil"/>
              <w:bottom w:val="single" w:sz="4" w:space="0" w:color="auto"/>
              <w:right w:val="nil"/>
            </w:tcBorders>
            <w:shd w:val="clear" w:color="auto" w:fill="auto"/>
            <w:noWrap/>
            <w:vAlign w:val="bottom"/>
            <w:hideMark/>
          </w:tcPr>
          <w:p w14:paraId="2CFF1CC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6.4</w:t>
            </w:r>
          </w:p>
        </w:tc>
      </w:tr>
      <w:tr w:rsidR="00320655" w:rsidRPr="00320655" w14:paraId="48652398" w14:textId="77777777" w:rsidTr="00CD76C8">
        <w:trPr>
          <w:trHeight w:val="320"/>
        </w:trPr>
        <w:tc>
          <w:tcPr>
            <w:tcW w:w="3481" w:type="pct"/>
            <w:tcBorders>
              <w:top w:val="nil"/>
              <w:left w:val="nil"/>
              <w:bottom w:val="nil"/>
              <w:right w:val="nil"/>
            </w:tcBorders>
            <w:shd w:val="clear" w:color="000000" w:fill="A7C6ED"/>
            <w:noWrap/>
            <w:vAlign w:val="bottom"/>
            <w:hideMark/>
          </w:tcPr>
          <w:p w14:paraId="775CEA4A" w14:textId="12104D6E" w:rsidR="00320655" w:rsidRPr="00320655" w:rsidRDefault="00CD76C8" w:rsidP="00320655">
            <w:pPr>
              <w:spacing w:after="0" w:line="240" w:lineRule="auto"/>
              <w:jc w:val="center"/>
              <w:rPr>
                <w:rFonts w:eastAsia="Times New Roman" w:cs="Calibri"/>
                <w:b/>
                <w:bCs/>
                <w:color w:val="000000"/>
                <w:sz w:val="20"/>
                <w:szCs w:val="20"/>
              </w:rPr>
            </w:pPr>
            <w:r>
              <w:rPr>
                <w:rFonts w:eastAsia="Times New Roman" w:cs="Calibri"/>
                <w:b/>
                <w:bCs/>
                <w:color w:val="000000"/>
                <w:sz w:val="20"/>
                <w:szCs w:val="20"/>
              </w:rPr>
              <w:t xml:space="preserve">Personal </w:t>
            </w:r>
            <w:r w:rsidR="00320655" w:rsidRPr="00320655">
              <w:rPr>
                <w:rFonts w:eastAsia="Times New Roman" w:cs="Calibri"/>
                <w:b/>
                <w:bCs/>
                <w:color w:val="000000"/>
                <w:sz w:val="20"/>
                <w:szCs w:val="20"/>
              </w:rPr>
              <w:t>Agency</w:t>
            </w:r>
          </w:p>
        </w:tc>
        <w:tc>
          <w:tcPr>
            <w:tcW w:w="959" w:type="pct"/>
            <w:tcBorders>
              <w:top w:val="nil"/>
              <w:left w:val="nil"/>
              <w:bottom w:val="nil"/>
              <w:right w:val="nil"/>
            </w:tcBorders>
            <w:shd w:val="clear" w:color="000000" w:fill="A7C6ED"/>
            <w:noWrap/>
            <w:vAlign w:val="bottom"/>
            <w:hideMark/>
          </w:tcPr>
          <w:p w14:paraId="42950B13"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6AD6AAD8"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CD76C8" w:rsidRPr="00320655" w14:paraId="2F0791D2"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03EE9884" w14:textId="37D74A76" w:rsidR="00CD76C8" w:rsidRPr="00320655" w:rsidRDefault="00EA7572" w:rsidP="005A574F">
            <w:pPr>
              <w:spacing w:after="0" w:line="240" w:lineRule="auto"/>
              <w:rPr>
                <w:rFonts w:eastAsia="Times New Roman" w:cs="Calibri"/>
                <w:color w:val="000000"/>
                <w:sz w:val="20"/>
                <w:szCs w:val="20"/>
              </w:rPr>
            </w:pPr>
            <w:r>
              <w:rPr>
                <w:rFonts w:eastAsia="Times New Roman" w:cs="Calibri"/>
                <w:color w:val="000000"/>
                <w:sz w:val="20"/>
                <w:szCs w:val="20"/>
              </w:rPr>
              <w:t xml:space="preserve">Personal </w:t>
            </w:r>
            <w:r w:rsidR="00CD76C8" w:rsidRPr="00320655">
              <w:rPr>
                <w:rFonts w:eastAsia="Times New Roman" w:cs="Calibri"/>
                <w:color w:val="000000"/>
                <w:sz w:val="20"/>
                <w:szCs w:val="20"/>
              </w:rPr>
              <w:t>Agency</w:t>
            </w:r>
          </w:p>
        </w:tc>
        <w:tc>
          <w:tcPr>
            <w:tcW w:w="959" w:type="pct"/>
            <w:tcBorders>
              <w:top w:val="nil"/>
              <w:left w:val="nil"/>
              <w:bottom w:val="single" w:sz="4" w:space="0" w:color="auto"/>
              <w:right w:val="nil"/>
            </w:tcBorders>
            <w:shd w:val="clear" w:color="auto" w:fill="auto"/>
            <w:noWrap/>
            <w:vAlign w:val="bottom"/>
            <w:hideMark/>
          </w:tcPr>
          <w:p w14:paraId="735DA4BD" w14:textId="77777777" w:rsidR="00CD76C8" w:rsidRPr="00320655" w:rsidRDefault="00CD76C8" w:rsidP="005A574F">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6A85EDFA" w14:textId="77777777" w:rsidR="00CD76C8" w:rsidRPr="00320655" w:rsidRDefault="00CD76C8" w:rsidP="005A574F">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74.1</w:t>
            </w:r>
          </w:p>
        </w:tc>
      </w:tr>
      <w:tr w:rsidR="00320655" w:rsidRPr="00320655" w14:paraId="7FA85EA7"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6B135343"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Aspirations index</w:t>
            </w:r>
          </w:p>
        </w:tc>
        <w:tc>
          <w:tcPr>
            <w:tcW w:w="959" w:type="pct"/>
            <w:tcBorders>
              <w:top w:val="single" w:sz="4" w:space="0" w:color="auto"/>
              <w:left w:val="nil"/>
              <w:bottom w:val="single" w:sz="4" w:space="0" w:color="auto"/>
              <w:right w:val="nil"/>
            </w:tcBorders>
            <w:shd w:val="clear" w:color="auto" w:fill="auto"/>
            <w:noWrap/>
            <w:vAlign w:val="bottom"/>
            <w:hideMark/>
          </w:tcPr>
          <w:p w14:paraId="5F6E1165"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single" w:sz="4" w:space="0" w:color="auto"/>
              <w:left w:val="nil"/>
              <w:bottom w:val="single" w:sz="4" w:space="0" w:color="auto"/>
              <w:right w:val="nil"/>
            </w:tcBorders>
            <w:shd w:val="clear" w:color="auto" w:fill="auto"/>
            <w:noWrap/>
            <w:vAlign w:val="bottom"/>
            <w:hideMark/>
          </w:tcPr>
          <w:p w14:paraId="1C9E4ACD"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76.6</w:t>
            </w:r>
          </w:p>
        </w:tc>
      </w:tr>
      <w:tr w:rsidR="00320655" w:rsidRPr="00320655" w14:paraId="445D9C22"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7944381B"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Locus of Control</w:t>
            </w:r>
          </w:p>
        </w:tc>
        <w:tc>
          <w:tcPr>
            <w:tcW w:w="959" w:type="pct"/>
            <w:tcBorders>
              <w:top w:val="nil"/>
              <w:left w:val="nil"/>
              <w:bottom w:val="single" w:sz="4" w:space="0" w:color="auto"/>
              <w:right w:val="nil"/>
            </w:tcBorders>
            <w:shd w:val="clear" w:color="auto" w:fill="auto"/>
            <w:noWrap/>
            <w:vAlign w:val="bottom"/>
            <w:hideMark/>
          </w:tcPr>
          <w:p w14:paraId="4929655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54225682"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71.4</w:t>
            </w:r>
          </w:p>
        </w:tc>
      </w:tr>
      <w:tr w:rsidR="00320655" w:rsidRPr="00320655" w14:paraId="14CC37A8" w14:textId="77777777" w:rsidTr="00CD76C8">
        <w:trPr>
          <w:trHeight w:val="320"/>
        </w:trPr>
        <w:tc>
          <w:tcPr>
            <w:tcW w:w="3481" w:type="pct"/>
            <w:tcBorders>
              <w:top w:val="nil"/>
              <w:left w:val="nil"/>
              <w:bottom w:val="nil"/>
              <w:right w:val="nil"/>
            </w:tcBorders>
            <w:shd w:val="clear" w:color="000000" w:fill="A7C6ED"/>
            <w:noWrap/>
            <w:vAlign w:val="bottom"/>
            <w:hideMark/>
          </w:tcPr>
          <w:p w14:paraId="5EE1376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Shocks and Stresses</w:t>
            </w:r>
          </w:p>
        </w:tc>
        <w:tc>
          <w:tcPr>
            <w:tcW w:w="959" w:type="pct"/>
            <w:tcBorders>
              <w:top w:val="nil"/>
              <w:left w:val="nil"/>
              <w:bottom w:val="nil"/>
              <w:right w:val="nil"/>
            </w:tcBorders>
            <w:shd w:val="clear" w:color="000000" w:fill="A7C6ED"/>
            <w:noWrap/>
            <w:vAlign w:val="bottom"/>
            <w:hideMark/>
          </w:tcPr>
          <w:p w14:paraId="01180799"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11E83880"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5F6CAC6B"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797FED00"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Incidence of Shocks</w:t>
            </w:r>
          </w:p>
        </w:tc>
        <w:tc>
          <w:tcPr>
            <w:tcW w:w="959" w:type="pct"/>
            <w:tcBorders>
              <w:top w:val="single" w:sz="4" w:space="0" w:color="auto"/>
              <w:left w:val="nil"/>
              <w:bottom w:val="single" w:sz="4" w:space="0" w:color="auto"/>
              <w:right w:val="nil"/>
            </w:tcBorders>
            <w:shd w:val="clear" w:color="auto" w:fill="auto"/>
            <w:noWrap/>
            <w:vAlign w:val="bottom"/>
            <w:hideMark/>
          </w:tcPr>
          <w:p w14:paraId="3BB40DB4"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16</w:t>
            </w:r>
          </w:p>
        </w:tc>
        <w:tc>
          <w:tcPr>
            <w:tcW w:w="560" w:type="pct"/>
            <w:tcBorders>
              <w:top w:val="single" w:sz="4" w:space="0" w:color="auto"/>
              <w:left w:val="nil"/>
              <w:bottom w:val="single" w:sz="4" w:space="0" w:color="auto"/>
              <w:right w:val="nil"/>
            </w:tcBorders>
            <w:shd w:val="clear" w:color="auto" w:fill="auto"/>
            <w:noWrap/>
            <w:vAlign w:val="bottom"/>
            <w:hideMark/>
          </w:tcPr>
          <w:p w14:paraId="057E7575" w14:textId="2A681D7A"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7.4</w:t>
            </w:r>
          </w:p>
        </w:tc>
      </w:tr>
      <w:tr w:rsidR="00320655" w:rsidRPr="00320655" w14:paraId="3429A812"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671F776F"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Exposure to Shocks and Stresses</w:t>
            </w:r>
          </w:p>
        </w:tc>
        <w:tc>
          <w:tcPr>
            <w:tcW w:w="959" w:type="pct"/>
            <w:tcBorders>
              <w:top w:val="nil"/>
              <w:left w:val="nil"/>
              <w:bottom w:val="single" w:sz="4" w:space="0" w:color="auto"/>
              <w:right w:val="nil"/>
            </w:tcBorders>
            <w:shd w:val="clear" w:color="auto" w:fill="auto"/>
            <w:noWrap/>
            <w:vAlign w:val="bottom"/>
            <w:hideMark/>
          </w:tcPr>
          <w:p w14:paraId="3D35D31D"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128</w:t>
            </w:r>
          </w:p>
        </w:tc>
        <w:tc>
          <w:tcPr>
            <w:tcW w:w="560" w:type="pct"/>
            <w:tcBorders>
              <w:top w:val="nil"/>
              <w:left w:val="nil"/>
              <w:bottom w:val="single" w:sz="4" w:space="0" w:color="auto"/>
              <w:right w:val="nil"/>
            </w:tcBorders>
            <w:shd w:val="clear" w:color="auto" w:fill="auto"/>
            <w:noWrap/>
            <w:vAlign w:val="bottom"/>
            <w:hideMark/>
          </w:tcPr>
          <w:p w14:paraId="54F0C7B1"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49.2</w:t>
            </w:r>
          </w:p>
        </w:tc>
      </w:tr>
      <w:tr w:rsidR="00320655" w:rsidRPr="00320655" w14:paraId="40F204F6"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3D217B0E"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Incidence of Conflict</w:t>
            </w:r>
          </w:p>
        </w:tc>
        <w:tc>
          <w:tcPr>
            <w:tcW w:w="959" w:type="pct"/>
            <w:tcBorders>
              <w:top w:val="nil"/>
              <w:left w:val="nil"/>
              <w:bottom w:val="single" w:sz="4" w:space="0" w:color="auto"/>
              <w:right w:val="nil"/>
            </w:tcBorders>
            <w:shd w:val="clear" w:color="auto" w:fill="auto"/>
            <w:noWrap/>
            <w:vAlign w:val="bottom"/>
            <w:hideMark/>
          </w:tcPr>
          <w:p w14:paraId="487A8A9F"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Percentage</w:t>
            </w:r>
          </w:p>
        </w:tc>
        <w:tc>
          <w:tcPr>
            <w:tcW w:w="560" w:type="pct"/>
            <w:tcBorders>
              <w:top w:val="nil"/>
              <w:left w:val="nil"/>
              <w:bottom w:val="single" w:sz="4" w:space="0" w:color="auto"/>
              <w:right w:val="nil"/>
            </w:tcBorders>
            <w:shd w:val="clear" w:color="auto" w:fill="auto"/>
            <w:noWrap/>
            <w:vAlign w:val="bottom"/>
            <w:hideMark/>
          </w:tcPr>
          <w:p w14:paraId="2024DAFE"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38%</w:t>
            </w:r>
          </w:p>
        </w:tc>
      </w:tr>
      <w:tr w:rsidR="00320655" w:rsidRPr="00320655" w14:paraId="5948F85B" w14:textId="77777777" w:rsidTr="00CD76C8">
        <w:trPr>
          <w:trHeight w:val="320"/>
        </w:trPr>
        <w:tc>
          <w:tcPr>
            <w:tcW w:w="3481" w:type="pct"/>
            <w:tcBorders>
              <w:top w:val="nil"/>
              <w:left w:val="nil"/>
              <w:bottom w:val="nil"/>
              <w:right w:val="nil"/>
            </w:tcBorders>
            <w:shd w:val="clear" w:color="000000" w:fill="A7C6ED"/>
            <w:noWrap/>
            <w:vAlign w:val="bottom"/>
            <w:hideMark/>
          </w:tcPr>
          <w:p w14:paraId="1FB51E2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Social Cohesion</w:t>
            </w:r>
          </w:p>
        </w:tc>
        <w:tc>
          <w:tcPr>
            <w:tcW w:w="959" w:type="pct"/>
            <w:tcBorders>
              <w:top w:val="nil"/>
              <w:left w:val="nil"/>
              <w:bottom w:val="nil"/>
              <w:right w:val="nil"/>
            </w:tcBorders>
            <w:shd w:val="clear" w:color="000000" w:fill="A7C6ED"/>
            <w:noWrap/>
            <w:vAlign w:val="bottom"/>
            <w:hideMark/>
          </w:tcPr>
          <w:p w14:paraId="0253386F"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4DA8A183"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637EB962"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5F6C9CC3"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Bonding Social Capital</w:t>
            </w:r>
          </w:p>
        </w:tc>
        <w:tc>
          <w:tcPr>
            <w:tcW w:w="959" w:type="pct"/>
            <w:tcBorders>
              <w:top w:val="single" w:sz="4" w:space="0" w:color="auto"/>
              <w:left w:val="nil"/>
              <w:bottom w:val="single" w:sz="4" w:space="0" w:color="auto"/>
              <w:right w:val="nil"/>
            </w:tcBorders>
            <w:shd w:val="clear" w:color="auto" w:fill="auto"/>
            <w:noWrap/>
            <w:vAlign w:val="bottom"/>
            <w:hideMark/>
          </w:tcPr>
          <w:p w14:paraId="64C6DFA5"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single" w:sz="4" w:space="0" w:color="auto"/>
              <w:left w:val="nil"/>
              <w:bottom w:val="single" w:sz="4" w:space="0" w:color="auto"/>
              <w:right w:val="nil"/>
            </w:tcBorders>
            <w:shd w:val="clear" w:color="auto" w:fill="auto"/>
            <w:noWrap/>
            <w:vAlign w:val="bottom"/>
            <w:hideMark/>
          </w:tcPr>
          <w:p w14:paraId="3C7EB1FB"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43.3</w:t>
            </w:r>
          </w:p>
        </w:tc>
      </w:tr>
      <w:tr w:rsidR="00320655" w:rsidRPr="00320655" w14:paraId="42394B33"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0F9ABE38"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Bridging Social Capital</w:t>
            </w:r>
          </w:p>
        </w:tc>
        <w:tc>
          <w:tcPr>
            <w:tcW w:w="959" w:type="pct"/>
            <w:tcBorders>
              <w:top w:val="nil"/>
              <w:left w:val="nil"/>
              <w:bottom w:val="single" w:sz="4" w:space="0" w:color="auto"/>
              <w:right w:val="nil"/>
            </w:tcBorders>
            <w:shd w:val="clear" w:color="auto" w:fill="auto"/>
            <w:noWrap/>
            <w:vAlign w:val="bottom"/>
            <w:hideMark/>
          </w:tcPr>
          <w:p w14:paraId="3E80271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556942E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34.6</w:t>
            </w:r>
          </w:p>
        </w:tc>
      </w:tr>
      <w:tr w:rsidR="00320655" w:rsidRPr="00320655" w14:paraId="52B7A4E8"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2B06B9D9"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Social Cohesion</w:t>
            </w:r>
          </w:p>
        </w:tc>
        <w:tc>
          <w:tcPr>
            <w:tcW w:w="959" w:type="pct"/>
            <w:tcBorders>
              <w:top w:val="nil"/>
              <w:left w:val="nil"/>
              <w:bottom w:val="single" w:sz="4" w:space="0" w:color="auto"/>
              <w:right w:val="nil"/>
            </w:tcBorders>
            <w:shd w:val="clear" w:color="auto" w:fill="auto"/>
            <w:noWrap/>
            <w:vAlign w:val="bottom"/>
            <w:hideMark/>
          </w:tcPr>
          <w:p w14:paraId="3C1476E6"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782230D0"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39.0</w:t>
            </w:r>
          </w:p>
        </w:tc>
      </w:tr>
      <w:tr w:rsidR="00320655" w:rsidRPr="00320655" w14:paraId="6E594902" w14:textId="77777777" w:rsidTr="00CD76C8">
        <w:trPr>
          <w:trHeight w:val="320"/>
        </w:trPr>
        <w:tc>
          <w:tcPr>
            <w:tcW w:w="3481" w:type="pct"/>
            <w:tcBorders>
              <w:top w:val="nil"/>
              <w:left w:val="nil"/>
              <w:bottom w:val="nil"/>
              <w:right w:val="nil"/>
            </w:tcBorders>
            <w:shd w:val="clear" w:color="000000" w:fill="A7C6ED"/>
            <w:noWrap/>
            <w:vAlign w:val="bottom"/>
            <w:hideMark/>
          </w:tcPr>
          <w:p w14:paraId="6A3E302B"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Social Norms</w:t>
            </w:r>
          </w:p>
        </w:tc>
        <w:tc>
          <w:tcPr>
            <w:tcW w:w="959" w:type="pct"/>
            <w:tcBorders>
              <w:top w:val="nil"/>
              <w:left w:val="nil"/>
              <w:bottom w:val="nil"/>
              <w:right w:val="nil"/>
            </w:tcBorders>
            <w:shd w:val="clear" w:color="000000" w:fill="A7C6ED"/>
            <w:noWrap/>
            <w:vAlign w:val="bottom"/>
            <w:hideMark/>
          </w:tcPr>
          <w:p w14:paraId="6ECAE44B"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78A5090E"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21A0BC49"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7252B35B" w14:textId="7C8A1726"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 SGBV</w:t>
            </w:r>
          </w:p>
        </w:tc>
        <w:tc>
          <w:tcPr>
            <w:tcW w:w="959" w:type="pct"/>
            <w:tcBorders>
              <w:top w:val="single" w:sz="4" w:space="0" w:color="auto"/>
              <w:left w:val="nil"/>
              <w:bottom w:val="single" w:sz="4" w:space="0" w:color="auto"/>
              <w:right w:val="nil"/>
            </w:tcBorders>
            <w:shd w:val="clear" w:color="auto" w:fill="auto"/>
            <w:noWrap/>
            <w:vAlign w:val="bottom"/>
            <w:hideMark/>
          </w:tcPr>
          <w:p w14:paraId="69B79DF8"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single" w:sz="4" w:space="0" w:color="auto"/>
              <w:left w:val="nil"/>
              <w:bottom w:val="single" w:sz="4" w:space="0" w:color="auto"/>
              <w:right w:val="nil"/>
            </w:tcBorders>
            <w:shd w:val="clear" w:color="auto" w:fill="auto"/>
            <w:noWrap/>
            <w:vAlign w:val="bottom"/>
            <w:hideMark/>
          </w:tcPr>
          <w:p w14:paraId="4434334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61%</w:t>
            </w:r>
          </w:p>
        </w:tc>
      </w:tr>
      <w:tr w:rsidR="00320655" w:rsidRPr="00320655" w14:paraId="0103425E"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2E63EF8C" w14:textId="61E3507A"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 Cattle Raiding</w:t>
            </w:r>
          </w:p>
        </w:tc>
        <w:tc>
          <w:tcPr>
            <w:tcW w:w="959" w:type="pct"/>
            <w:tcBorders>
              <w:top w:val="nil"/>
              <w:left w:val="nil"/>
              <w:bottom w:val="single" w:sz="4" w:space="0" w:color="auto"/>
              <w:right w:val="nil"/>
            </w:tcBorders>
            <w:shd w:val="clear" w:color="auto" w:fill="auto"/>
            <w:noWrap/>
            <w:vAlign w:val="bottom"/>
            <w:hideMark/>
          </w:tcPr>
          <w:p w14:paraId="4AE99C16"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nil"/>
              <w:left w:val="nil"/>
              <w:bottom w:val="single" w:sz="4" w:space="0" w:color="auto"/>
              <w:right w:val="nil"/>
            </w:tcBorders>
            <w:shd w:val="clear" w:color="auto" w:fill="auto"/>
            <w:noWrap/>
            <w:vAlign w:val="bottom"/>
            <w:hideMark/>
          </w:tcPr>
          <w:p w14:paraId="7F15C3BE"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75%</w:t>
            </w:r>
          </w:p>
        </w:tc>
      </w:tr>
      <w:tr w:rsidR="00320655" w:rsidRPr="00320655" w14:paraId="1BA7CD47"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7515CAD0" w14:textId="4A807D7A"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w:t>
            </w:r>
            <w:r w:rsidR="00E0609A">
              <w:rPr>
                <w:rFonts w:eastAsia="Times New Roman" w:cs="Calibri"/>
                <w:color w:val="000000"/>
                <w:sz w:val="20"/>
                <w:szCs w:val="20"/>
              </w:rPr>
              <w:t xml:space="preserve"> Girls’</w:t>
            </w:r>
            <w:r w:rsidRPr="00320655">
              <w:rPr>
                <w:rFonts w:eastAsia="Times New Roman" w:cs="Calibri"/>
                <w:color w:val="000000"/>
                <w:sz w:val="20"/>
                <w:szCs w:val="20"/>
              </w:rPr>
              <w:t xml:space="preserve"> Education</w:t>
            </w:r>
          </w:p>
        </w:tc>
        <w:tc>
          <w:tcPr>
            <w:tcW w:w="959" w:type="pct"/>
            <w:tcBorders>
              <w:top w:val="nil"/>
              <w:left w:val="nil"/>
              <w:bottom w:val="single" w:sz="4" w:space="0" w:color="auto"/>
              <w:right w:val="nil"/>
            </w:tcBorders>
            <w:shd w:val="clear" w:color="auto" w:fill="auto"/>
            <w:noWrap/>
            <w:vAlign w:val="bottom"/>
            <w:hideMark/>
          </w:tcPr>
          <w:p w14:paraId="60129662"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nil"/>
              <w:left w:val="nil"/>
              <w:bottom w:val="single" w:sz="4" w:space="0" w:color="auto"/>
              <w:right w:val="nil"/>
            </w:tcBorders>
            <w:shd w:val="clear" w:color="auto" w:fill="auto"/>
            <w:noWrap/>
            <w:vAlign w:val="bottom"/>
            <w:hideMark/>
          </w:tcPr>
          <w:p w14:paraId="4420068B"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91%</w:t>
            </w:r>
          </w:p>
        </w:tc>
      </w:tr>
      <w:tr w:rsidR="00320655" w:rsidRPr="00320655" w14:paraId="4F7CB1D1"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0F7ADAE9" w14:textId="6297D4BD"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 Early Marriage</w:t>
            </w:r>
          </w:p>
        </w:tc>
        <w:tc>
          <w:tcPr>
            <w:tcW w:w="959" w:type="pct"/>
            <w:tcBorders>
              <w:top w:val="nil"/>
              <w:left w:val="nil"/>
              <w:bottom w:val="single" w:sz="4" w:space="0" w:color="auto"/>
              <w:right w:val="nil"/>
            </w:tcBorders>
            <w:shd w:val="clear" w:color="auto" w:fill="auto"/>
            <w:noWrap/>
            <w:vAlign w:val="bottom"/>
            <w:hideMark/>
          </w:tcPr>
          <w:p w14:paraId="772CE65F"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nil"/>
              <w:left w:val="nil"/>
              <w:bottom w:val="single" w:sz="4" w:space="0" w:color="auto"/>
              <w:right w:val="nil"/>
            </w:tcBorders>
            <w:shd w:val="clear" w:color="auto" w:fill="auto"/>
            <w:noWrap/>
            <w:vAlign w:val="bottom"/>
            <w:hideMark/>
          </w:tcPr>
          <w:p w14:paraId="108EC087"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73%</w:t>
            </w:r>
          </w:p>
        </w:tc>
      </w:tr>
      <w:tr w:rsidR="00320655" w:rsidRPr="00320655" w14:paraId="5E1E3063" w14:textId="77777777" w:rsidTr="00CD76C8">
        <w:trPr>
          <w:trHeight w:val="320"/>
        </w:trPr>
        <w:tc>
          <w:tcPr>
            <w:tcW w:w="3481" w:type="pct"/>
            <w:tcBorders>
              <w:top w:val="nil"/>
              <w:left w:val="nil"/>
              <w:bottom w:val="nil"/>
              <w:right w:val="nil"/>
            </w:tcBorders>
            <w:shd w:val="clear" w:color="000000" w:fill="A7C6ED"/>
            <w:noWrap/>
            <w:vAlign w:val="bottom"/>
            <w:hideMark/>
          </w:tcPr>
          <w:p w14:paraId="7DBE704B"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Resilience</w:t>
            </w:r>
          </w:p>
        </w:tc>
        <w:tc>
          <w:tcPr>
            <w:tcW w:w="959" w:type="pct"/>
            <w:tcBorders>
              <w:top w:val="nil"/>
              <w:left w:val="nil"/>
              <w:bottom w:val="nil"/>
              <w:right w:val="nil"/>
            </w:tcBorders>
            <w:shd w:val="clear" w:color="000000" w:fill="A7C6ED"/>
            <w:noWrap/>
            <w:vAlign w:val="bottom"/>
            <w:hideMark/>
          </w:tcPr>
          <w:p w14:paraId="0DE6F77E"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70B15531"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5E4F8014"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47331BE8"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Absorptive Capacity</w:t>
            </w:r>
          </w:p>
        </w:tc>
        <w:tc>
          <w:tcPr>
            <w:tcW w:w="959" w:type="pct"/>
            <w:tcBorders>
              <w:top w:val="single" w:sz="4" w:space="0" w:color="auto"/>
              <w:left w:val="nil"/>
              <w:bottom w:val="single" w:sz="4" w:space="0" w:color="auto"/>
              <w:right w:val="nil"/>
            </w:tcBorders>
            <w:shd w:val="clear" w:color="auto" w:fill="auto"/>
            <w:noWrap/>
            <w:vAlign w:val="bottom"/>
            <w:hideMark/>
          </w:tcPr>
          <w:p w14:paraId="0EC27A3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single" w:sz="4" w:space="0" w:color="auto"/>
              <w:left w:val="nil"/>
              <w:bottom w:val="single" w:sz="4" w:space="0" w:color="auto"/>
              <w:right w:val="nil"/>
            </w:tcBorders>
            <w:shd w:val="clear" w:color="auto" w:fill="auto"/>
            <w:noWrap/>
            <w:vAlign w:val="bottom"/>
            <w:hideMark/>
          </w:tcPr>
          <w:p w14:paraId="55D8194D"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32.5</w:t>
            </w:r>
          </w:p>
        </w:tc>
      </w:tr>
    </w:tbl>
    <w:p w14:paraId="292EE94B" w14:textId="77777777" w:rsidR="00320655" w:rsidRPr="00320655" w:rsidRDefault="00320655" w:rsidP="00320655"/>
    <w:p w14:paraId="59F4A4D7" w14:textId="1D751DF6" w:rsidR="0073423D" w:rsidRPr="0095733F" w:rsidRDefault="00983BF9" w:rsidP="0095733F">
      <w:r>
        <w:t xml:space="preserve">The annex includes detailed information for each county, presenting a “county profile” reflective of the findings from the baseline survey (see </w:t>
      </w:r>
      <w:r w:rsidRPr="006B70D5">
        <w:rPr>
          <w:highlight w:val="yellow"/>
        </w:rPr>
        <w:t>Annex X</w:t>
      </w:r>
      <w:r>
        <w:t>).</w:t>
      </w:r>
      <w:r w:rsidR="00871D2E">
        <w:t xml:space="preserve"> </w:t>
      </w:r>
    </w:p>
    <w:p w14:paraId="16AA000E" w14:textId="3F2C96C7" w:rsidR="00D22B7D" w:rsidRDefault="00D0780E" w:rsidP="000D7A5C">
      <w:pPr>
        <w:pStyle w:val="Heading2"/>
        <w:shd w:val="clear" w:color="auto" w:fill="F2F2F2" w:themeFill="background1" w:themeFillShade="F2"/>
      </w:pPr>
      <w:bookmarkStart w:id="78" w:name="_Toc90462115"/>
      <w:r>
        <w:rPr>
          <w:noProof/>
        </w:rPr>
        <w:lastRenderedPageBreak/>
        <w:drawing>
          <wp:anchor distT="0" distB="0" distL="114300" distR="114300" simplePos="0" relativeHeight="251658243" behindDoc="0" locked="0" layoutInCell="1" allowOverlap="1" wp14:anchorId="07ECD858" wp14:editId="5BA7A8AC">
            <wp:simplePos x="0" y="0"/>
            <wp:positionH relativeFrom="column">
              <wp:posOffset>5280465</wp:posOffset>
            </wp:positionH>
            <wp:positionV relativeFrom="paragraph">
              <wp:posOffset>244</wp:posOffset>
            </wp:positionV>
            <wp:extent cx="1096010" cy="118427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1096010" cy="1184275"/>
                    </a:xfrm>
                    <a:prstGeom prst="rect">
                      <a:avLst/>
                    </a:prstGeom>
                  </pic:spPr>
                </pic:pic>
              </a:graphicData>
            </a:graphic>
            <wp14:sizeRelH relativeFrom="margin">
              <wp14:pctWidth>0</wp14:pctWidth>
            </wp14:sizeRelH>
            <wp14:sizeRelV relativeFrom="margin">
              <wp14:pctHeight>0</wp14:pctHeight>
            </wp14:sizeRelV>
          </wp:anchor>
        </w:drawing>
      </w:r>
      <w:r w:rsidR="00DA504A">
        <w:t>Food Security</w:t>
      </w:r>
      <w:bookmarkEnd w:id="78"/>
    </w:p>
    <w:p w14:paraId="3ECF1E1A" w14:textId="0B1F2303" w:rsidR="008D7FC1" w:rsidRDefault="00D97388" w:rsidP="00D06D98">
      <w:r>
        <w:t>The two indicators for food security are t</w:t>
      </w:r>
      <w:r w:rsidR="00920F32">
        <w:t xml:space="preserve">he Food Insecurity Experience Scale (FIES) and the Household Dietary Diversity Scale (HDDS). The FIES </w:t>
      </w:r>
      <w:r w:rsidR="00A7158F">
        <w:t>measures the household</w:t>
      </w:r>
      <w:r w:rsidR="00795B8B">
        <w:t xml:space="preserve">s’ </w:t>
      </w:r>
      <w:r w:rsidR="00A7158F">
        <w:t>experience with food insecurity using a recall period of one year, while the HDDS measures the household</w:t>
      </w:r>
      <w:r w:rsidR="00795B8B">
        <w:t xml:space="preserve">s’ dietary diversity by categorizing questions on foods eaten into 12 food groups. </w:t>
      </w:r>
      <w:r w:rsidR="00AA4EE7">
        <w:t xml:space="preserve">On average, the FIES is 7.6 for the 13 counties – equating to severe food insecurity. </w:t>
      </w:r>
      <w:r w:rsidR="0011496A">
        <w:t xml:space="preserve">Meanwhile, the HDDS has a mean of 6.4 for the 13 counties – meaning </w:t>
      </w:r>
      <w:r w:rsidR="00DA4349">
        <w:t xml:space="preserve">that households on average </w:t>
      </w:r>
      <w:r w:rsidR="0026306C">
        <w:t xml:space="preserve">consumed approximately six </w:t>
      </w:r>
      <w:r w:rsidR="00160327">
        <w:t xml:space="preserve">different foods in the previous 24 hours. </w:t>
      </w:r>
      <w:r w:rsidR="00394275">
        <w:t>The most comm</w:t>
      </w:r>
      <w:r w:rsidR="00FC6909">
        <w:t xml:space="preserve">on foods were </w:t>
      </w:r>
      <w:r w:rsidR="000710C8">
        <w:t>cereals and leafy green vegetables. Consumption of meat was</w:t>
      </w:r>
      <w:r w:rsidR="00111488">
        <w:t xml:space="preserve"> the strongest</w:t>
      </w:r>
      <w:r w:rsidR="002D2F74">
        <w:t xml:space="preserve"> indicator for predicting that the household has high dietary diversity overall (cross-reference). </w:t>
      </w:r>
    </w:p>
    <w:p w14:paraId="41E4D532" w14:textId="1F030452" w:rsidR="00D55DCD" w:rsidRDefault="00D55DCD" w:rsidP="00D55DCD">
      <w:pPr>
        <w:pStyle w:val="Caption"/>
      </w:pPr>
      <w:bookmarkStart w:id="79" w:name="_Toc90462196"/>
      <w:r>
        <w:t xml:space="preserve">Table </w:t>
      </w:r>
      <w:fldSimple w:instr=" SEQ Table \* ARABIC ">
        <w:r w:rsidR="00BE6A73">
          <w:rPr>
            <w:noProof/>
          </w:rPr>
          <w:t>1</w:t>
        </w:r>
      </w:fldSimple>
      <w:r>
        <w:t xml:space="preserve">. </w:t>
      </w:r>
      <w:r w:rsidR="00595A6F">
        <w:t xml:space="preserve">Summary of </w:t>
      </w:r>
      <w:r>
        <w:t xml:space="preserve">Food Security </w:t>
      </w:r>
      <w:r w:rsidR="00595A6F">
        <w:t>Indicators</w:t>
      </w:r>
      <w:bookmarkEnd w:id="79"/>
    </w:p>
    <w:tbl>
      <w:tblPr>
        <w:tblW w:w="5000" w:type="pct"/>
        <w:tblLook w:val="04A0" w:firstRow="1" w:lastRow="0" w:firstColumn="1" w:lastColumn="0" w:noHBand="0" w:noVBand="1"/>
      </w:tblPr>
      <w:tblGrid>
        <w:gridCol w:w="2553"/>
        <w:gridCol w:w="1141"/>
        <w:gridCol w:w="1034"/>
        <w:gridCol w:w="762"/>
        <w:gridCol w:w="810"/>
        <w:gridCol w:w="1407"/>
        <w:gridCol w:w="1653"/>
      </w:tblGrid>
      <w:tr w:rsidR="00D55DCD" w:rsidRPr="00B830EB" w14:paraId="6F9301DC" w14:textId="77777777" w:rsidTr="00B513EB">
        <w:trPr>
          <w:trHeight w:val="320"/>
        </w:trPr>
        <w:tc>
          <w:tcPr>
            <w:tcW w:w="1233" w:type="pct"/>
            <w:tcBorders>
              <w:top w:val="single" w:sz="4" w:space="0" w:color="auto"/>
              <w:left w:val="nil"/>
              <w:bottom w:val="single" w:sz="4" w:space="0" w:color="auto"/>
              <w:right w:val="nil"/>
            </w:tcBorders>
            <w:shd w:val="clear" w:color="000000" w:fill="A7C6ED"/>
            <w:noWrap/>
            <w:vAlign w:val="bottom"/>
            <w:hideMark/>
          </w:tcPr>
          <w:p w14:paraId="6BAF1752"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Theme: Food Security</w:t>
            </w:r>
          </w:p>
        </w:tc>
        <w:tc>
          <w:tcPr>
            <w:tcW w:w="545" w:type="pct"/>
            <w:tcBorders>
              <w:top w:val="single" w:sz="4" w:space="0" w:color="auto"/>
              <w:left w:val="nil"/>
              <w:bottom w:val="single" w:sz="4" w:space="0" w:color="auto"/>
              <w:right w:val="nil"/>
            </w:tcBorders>
            <w:shd w:val="clear" w:color="000000" w:fill="A7C6ED"/>
            <w:noWrap/>
            <w:vAlign w:val="bottom"/>
            <w:hideMark/>
          </w:tcPr>
          <w:p w14:paraId="371E8466"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Scale</w:t>
            </w:r>
          </w:p>
        </w:tc>
        <w:tc>
          <w:tcPr>
            <w:tcW w:w="746" w:type="pct"/>
            <w:tcBorders>
              <w:top w:val="single" w:sz="4" w:space="0" w:color="auto"/>
              <w:left w:val="nil"/>
              <w:bottom w:val="single" w:sz="4" w:space="0" w:color="auto"/>
              <w:right w:val="nil"/>
            </w:tcBorders>
            <w:shd w:val="clear" w:color="000000" w:fill="A7C6ED"/>
            <w:noWrap/>
            <w:vAlign w:val="bottom"/>
            <w:hideMark/>
          </w:tcPr>
          <w:p w14:paraId="28CA0E34"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Overall</w:t>
            </w:r>
          </w:p>
        </w:tc>
        <w:tc>
          <w:tcPr>
            <w:tcW w:w="545" w:type="pct"/>
            <w:tcBorders>
              <w:top w:val="single" w:sz="4" w:space="0" w:color="auto"/>
              <w:left w:val="nil"/>
              <w:bottom w:val="single" w:sz="4" w:space="0" w:color="auto"/>
              <w:right w:val="nil"/>
            </w:tcBorders>
            <w:shd w:val="clear" w:color="000000" w:fill="A7C6ED"/>
            <w:noWrap/>
            <w:vAlign w:val="bottom"/>
            <w:hideMark/>
          </w:tcPr>
          <w:p w14:paraId="6A8FAFDD"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Rural</w:t>
            </w:r>
          </w:p>
        </w:tc>
        <w:tc>
          <w:tcPr>
            <w:tcW w:w="545" w:type="pct"/>
            <w:tcBorders>
              <w:top w:val="single" w:sz="4" w:space="0" w:color="auto"/>
              <w:left w:val="nil"/>
              <w:bottom w:val="single" w:sz="4" w:space="0" w:color="auto"/>
              <w:right w:val="nil"/>
            </w:tcBorders>
            <w:shd w:val="clear" w:color="000000" w:fill="A7C6ED"/>
            <w:noWrap/>
            <w:vAlign w:val="bottom"/>
            <w:hideMark/>
          </w:tcPr>
          <w:p w14:paraId="255A9C5C"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Urban</w:t>
            </w:r>
          </w:p>
        </w:tc>
        <w:tc>
          <w:tcPr>
            <w:tcW w:w="631" w:type="pct"/>
            <w:tcBorders>
              <w:top w:val="single" w:sz="4" w:space="0" w:color="auto"/>
              <w:left w:val="nil"/>
              <w:bottom w:val="single" w:sz="4" w:space="0" w:color="auto"/>
              <w:right w:val="nil"/>
            </w:tcBorders>
            <w:shd w:val="clear" w:color="000000" w:fill="A7C6ED"/>
            <w:noWrap/>
            <w:vAlign w:val="bottom"/>
            <w:hideMark/>
          </w:tcPr>
          <w:p w14:paraId="202D3E8E"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Male-headed</w:t>
            </w:r>
          </w:p>
        </w:tc>
        <w:tc>
          <w:tcPr>
            <w:tcW w:w="755" w:type="pct"/>
            <w:tcBorders>
              <w:top w:val="single" w:sz="4" w:space="0" w:color="auto"/>
              <w:left w:val="nil"/>
              <w:bottom w:val="single" w:sz="4" w:space="0" w:color="auto"/>
              <w:right w:val="nil"/>
            </w:tcBorders>
            <w:shd w:val="clear" w:color="000000" w:fill="A7C6ED"/>
            <w:noWrap/>
            <w:vAlign w:val="bottom"/>
            <w:hideMark/>
          </w:tcPr>
          <w:p w14:paraId="02C58BDB"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Female-headed</w:t>
            </w:r>
          </w:p>
        </w:tc>
      </w:tr>
      <w:tr w:rsidR="00B830EB" w:rsidRPr="00B830EB" w14:paraId="42CB9046" w14:textId="77777777" w:rsidTr="00B513EB">
        <w:trPr>
          <w:trHeight w:val="320"/>
        </w:trPr>
        <w:tc>
          <w:tcPr>
            <w:tcW w:w="1233" w:type="pct"/>
            <w:tcBorders>
              <w:top w:val="single" w:sz="4" w:space="0" w:color="auto"/>
              <w:left w:val="nil"/>
              <w:bottom w:val="single" w:sz="4" w:space="0" w:color="auto"/>
              <w:right w:val="nil"/>
            </w:tcBorders>
            <w:shd w:val="clear" w:color="auto" w:fill="auto"/>
            <w:noWrap/>
            <w:vAlign w:val="bottom"/>
            <w:hideMark/>
          </w:tcPr>
          <w:p w14:paraId="75BB42B1" w14:textId="77777777" w:rsidR="00B830EB" w:rsidRPr="00B830EB" w:rsidRDefault="00B830EB" w:rsidP="00B830EB">
            <w:pPr>
              <w:spacing w:after="0" w:line="240" w:lineRule="auto"/>
              <w:rPr>
                <w:rFonts w:eastAsia="Times New Roman" w:cs="Calibri"/>
                <w:color w:val="000000"/>
                <w:sz w:val="20"/>
                <w:szCs w:val="20"/>
              </w:rPr>
            </w:pPr>
            <w:r w:rsidRPr="00B830EB">
              <w:rPr>
                <w:rFonts w:eastAsia="Times New Roman" w:cs="Calibri"/>
                <w:color w:val="000000"/>
                <w:sz w:val="20"/>
                <w:szCs w:val="20"/>
              </w:rPr>
              <w:t>Food Insecurity Experience</w:t>
            </w:r>
          </w:p>
        </w:tc>
        <w:tc>
          <w:tcPr>
            <w:tcW w:w="545" w:type="pct"/>
            <w:tcBorders>
              <w:top w:val="single" w:sz="4" w:space="0" w:color="auto"/>
              <w:left w:val="nil"/>
              <w:bottom w:val="single" w:sz="4" w:space="0" w:color="auto"/>
              <w:right w:val="nil"/>
            </w:tcBorders>
            <w:shd w:val="clear" w:color="auto" w:fill="auto"/>
            <w:noWrap/>
            <w:vAlign w:val="bottom"/>
            <w:hideMark/>
          </w:tcPr>
          <w:p w14:paraId="2BFA751E"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0 to 8</w:t>
            </w:r>
          </w:p>
        </w:tc>
        <w:tc>
          <w:tcPr>
            <w:tcW w:w="746" w:type="pct"/>
            <w:tcBorders>
              <w:top w:val="single" w:sz="4" w:space="0" w:color="auto"/>
              <w:left w:val="nil"/>
              <w:bottom w:val="single" w:sz="4" w:space="0" w:color="auto"/>
              <w:right w:val="nil"/>
            </w:tcBorders>
            <w:shd w:val="clear" w:color="auto" w:fill="auto"/>
            <w:noWrap/>
            <w:vAlign w:val="bottom"/>
            <w:hideMark/>
          </w:tcPr>
          <w:p w14:paraId="426BBA45"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7.6</w:t>
            </w:r>
          </w:p>
        </w:tc>
        <w:tc>
          <w:tcPr>
            <w:tcW w:w="545" w:type="pct"/>
            <w:tcBorders>
              <w:top w:val="single" w:sz="4" w:space="0" w:color="auto"/>
              <w:left w:val="nil"/>
              <w:bottom w:val="single" w:sz="4" w:space="0" w:color="auto"/>
              <w:right w:val="nil"/>
            </w:tcBorders>
            <w:shd w:val="clear" w:color="auto" w:fill="auto"/>
            <w:noWrap/>
            <w:vAlign w:val="bottom"/>
            <w:hideMark/>
          </w:tcPr>
          <w:p w14:paraId="39D5AFA6"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7.6</w:t>
            </w:r>
          </w:p>
        </w:tc>
        <w:tc>
          <w:tcPr>
            <w:tcW w:w="545" w:type="pct"/>
            <w:tcBorders>
              <w:top w:val="single" w:sz="4" w:space="0" w:color="auto"/>
              <w:left w:val="nil"/>
              <w:bottom w:val="single" w:sz="4" w:space="0" w:color="auto"/>
              <w:right w:val="nil"/>
            </w:tcBorders>
            <w:shd w:val="clear" w:color="auto" w:fill="auto"/>
            <w:noWrap/>
            <w:vAlign w:val="bottom"/>
            <w:hideMark/>
          </w:tcPr>
          <w:p w14:paraId="55C05130"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7.5</w:t>
            </w:r>
          </w:p>
        </w:tc>
        <w:tc>
          <w:tcPr>
            <w:tcW w:w="631" w:type="pct"/>
            <w:tcBorders>
              <w:top w:val="single" w:sz="4" w:space="0" w:color="auto"/>
              <w:left w:val="nil"/>
              <w:bottom w:val="single" w:sz="4" w:space="0" w:color="auto"/>
              <w:right w:val="nil"/>
            </w:tcBorders>
            <w:shd w:val="clear" w:color="auto" w:fill="auto"/>
            <w:noWrap/>
            <w:vAlign w:val="bottom"/>
            <w:hideMark/>
          </w:tcPr>
          <w:p w14:paraId="4DF78F21"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7.5</w:t>
            </w:r>
          </w:p>
        </w:tc>
        <w:tc>
          <w:tcPr>
            <w:tcW w:w="755" w:type="pct"/>
            <w:tcBorders>
              <w:top w:val="single" w:sz="4" w:space="0" w:color="auto"/>
              <w:left w:val="nil"/>
              <w:bottom w:val="single" w:sz="4" w:space="0" w:color="auto"/>
              <w:right w:val="nil"/>
            </w:tcBorders>
            <w:shd w:val="clear" w:color="auto" w:fill="auto"/>
            <w:noWrap/>
            <w:vAlign w:val="bottom"/>
            <w:hideMark/>
          </w:tcPr>
          <w:p w14:paraId="2D3AC606"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7.5</w:t>
            </w:r>
          </w:p>
        </w:tc>
      </w:tr>
      <w:tr w:rsidR="00B830EB" w:rsidRPr="00B830EB" w14:paraId="1DA40FD5" w14:textId="77777777" w:rsidTr="00B513EB">
        <w:trPr>
          <w:trHeight w:val="320"/>
        </w:trPr>
        <w:tc>
          <w:tcPr>
            <w:tcW w:w="1233" w:type="pct"/>
            <w:tcBorders>
              <w:top w:val="single" w:sz="4" w:space="0" w:color="auto"/>
              <w:left w:val="nil"/>
              <w:bottom w:val="single" w:sz="4" w:space="0" w:color="auto"/>
              <w:right w:val="nil"/>
            </w:tcBorders>
            <w:shd w:val="clear" w:color="auto" w:fill="auto"/>
            <w:noWrap/>
            <w:vAlign w:val="bottom"/>
            <w:hideMark/>
          </w:tcPr>
          <w:p w14:paraId="166A9AD5" w14:textId="77777777" w:rsidR="00B830EB" w:rsidRPr="00B830EB" w:rsidRDefault="00B830EB" w:rsidP="00B830EB">
            <w:pPr>
              <w:spacing w:after="0" w:line="240" w:lineRule="auto"/>
              <w:rPr>
                <w:rFonts w:eastAsia="Times New Roman" w:cs="Calibri"/>
                <w:color w:val="000000"/>
                <w:sz w:val="20"/>
                <w:szCs w:val="20"/>
              </w:rPr>
            </w:pPr>
            <w:r w:rsidRPr="00B830EB">
              <w:rPr>
                <w:rFonts w:eastAsia="Times New Roman" w:cs="Calibri"/>
                <w:color w:val="000000"/>
                <w:sz w:val="20"/>
                <w:szCs w:val="20"/>
              </w:rPr>
              <w:t>Food Insecurity Experience</w:t>
            </w:r>
          </w:p>
        </w:tc>
        <w:tc>
          <w:tcPr>
            <w:tcW w:w="545" w:type="pct"/>
            <w:tcBorders>
              <w:top w:val="single" w:sz="4" w:space="0" w:color="auto"/>
              <w:left w:val="nil"/>
              <w:bottom w:val="single" w:sz="4" w:space="0" w:color="auto"/>
              <w:right w:val="nil"/>
            </w:tcBorders>
            <w:shd w:val="clear" w:color="auto" w:fill="auto"/>
            <w:noWrap/>
            <w:vAlign w:val="bottom"/>
            <w:hideMark/>
          </w:tcPr>
          <w:p w14:paraId="12C2A936"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Categorical</w:t>
            </w:r>
          </w:p>
        </w:tc>
        <w:tc>
          <w:tcPr>
            <w:tcW w:w="746" w:type="pct"/>
            <w:tcBorders>
              <w:top w:val="single" w:sz="4" w:space="0" w:color="auto"/>
              <w:left w:val="nil"/>
              <w:bottom w:val="single" w:sz="4" w:space="0" w:color="auto"/>
              <w:right w:val="nil"/>
            </w:tcBorders>
            <w:shd w:val="clear" w:color="auto" w:fill="auto"/>
            <w:noWrap/>
            <w:vAlign w:val="bottom"/>
            <w:hideMark/>
          </w:tcPr>
          <w:p w14:paraId="50E22933"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545" w:type="pct"/>
            <w:tcBorders>
              <w:top w:val="single" w:sz="4" w:space="0" w:color="auto"/>
              <w:left w:val="nil"/>
              <w:bottom w:val="single" w:sz="4" w:space="0" w:color="auto"/>
              <w:right w:val="nil"/>
            </w:tcBorders>
            <w:shd w:val="clear" w:color="auto" w:fill="auto"/>
            <w:noWrap/>
            <w:vAlign w:val="bottom"/>
            <w:hideMark/>
          </w:tcPr>
          <w:p w14:paraId="0F53664B"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545" w:type="pct"/>
            <w:tcBorders>
              <w:top w:val="single" w:sz="4" w:space="0" w:color="auto"/>
              <w:left w:val="nil"/>
              <w:bottom w:val="single" w:sz="4" w:space="0" w:color="auto"/>
              <w:right w:val="nil"/>
            </w:tcBorders>
            <w:shd w:val="clear" w:color="auto" w:fill="auto"/>
            <w:noWrap/>
            <w:vAlign w:val="bottom"/>
            <w:hideMark/>
          </w:tcPr>
          <w:p w14:paraId="0D87F9C8"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631" w:type="pct"/>
            <w:tcBorders>
              <w:top w:val="single" w:sz="4" w:space="0" w:color="auto"/>
              <w:left w:val="nil"/>
              <w:bottom w:val="single" w:sz="4" w:space="0" w:color="auto"/>
              <w:right w:val="nil"/>
            </w:tcBorders>
            <w:shd w:val="clear" w:color="auto" w:fill="auto"/>
            <w:noWrap/>
            <w:vAlign w:val="bottom"/>
            <w:hideMark/>
          </w:tcPr>
          <w:p w14:paraId="3486196A"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755" w:type="pct"/>
            <w:tcBorders>
              <w:top w:val="single" w:sz="4" w:space="0" w:color="auto"/>
              <w:left w:val="nil"/>
              <w:bottom w:val="single" w:sz="4" w:space="0" w:color="auto"/>
              <w:right w:val="nil"/>
            </w:tcBorders>
            <w:shd w:val="clear" w:color="auto" w:fill="auto"/>
            <w:noWrap/>
            <w:vAlign w:val="bottom"/>
            <w:hideMark/>
          </w:tcPr>
          <w:p w14:paraId="1789D459"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r>
      <w:tr w:rsidR="00B830EB" w:rsidRPr="00B830EB" w14:paraId="6DA15839" w14:textId="77777777" w:rsidTr="00B513EB">
        <w:trPr>
          <w:trHeight w:val="320"/>
        </w:trPr>
        <w:tc>
          <w:tcPr>
            <w:tcW w:w="1233" w:type="pct"/>
            <w:tcBorders>
              <w:top w:val="single" w:sz="4" w:space="0" w:color="auto"/>
              <w:left w:val="nil"/>
              <w:bottom w:val="single" w:sz="4" w:space="0" w:color="auto"/>
              <w:right w:val="nil"/>
            </w:tcBorders>
            <w:shd w:val="clear" w:color="auto" w:fill="auto"/>
            <w:noWrap/>
            <w:vAlign w:val="bottom"/>
            <w:hideMark/>
          </w:tcPr>
          <w:p w14:paraId="3A002C61" w14:textId="4C7BD401" w:rsidR="00B830EB" w:rsidRPr="00B830EB" w:rsidRDefault="00B830EB" w:rsidP="00B830EB">
            <w:pPr>
              <w:spacing w:after="0" w:line="240" w:lineRule="auto"/>
              <w:rPr>
                <w:rFonts w:eastAsia="Times New Roman" w:cs="Calibri"/>
                <w:color w:val="000000"/>
                <w:sz w:val="20"/>
                <w:szCs w:val="20"/>
              </w:rPr>
            </w:pPr>
            <w:r w:rsidRPr="00B830EB">
              <w:rPr>
                <w:rFonts w:eastAsia="Times New Roman" w:cs="Calibri"/>
                <w:color w:val="000000"/>
                <w:sz w:val="20"/>
                <w:szCs w:val="20"/>
              </w:rPr>
              <w:t>Household Diet</w:t>
            </w:r>
            <w:r w:rsidR="00D52122">
              <w:rPr>
                <w:rFonts w:eastAsia="Times New Roman" w:cs="Calibri"/>
                <w:color w:val="000000"/>
                <w:sz w:val="20"/>
                <w:szCs w:val="20"/>
              </w:rPr>
              <w:t>ary</w:t>
            </w:r>
            <w:r w:rsidRPr="00B830EB">
              <w:rPr>
                <w:rFonts w:eastAsia="Times New Roman" w:cs="Calibri"/>
                <w:color w:val="000000"/>
                <w:sz w:val="20"/>
                <w:szCs w:val="20"/>
              </w:rPr>
              <w:t xml:space="preserve"> Diversity</w:t>
            </w:r>
          </w:p>
        </w:tc>
        <w:tc>
          <w:tcPr>
            <w:tcW w:w="545" w:type="pct"/>
            <w:tcBorders>
              <w:top w:val="single" w:sz="4" w:space="0" w:color="auto"/>
              <w:left w:val="nil"/>
              <w:bottom w:val="single" w:sz="4" w:space="0" w:color="auto"/>
              <w:right w:val="nil"/>
            </w:tcBorders>
            <w:shd w:val="clear" w:color="auto" w:fill="auto"/>
            <w:noWrap/>
            <w:vAlign w:val="bottom"/>
            <w:hideMark/>
          </w:tcPr>
          <w:p w14:paraId="33B36273"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0 to 12</w:t>
            </w:r>
          </w:p>
        </w:tc>
        <w:tc>
          <w:tcPr>
            <w:tcW w:w="746" w:type="pct"/>
            <w:tcBorders>
              <w:top w:val="single" w:sz="4" w:space="0" w:color="auto"/>
              <w:left w:val="nil"/>
              <w:bottom w:val="single" w:sz="4" w:space="0" w:color="auto"/>
              <w:right w:val="nil"/>
            </w:tcBorders>
            <w:shd w:val="clear" w:color="auto" w:fill="auto"/>
            <w:noWrap/>
            <w:vAlign w:val="bottom"/>
            <w:hideMark/>
          </w:tcPr>
          <w:p w14:paraId="03D4AE1F"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6.4</w:t>
            </w:r>
          </w:p>
        </w:tc>
        <w:tc>
          <w:tcPr>
            <w:tcW w:w="545" w:type="pct"/>
            <w:tcBorders>
              <w:top w:val="single" w:sz="4" w:space="0" w:color="auto"/>
              <w:left w:val="nil"/>
              <w:bottom w:val="single" w:sz="4" w:space="0" w:color="auto"/>
              <w:right w:val="nil"/>
            </w:tcBorders>
            <w:shd w:val="clear" w:color="auto" w:fill="auto"/>
            <w:noWrap/>
            <w:vAlign w:val="bottom"/>
            <w:hideMark/>
          </w:tcPr>
          <w:p w14:paraId="112894A9"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5.6</w:t>
            </w:r>
          </w:p>
        </w:tc>
        <w:tc>
          <w:tcPr>
            <w:tcW w:w="545" w:type="pct"/>
            <w:tcBorders>
              <w:top w:val="single" w:sz="4" w:space="0" w:color="auto"/>
              <w:left w:val="nil"/>
              <w:bottom w:val="single" w:sz="4" w:space="0" w:color="auto"/>
              <w:right w:val="nil"/>
            </w:tcBorders>
            <w:shd w:val="clear" w:color="auto" w:fill="auto"/>
            <w:noWrap/>
            <w:vAlign w:val="bottom"/>
            <w:hideMark/>
          </w:tcPr>
          <w:p w14:paraId="5CDBD01D"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8.0</w:t>
            </w:r>
          </w:p>
        </w:tc>
        <w:tc>
          <w:tcPr>
            <w:tcW w:w="631" w:type="pct"/>
            <w:tcBorders>
              <w:top w:val="single" w:sz="4" w:space="0" w:color="auto"/>
              <w:left w:val="nil"/>
              <w:bottom w:val="single" w:sz="4" w:space="0" w:color="auto"/>
              <w:right w:val="nil"/>
            </w:tcBorders>
            <w:shd w:val="clear" w:color="auto" w:fill="auto"/>
            <w:noWrap/>
            <w:vAlign w:val="bottom"/>
            <w:hideMark/>
          </w:tcPr>
          <w:p w14:paraId="77CBD5A1"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6.3</w:t>
            </w:r>
          </w:p>
        </w:tc>
        <w:tc>
          <w:tcPr>
            <w:tcW w:w="755" w:type="pct"/>
            <w:tcBorders>
              <w:top w:val="single" w:sz="4" w:space="0" w:color="auto"/>
              <w:left w:val="nil"/>
              <w:bottom w:val="single" w:sz="4" w:space="0" w:color="auto"/>
              <w:right w:val="nil"/>
            </w:tcBorders>
            <w:shd w:val="clear" w:color="auto" w:fill="auto"/>
            <w:noWrap/>
            <w:vAlign w:val="bottom"/>
            <w:hideMark/>
          </w:tcPr>
          <w:p w14:paraId="61CF6D4F"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6.1</w:t>
            </w:r>
          </w:p>
        </w:tc>
      </w:tr>
    </w:tbl>
    <w:p w14:paraId="2A8E6880" w14:textId="344BC626" w:rsidR="007043CD" w:rsidRDefault="007043CD" w:rsidP="00D06D98"/>
    <w:p w14:paraId="59FD7CDD" w14:textId="524A5ED9" w:rsidR="007043CD" w:rsidRDefault="00584A32" w:rsidP="00584A32">
      <w:pPr>
        <w:pStyle w:val="Heading3"/>
      </w:pPr>
      <w:r>
        <w:t>Food Insecurity Experience Scale</w:t>
      </w:r>
      <w:r w:rsidR="00D14BDE">
        <w:t xml:space="preserve"> (FIES)</w:t>
      </w:r>
    </w:p>
    <w:p w14:paraId="7895E4FD" w14:textId="49A08198" w:rsidR="00584A32" w:rsidRDefault="003E7426" w:rsidP="00D06D98">
      <w:r>
        <w:t xml:space="preserve">The FIES </w:t>
      </w:r>
      <w:r w:rsidR="00F94E42">
        <w:t xml:space="preserve">is composed of eight questions. The logic of the questions is that each question is a scenario that </w:t>
      </w:r>
      <w:r w:rsidR="00BA3709">
        <w:t xml:space="preserve">indicates an increasing severity of food insecurity. </w:t>
      </w:r>
      <w:r w:rsidR="00F9440D">
        <w:t xml:space="preserve">Ideally, the percentage of respondents who say yes to the questions should decrease from questions 1 through 8. Instead, the percentages are roughly the same for all eight questions: 94% or 95% responded yes. </w:t>
      </w:r>
      <w:r w:rsidR="00B40099">
        <w:t xml:space="preserve">Nonetheless, the item response theory analysis </w:t>
      </w:r>
      <w:r w:rsidR="00BD550E">
        <w:t>confirmed that the fourth question (skipped a meal) delineates mild and moderate food insecurity and the seventh question (did not eat) differentiates between moderate and severe food insecurity. This finding is consistent with FAO’s methodology for the FIES.</w:t>
      </w:r>
    </w:p>
    <w:p w14:paraId="037C9CA3" w14:textId="2CEE2E56" w:rsidR="00D904B7" w:rsidRDefault="00F62577" w:rsidP="00F62577">
      <w:pPr>
        <w:pStyle w:val="Caption"/>
      </w:pPr>
      <w:bookmarkStart w:id="80" w:name="_Toc90462197"/>
      <w:r>
        <w:t xml:space="preserve">Table </w:t>
      </w:r>
      <w:fldSimple w:instr=" SEQ Table \* ARABIC ">
        <w:r w:rsidR="00BE6A73">
          <w:rPr>
            <w:noProof/>
          </w:rPr>
          <w:t>2</w:t>
        </w:r>
      </w:fldSimple>
      <w:r>
        <w:t>. Questions for the FIES</w:t>
      </w:r>
      <w:bookmarkEnd w:id="80"/>
      <w:r>
        <w:t xml:space="preserve"> </w:t>
      </w:r>
    </w:p>
    <w:tbl>
      <w:tblPr>
        <w:tblW w:w="5000" w:type="pct"/>
        <w:tblCellMar>
          <w:left w:w="0" w:type="dxa"/>
          <w:right w:w="0" w:type="dxa"/>
        </w:tblCellMar>
        <w:tblLook w:val="0600" w:firstRow="0" w:lastRow="0" w:firstColumn="0" w:lastColumn="0" w:noHBand="1" w:noVBand="1"/>
      </w:tblPr>
      <w:tblGrid>
        <w:gridCol w:w="1168"/>
        <w:gridCol w:w="1024"/>
        <w:gridCol w:w="1024"/>
        <w:gridCol w:w="1024"/>
        <w:gridCol w:w="1024"/>
        <w:gridCol w:w="1024"/>
        <w:gridCol w:w="1024"/>
        <w:gridCol w:w="1024"/>
        <w:gridCol w:w="1024"/>
      </w:tblGrid>
      <w:tr w:rsidR="001E4944" w:rsidRPr="007117BA" w14:paraId="2D037595" w14:textId="77777777" w:rsidTr="00696615">
        <w:trPr>
          <w:trHeight w:val="296"/>
        </w:trPr>
        <w:tc>
          <w:tcPr>
            <w:tcW w:w="624" w:type="pct"/>
            <w:tcBorders>
              <w:top w:val="single" w:sz="12" w:space="0" w:color="000000"/>
              <w:bottom w:val="single" w:sz="12" w:space="0" w:color="000000"/>
              <w:right w:val="single" w:sz="6" w:space="0" w:color="000000"/>
            </w:tcBorders>
            <w:shd w:val="clear" w:color="auto" w:fill="auto"/>
          </w:tcPr>
          <w:p w14:paraId="0551FB41" w14:textId="24D895BC" w:rsidR="001E4944" w:rsidRPr="007117BA" w:rsidRDefault="001E4944" w:rsidP="007117BA">
            <w:pPr>
              <w:spacing w:after="0" w:line="240" w:lineRule="auto"/>
              <w:jc w:val="center"/>
              <w:rPr>
                <w:b/>
                <w:bCs/>
                <w:sz w:val="20"/>
                <w:szCs w:val="20"/>
              </w:rPr>
            </w:pPr>
            <w:r w:rsidRPr="007117BA">
              <w:rPr>
                <w:b/>
                <w:bCs/>
                <w:sz w:val="20"/>
                <w:szCs w:val="20"/>
              </w:rPr>
              <w:t>Category</w:t>
            </w:r>
          </w:p>
        </w:tc>
        <w:tc>
          <w:tcPr>
            <w:tcW w:w="1641" w:type="pct"/>
            <w:gridSpan w:val="3"/>
            <w:tcBorders>
              <w:top w:val="single" w:sz="12" w:space="0" w:color="000000"/>
              <w:left w:val="single" w:sz="6" w:space="0" w:color="000000"/>
              <w:bottom w:val="single" w:sz="12" w:space="0" w:color="000000"/>
              <w:right w:val="single" w:sz="6" w:space="0" w:color="000000"/>
            </w:tcBorders>
            <w:shd w:val="clear" w:color="auto" w:fill="00B0F0"/>
            <w:tcMar>
              <w:top w:w="9" w:type="dxa"/>
              <w:left w:w="9" w:type="dxa"/>
              <w:bottom w:w="0" w:type="dxa"/>
              <w:right w:w="9" w:type="dxa"/>
            </w:tcMar>
            <w:vAlign w:val="bottom"/>
            <w:hideMark/>
          </w:tcPr>
          <w:p w14:paraId="17BAE0CD" w14:textId="22F753AE" w:rsidR="001E4944" w:rsidRPr="007117BA" w:rsidRDefault="001E4944" w:rsidP="007117BA">
            <w:pPr>
              <w:spacing w:after="0" w:line="240" w:lineRule="auto"/>
              <w:jc w:val="center"/>
              <w:rPr>
                <w:b/>
                <w:bCs/>
                <w:color w:val="FFFFFF" w:themeColor="background1"/>
                <w:sz w:val="20"/>
                <w:szCs w:val="20"/>
              </w:rPr>
            </w:pPr>
            <w:r w:rsidRPr="007117BA">
              <w:rPr>
                <w:b/>
                <w:bCs/>
                <w:color w:val="FFFFFF" w:themeColor="background1"/>
                <w:sz w:val="20"/>
                <w:szCs w:val="20"/>
              </w:rPr>
              <w:t>Mild</w:t>
            </w:r>
          </w:p>
        </w:tc>
        <w:tc>
          <w:tcPr>
            <w:tcW w:w="1641" w:type="pct"/>
            <w:gridSpan w:val="3"/>
            <w:tcBorders>
              <w:top w:val="single" w:sz="12" w:space="0" w:color="000000"/>
              <w:left w:val="single" w:sz="6" w:space="0" w:color="000000"/>
              <w:bottom w:val="single" w:sz="12" w:space="0" w:color="000000"/>
              <w:right w:val="single" w:sz="6" w:space="0" w:color="000000"/>
            </w:tcBorders>
            <w:shd w:val="clear" w:color="auto" w:fill="00B0F0"/>
            <w:tcMar>
              <w:top w:w="9" w:type="dxa"/>
              <w:left w:w="9" w:type="dxa"/>
              <w:bottom w:w="0" w:type="dxa"/>
              <w:right w:w="9" w:type="dxa"/>
            </w:tcMar>
            <w:vAlign w:val="bottom"/>
            <w:hideMark/>
          </w:tcPr>
          <w:p w14:paraId="774EE918" w14:textId="77777777" w:rsidR="001E4944" w:rsidRPr="007117BA" w:rsidRDefault="001E4944" w:rsidP="007117BA">
            <w:pPr>
              <w:spacing w:after="0" w:line="240" w:lineRule="auto"/>
              <w:jc w:val="center"/>
              <w:rPr>
                <w:b/>
                <w:bCs/>
                <w:color w:val="FFFFFF" w:themeColor="background1"/>
                <w:sz w:val="20"/>
                <w:szCs w:val="20"/>
              </w:rPr>
            </w:pPr>
            <w:r w:rsidRPr="007117BA">
              <w:rPr>
                <w:b/>
                <w:bCs/>
                <w:color w:val="FFFFFF" w:themeColor="background1"/>
                <w:sz w:val="20"/>
                <w:szCs w:val="20"/>
              </w:rPr>
              <w:t>Moderate</w:t>
            </w:r>
          </w:p>
        </w:tc>
        <w:tc>
          <w:tcPr>
            <w:tcW w:w="1094" w:type="pct"/>
            <w:gridSpan w:val="2"/>
            <w:tcBorders>
              <w:top w:val="single" w:sz="12" w:space="0" w:color="000000"/>
              <w:left w:val="single" w:sz="6" w:space="0" w:color="000000"/>
              <w:bottom w:val="single" w:sz="12" w:space="0" w:color="000000"/>
            </w:tcBorders>
            <w:shd w:val="clear" w:color="auto" w:fill="00B0F0"/>
            <w:tcMar>
              <w:top w:w="9" w:type="dxa"/>
              <w:left w:w="9" w:type="dxa"/>
              <w:bottom w:w="0" w:type="dxa"/>
              <w:right w:w="9" w:type="dxa"/>
            </w:tcMar>
            <w:vAlign w:val="bottom"/>
            <w:hideMark/>
          </w:tcPr>
          <w:p w14:paraId="29513FA5" w14:textId="77777777" w:rsidR="001E4944" w:rsidRPr="007117BA" w:rsidRDefault="001E4944" w:rsidP="007117BA">
            <w:pPr>
              <w:spacing w:after="0" w:line="240" w:lineRule="auto"/>
              <w:jc w:val="center"/>
              <w:rPr>
                <w:b/>
                <w:bCs/>
                <w:color w:val="FFFFFF" w:themeColor="background1"/>
                <w:sz w:val="20"/>
                <w:szCs w:val="20"/>
              </w:rPr>
            </w:pPr>
            <w:r w:rsidRPr="007117BA">
              <w:rPr>
                <w:b/>
                <w:bCs/>
                <w:color w:val="FFFFFF" w:themeColor="background1"/>
                <w:sz w:val="20"/>
                <w:szCs w:val="20"/>
              </w:rPr>
              <w:t>Severe</w:t>
            </w:r>
          </w:p>
        </w:tc>
      </w:tr>
      <w:tr w:rsidR="001E4944" w:rsidRPr="007117BA" w14:paraId="2EFDD918" w14:textId="77777777" w:rsidTr="00696615">
        <w:trPr>
          <w:trHeight w:val="319"/>
        </w:trPr>
        <w:tc>
          <w:tcPr>
            <w:tcW w:w="624" w:type="pct"/>
            <w:tcBorders>
              <w:top w:val="single" w:sz="12" w:space="0" w:color="000000"/>
              <w:bottom w:val="single" w:sz="4" w:space="0" w:color="000000"/>
              <w:right w:val="single" w:sz="4" w:space="0" w:color="000000"/>
            </w:tcBorders>
            <w:shd w:val="clear" w:color="auto" w:fill="auto"/>
          </w:tcPr>
          <w:p w14:paraId="2C91712D" w14:textId="51F9200E" w:rsidR="001E4944" w:rsidRPr="007117BA" w:rsidRDefault="001E4944" w:rsidP="007117BA">
            <w:pPr>
              <w:spacing w:after="0" w:line="240" w:lineRule="auto"/>
              <w:jc w:val="center"/>
              <w:rPr>
                <w:sz w:val="20"/>
                <w:szCs w:val="20"/>
              </w:rPr>
            </w:pPr>
            <w:r w:rsidRPr="007117BA">
              <w:rPr>
                <w:sz w:val="20"/>
                <w:szCs w:val="20"/>
              </w:rPr>
              <w:t>Raw Score</w:t>
            </w:r>
          </w:p>
        </w:tc>
        <w:tc>
          <w:tcPr>
            <w:tcW w:w="547" w:type="pct"/>
            <w:tcBorders>
              <w:top w:val="single" w:sz="12" w:space="0" w:color="000000"/>
              <w:left w:val="single" w:sz="4" w:space="0" w:color="000000"/>
              <w:bottom w:val="single" w:sz="4" w:space="0" w:color="000000"/>
              <w:right w:val="single" w:sz="4" w:space="0" w:color="000000"/>
            </w:tcBorders>
            <w:shd w:val="clear" w:color="auto" w:fill="00B050"/>
            <w:tcMar>
              <w:top w:w="9" w:type="dxa"/>
              <w:left w:w="9" w:type="dxa"/>
              <w:bottom w:w="0" w:type="dxa"/>
              <w:right w:w="9" w:type="dxa"/>
            </w:tcMar>
            <w:vAlign w:val="center"/>
            <w:hideMark/>
          </w:tcPr>
          <w:p w14:paraId="78C2AA65" w14:textId="6F7D14BC"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1</w:t>
            </w:r>
          </w:p>
        </w:tc>
        <w:tc>
          <w:tcPr>
            <w:tcW w:w="547" w:type="pct"/>
            <w:tcBorders>
              <w:top w:val="single" w:sz="12" w:space="0" w:color="000000"/>
              <w:left w:val="single" w:sz="4" w:space="0" w:color="000000"/>
              <w:bottom w:val="single" w:sz="4" w:space="0" w:color="000000"/>
              <w:right w:val="single" w:sz="4" w:space="0" w:color="000000"/>
            </w:tcBorders>
            <w:shd w:val="clear" w:color="auto" w:fill="00B050"/>
            <w:tcMar>
              <w:top w:w="9" w:type="dxa"/>
              <w:left w:w="9" w:type="dxa"/>
              <w:bottom w:w="0" w:type="dxa"/>
              <w:right w:w="9" w:type="dxa"/>
            </w:tcMar>
            <w:vAlign w:val="center"/>
            <w:hideMark/>
          </w:tcPr>
          <w:p w14:paraId="5F0FD9A7" w14:textId="77777777"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2</w:t>
            </w:r>
          </w:p>
        </w:tc>
        <w:tc>
          <w:tcPr>
            <w:tcW w:w="547" w:type="pct"/>
            <w:tcBorders>
              <w:top w:val="single" w:sz="12" w:space="0" w:color="000000"/>
              <w:left w:val="single" w:sz="4" w:space="0" w:color="000000"/>
              <w:bottom w:val="single" w:sz="4" w:space="0" w:color="000000"/>
              <w:right w:val="single" w:sz="4" w:space="0" w:color="000000"/>
            </w:tcBorders>
            <w:shd w:val="clear" w:color="auto" w:fill="00B050"/>
            <w:tcMar>
              <w:top w:w="9" w:type="dxa"/>
              <w:left w:w="9" w:type="dxa"/>
              <w:bottom w:w="0" w:type="dxa"/>
              <w:right w:w="9" w:type="dxa"/>
            </w:tcMar>
            <w:vAlign w:val="center"/>
            <w:hideMark/>
          </w:tcPr>
          <w:p w14:paraId="7E1DCA55" w14:textId="77777777"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3</w:t>
            </w:r>
          </w:p>
        </w:tc>
        <w:tc>
          <w:tcPr>
            <w:tcW w:w="547" w:type="pct"/>
            <w:tcBorders>
              <w:top w:val="single" w:sz="12" w:space="0" w:color="000000"/>
              <w:left w:val="single" w:sz="4" w:space="0" w:color="000000"/>
              <w:bottom w:val="single" w:sz="4" w:space="0" w:color="000000"/>
              <w:right w:val="single" w:sz="4" w:space="0" w:color="000000"/>
            </w:tcBorders>
            <w:shd w:val="clear" w:color="auto" w:fill="FFFF00"/>
            <w:tcMar>
              <w:top w:w="9" w:type="dxa"/>
              <w:left w:w="9" w:type="dxa"/>
              <w:bottom w:w="0" w:type="dxa"/>
              <w:right w:w="9" w:type="dxa"/>
            </w:tcMar>
            <w:vAlign w:val="center"/>
            <w:hideMark/>
          </w:tcPr>
          <w:p w14:paraId="57E829F2" w14:textId="77777777" w:rsidR="001E4944" w:rsidRPr="007117BA" w:rsidRDefault="001E4944" w:rsidP="007117BA">
            <w:pPr>
              <w:spacing w:after="0" w:line="240" w:lineRule="auto"/>
              <w:jc w:val="center"/>
              <w:rPr>
                <w:sz w:val="20"/>
                <w:szCs w:val="20"/>
              </w:rPr>
            </w:pPr>
            <w:r w:rsidRPr="007117BA">
              <w:rPr>
                <w:b/>
                <w:bCs/>
                <w:sz w:val="20"/>
                <w:szCs w:val="20"/>
              </w:rPr>
              <w:t>4</w:t>
            </w:r>
          </w:p>
        </w:tc>
        <w:tc>
          <w:tcPr>
            <w:tcW w:w="547" w:type="pct"/>
            <w:tcBorders>
              <w:top w:val="single" w:sz="12" w:space="0" w:color="000000"/>
              <w:left w:val="single" w:sz="4" w:space="0" w:color="000000"/>
              <w:bottom w:val="single" w:sz="4" w:space="0" w:color="000000"/>
              <w:right w:val="single" w:sz="4" w:space="0" w:color="000000"/>
            </w:tcBorders>
            <w:shd w:val="clear" w:color="auto" w:fill="FFFF00"/>
            <w:tcMar>
              <w:top w:w="9" w:type="dxa"/>
              <w:left w:w="9" w:type="dxa"/>
              <w:bottom w:w="0" w:type="dxa"/>
              <w:right w:w="9" w:type="dxa"/>
            </w:tcMar>
            <w:vAlign w:val="center"/>
            <w:hideMark/>
          </w:tcPr>
          <w:p w14:paraId="009E078D" w14:textId="77777777" w:rsidR="001E4944" w:rsidRPr="007117BA" w:rsidRDefault="001E4944" w:rsidP="007117BA">
            <w:pPr>
              <w:spacing w:after="0" w:line="240" w:lineRule="auto"/>
              <w:jc w:val="center"/>
              <w:rPr>
                <w:sz w:val="20"/>
                <w:szCs w:val="20"/>
              </w:rPr>
            </w:pPr>
            <w:r w:rsidRPr="007117BA">
              <w:rPr>
                <w:sz w:val="20"/>
                <w:szCs w:val="20"/>
              </w:rPr>
              <w:t>5</w:t>
            </w:r>
          </w:p>
        </w:tc>
        <w:tc>
          <w:tcPr>
            <w:tcW w:w="547" w:type="pct"/>
            <w:tcBorders>
              <w:top w:val="single" w:sz="12" w:space="0" w:color="000000"/>
              <w:left w:val="single" w:sz="4" w:space="0" w:color="000000"/>
              <w:bottom w:val="single" w:sz="4" w:space="0" w:color="000000"/>
              <w:right w:val="single" w:sz="4" w:space="0" w:color="000000"/>
            </w:tcBorders>
            <w:shd w:val="clear" w:color="auto" w:fill="FFFF00"/>
            <w:tcMar>
              <w:top w:w="9" w:type="dxa"/>
              <w:left w:w="9" w:type="dxa"/>
              <w:bottom w:w="0" w:type="dxa"/>
              <w:right w:w="9" w:type="dxa"/>
            </w:tcMar>
            <w:vAlign w:val="center"/>
            <w:hideMark/>
          </w:tcPr>
          <w:p w14:paraId="49946F82" w14:textId="77777777" w:rsidR="001E4944" w:rsidRPr="007117BA" w:rsidRDefault="001E4944" w:rsidP="007117BA">
            <w:pPr>
              <w:spacing w:after="0" w:line="240" w:lineRule="auto"/>
              <w:jc w:val="center"/>
              <w:rPr>
                <w:sz w:val="20"/>
                <w:szCs w:val="20"/>
              </w:rPr>
            </w:pPr>
            <w:r w:rsidRPr="007117BA">
              <w:rPr>
                <w:sz w:val="20"/>
                <w:szCs w:val="20"/>
              </w:rPr>
              <w:t>6</w:t>
            </w:r>
          </w:p>
        </w:tc>
        <w:tc>
          <w:tcPr>
            <w:tcW w:w="547" w:type="pct"/>
            <w:tcBorders>
              <w:top w:val="single" w:sz="12" w:space="0" w:color="000000"/>
              <w:left w:val="single" w:sz="4" w:space="0" w:color="000000"/>
              <w:bottom w:val="single" w:sz="4" w:space="0" w:color="000000"/>
              <w:right w:val="single" w:sz="4" w:space="0" w:color="000000"/>
            </w:tcBorders>
            <w:shd w:val="clear" w:color="auto" w:fill="FF0000"/>
            <w:tcMar>
              <w:top w:w="9" w:type="dxa"/>
              <w:left w:w="9" w:type="dxa"/>
              <w:bottom w:w="0" w:type="dxa"/>
              <w:right w:w="9" w:type="dxa"/>
            </w:tcMar>
            <w:vAlign w:val="center"/>
            <w:hideMark/>
          </w:tcPr>
          <w:p w14:paraId="5E86AC69" w14:textId="77777777" w:rsidR="001E4944" w:rsidRPr="007117BA" w:rsidRDefault="001E4944" w:rsidP="007117BA">
            <w:pPr>
              <w:spacing w:after="0" w:line="240" w:lineRule="auto"/>
              <w:jc w:val="center"/>
              <w:rPr>
                <w:color w:val="FFFFFF" w:themeColor="background1"/>
                <w:sz w:val="20"/>
                <w:szCs w:val="20"/>
              </w:rPr>
            </w:pPr>
            <w:r w:rsidRPr="007117BA">
              <w:rPr>
                <w:b/>
                <w:bCs/>
                <w:color w:val="FFFFFF" w:themeColor="background1"/>
                <w:sz w:val="20"/>
                <w:szCs w:val="20"/>
              </w:rPr>
              <w:t>7</w:t>
            </w:r>
          </w:p>
        </w:tc>
        <w:tc>
          <w:tcPr>
            <w:tcW w:w="547" w:type="pct"/>
            <w:tcBorders>
              <w:top w:val="single" w:sz="12" w:space="0" w:color="000000"/>
              <w:left w:val="single" w:sz="4" w:space="0" w:color="000000"/>
              <w:bottom w:val="single" w:sz="4" w:space="0" w:color="000000"/>
            </w:tcBorders>
            <w:shd w:val="clear" w:color="auto" w:fill="FF0000"/>
            <w:tcMar>
              <w:top w:w="9" w:type="dxa"/>
              <w:left w:w="9" w:type="dxa"/>
              <w:bottom w:w="0" w:type="dxa"/>
              <w:right w:w="9" w:type="dxa"/>
            </w:tcMar>
            <w:vAlign w:val="center"/>
            <w:hideMark/>
          </w:tcPr>
          <w:p w14:paraId="6F9129CF" w14:textId="77777777"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8</w:t>
            </w:r>
          </w:p>
        </w:tc>
      </w:tr>
      <w:tr w:rsidR="001E4944" w:rsidRPr="007117BA" w14:paraId="332B42EE" w14:textId="77777777" w:rsidTr="00696615">
        <w:trPr>
          <w:trHeight w:val="958"/>
        </w:trPr>
        <w:tc>
          <w:tcPr>
            <w:tcW w:w="624" w:type="pct"/>
            <w:tcBorders>
              <w:top w:val="single" w:sz="4" w:space="0" w:color="000000"/>
              <w:bottom w:val="single" w:sz="4" w:space="0" w:color="000000"/>
              <w:right w:val="single" w:sz="4" w:space="0" w:color="000000"/>
            </w:tcBorders>
          </w:tcPr>
          <w:p w14:paraId="12FC3986" w14:textId="4247D4D3" w:rsidR="001E4944" w:rsidRPr="007117BA" w:rsidRDefault="001E4944" w:rsidP="007117BA">
            <w:pPr>
              <w:spacing w:after="0" w:line="240" w:lineRule="auto"/>
              <w:jc w:val="center"/>
              <w:rPr>
                <w:sz w:val="20"/>
                <w:szCs w:val="20"/>
              </w:rPr>
            </w:pPr>
            <w:r w:rsidRPr="007117BA">
              <w:rPr>
                <w:sz w:val="20"/>
                <w:szCs w:val="20"/>
              </w:rPr>
              <w:t>Question</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B7E40F6" w14:textId="2C173FED" w:rsidR="001E4944" w:rsidRPr="007117BA" w:rsidRDefault="001E4944" w:rsidP="007117BA">
            <w:pPr>
              <w:spacing w:after="0" w:line="240" w:lineRule="auto"/>
              <w:jc w:val="center"/>
              <w:rPr>
                <w:sz w:val="20"/>
                <w:szCs w:val="20"/>
              </w:rPr>
            </w:pPr>
            <w:r w:rsidRPr="007117BA">
              <w:rPr>
                <w:sz w:val="20"/>
                <w:szCs w:val="20"/>
              </w:rPr>
              <w:t>Worried about not enough to eat</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158F1601" w14:textId="77777777" w:rsidR="001E4944" w:rsidRPr="007117BA" w:rsidRDefault="001E4944" w:rsidP="007117BA">
            <w:pPr>
              <w:spacing w:after="0" w:line="240" w:lineRule="auto"/>
              <w:jc w:val="center"/>
              <w:rPr>
                <w:sz w:val="20"/>
                <w:szCs w:val="20"/>
              </w:rPr>
            </w:pPr>
            <w:r w:rsidRPr="007117BA">
              <w:rPr>
                <w:sz w:val="20"/>
                <w:szCs w:val="20"/>
              </w:rPr>
              <w:t>Unable to eat healthy</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2D4BE8C6" w14:textId="77777777" w:rsidR="001E4944" w:rsidRPr="007117BA" w:rsidRDefault="001E4944" w:rsidP="007117BA">
            <w:pPr>
              <w:spacing w:after="0" w:line="240" w:lineRule="auto"/>
              <w:jc w:val="center"/>
              <w:rPr>
                <w:sz w:val="20"/>
                <w:szCs w:val="20"/>
              </w:rPr>
            </w:pPr>
            <w:r w:rsidRPr="007117BA">
              <w:rPr>
                <w:sz w:val="20"/>
                <w:szCs w:val="20"/>
              </w:rPr>
              <w:t>Reduced dietary diversity</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42DC78C" w14:textId="77777777" w:rsidR="001E4944" w:rsidRPr="007117BA" w:rsidRDefault="001E4944" w:rsidP="007117BA">
            <w:pPr>
              <w:spacing w:after="0" w:line="240" w:lineRule="auto"/>
              <w:jc w:val="center"/>
              <w:rPr>
                <w:sz w:val="20"/>
                <w:szCs w:val="20"/>
              </w:rPr>
            </w:pPr>
            <w:r w:rsidRPr="007117BA">
              <w:rPr>
                <w:b/>
                <w:bCs/>
                <w:sz w:val="20"/>
                <w:szCs w:val="20"/>
              </w:rPr>
              <w:t>Skipped a meal</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7B4D3AF8" w14:textId="77777777" w:rsidR="001E4944" w:rsidRPr="007117BA" w:rsidRDefault="001E4944" w:rsidP="007117BA">
            <w:pPr>
              <w:spacing w:after="0" w:line="240" w:lineRule="auto"/>
              <w:jc w:val="center"/>
              <w:rPr>
                <w:sz w:val="20"/>
                <w:szCs w:val="20"/>
              </w:rPr>
            </w:pPr>
            <w:r w:rsidRPr="007117BA">
              <w:rPr>
                <w:sz w:val="20"/>
                <w:szCs w:val="20"/>
              </w:rPr>
              <w:t>Ate less than needed</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CDC38A0" w14:textId="77777777" w:rsidR="001E4944" w:rsidRPr="007117BA" w:rsidRDefault="001E4944" w:rsidP="007117BA">
            <w:pPr>
              <w:spacing w:after="0" w:line="240" w:lineRule="auto"/>
              <w:jc w:val="center"/>
              <w:rPr>
                <w:sz w:val="20"/>
                <w:szCs w:val="20"/>
              </w:rPr>
            </w:pPr>
            <w:r w:rsidRPr="007117BA">
              <w:rPr>
                <w:sz w:val="20"/>
                <w:szCs w:val="20"/>
              </w:rPr>
              <w:t>No food in household</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077527C6" w14:textId="77777777" w:rsidR="001E4944" w:rsidRPr="007117BA" w:rsidRDefault="001E4944" w:rsidP="007117BA">
            <w:pPr>
              <w:spacing w:after="0" w:line="240" w:lineRule="auto"/>
              <w:jc w:val="center"/>
              <w:rPr>
                <w:sz w:val="20"/>
                <w:szCs w:val="20"/>
              </w:rPr>
            </w:pPr>
            <w:r w:rsidRPr="007117BA">
              <w:rPr>
                <w:b/>
                <w:bCs/>
                <w:sz w:val="20"/>
                <w:szCs w:val="20"/>
              </w:rPr>
              <w:t>Did not eat</w:t>
            </w:r>
          </w:p>
        </w:tc>
        <w:tc>
          <w:tcPr>
            <w:tcW w:w="547" w:type="pct"/>
            <w:tcBorders>
              <w:top w:val="single" w:sz="4" w:space="0" w:color="000000"/>
              <w:left w:val="single" w:sz="4" w:space="0" w:color="000000"/>
              <w:bottom w:val="single" w:sz="4" w:space="0" w:color="000000"/>
            </w:tcBorders>
            <w:shd w:val="clear" w:color="auto" w:fill="auto"/>
            <w:tcMar>
              <w:top w:w="9" w:type="dxa"/>
              <w:left w:w="9" w:type="dxa"/>
              <w:bottom w:w="0" w:type="dxa"/>
              <w:right w:w="9" w:type="dxa"/>
            </w:tcMar>
            <w:vAlign w:val="center"/>
            <w:hideMark/>
          </w:tcPr>
          <w:p w14:paraId="34837BA5" w14:textId="77777777" w:rsidR="001E4944" w:rsidRPr="007117BA" w:rsidRDefault="001E4944" w:rsidP="007117BA">
            <w:pPr>
              <w:spacing w:after="0" w:line="240" w:lineRule="auto"/>
              <w:jc w:val="center"/>
              <w:rPr>
                <w:sz w:val="20"/>
                <w:szCs w:val="20"/>
              </w:rPr>
            </w:pPr>
            <w:r w:rsidRPr="007117BA">
              <w:rPr>
                <w:sz w:val="20"/>
                <w:szCs w:val="20"/>
              </w:rPr>
              <w:t>Went a day without eating</w:t>
            </w:r>
          </w:p>
        </w:tc>
      </w:tr>
      <w:tr w:rsidR="001E4944" w:rsidRPr="007117BA" w14:paraId="1E344949" w14:textId="77777777" w:rsidTr="007117BA">
        <w:trPr>
          <w:trHeight w:val="233"/>
        </w:trPr>
        <w:tc>
          <w:tcPr>
            <w:tcW w:w="624" w:type="pct"/>
            <w:tcBorders>
              <w:top w:val="single" w:sz="4" w:space="0" w:color="000000"/>
              <w:bottom w:val="single" w:sz="12" w:space="0" w:color="000000"/>
              <w:right w:val="single" w:sz="4" w:space="0" w:color="000000"/>
            </w:tcBorders>
          </w:tcPr>
          <w:p w14:paraId="243858EC" w14:textId="43E26CCC" w:rsidR="001E4944" w:rsidRPr="007117BA" w:rsidRDefault="001E4944" w:rsidP="007117BA">
            <w:pPr>
              <w:spacing w:after="0" w:line="240" w:lineRule="auto"/>
              <w:jc w:val="center"/>
              <w:rPr>
                <w:sz w:val="20"/>
                <w:szCs w:val="20"/>
              </w:rPr>
            </w:pPr>
            <w:r w:rsidRPr="007117BA">
              <w:rPr>
                <w:sz w:val="20"/>
                <w:szCs w:val="20"/>
              </w:rPr>
              <w:t xml:space="preserve">Percent </w:t>
            </w:r>
            <w:r w:rsidR="006F472D" w:rsidRPr="007117BA">
              <w:rPr>
                <w:sz w:val="20"/>
                <w:szCs w:val="20"/>
              </w:rPr>
              <w:t>Selected Yes</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1DB38412" w14:textId="6F4E46D3"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0ADE77B1" w14:textId="262C609C"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13A269EA" w14:textId="1073F458"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58C5FAB7" w14:textId="5E06EAD8" w:rsidR="001E4944" w:rsidRPr="007117BA" w:rsidRDefault="001E4944" w:rsidP="007117BA">
            <w:pPr>
              <w:spacing w:after="0" w:line="240" w:lineRule="auto"/>
              <w:jc w:val="center"/>
              <w:rPr>
                <w:sz w:val="20"/>
                <w:szCs w:val="20"/>
              </w:rPr>
            </w:pPr>
            <w:r w:rsidRPr="007117BA">
              <w:rPr>
                <w:sz w:val="20"/>
                <w:szCs w:val="20"/>
              </w:rPr>
              <w:t>94%</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3E302DF9" w14:textId="34DD7C2F" w:rsidR="001E4944" w:rsidRPr="007117BA" w:rsidRDefault="001E4944" w:rsidP="007117BA">
            <w:pPr>
              <w:spacing w:after="0" w:line="240" w:lineRule="auto"/>
              <w:jc w:val="center"/>
              <w:rPr>
                <w:sz w:val="20"/>
                <w:szCs w:val="20"/>
              </w:rPr>
            </w:pPr>
            <w:r w:rsidRPr="007117BA">
              <w:rPr>
                <w:sz w:val="20"/>
                <w:szCs w:val="20"/>
              </w:rPr>
              <w:t>95%</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59608E16" w14:textId="7CBA4BDA"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6837B9A8" w14:textId="4E3FCF43"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tcBorders>
            <w:shd w:val="clear" w:color="auto" w:fill="auto"/>
            <w:tcMar>
              <w:top w:w="9" w:type="dxa"/>
              <w:left w:w="9" w:type="dxa"/>
              <w:bottom w:w="0" w:type="dxa"/>
              <w:right w:w="9" w:type="dxa"/>
            </w:tcMar>
            <w:vAlign w:val="center"/>
            <w:hideMark/>
          </w:tcPr>
          <w:p w14:paraId="3CDA4FCD" w14:textId="77777777" w:rsidR="001E4944" w:rsidRPr="007117BA" w:rsidRDefault="001E4944" w:rsidP="007117BA">
            <w:pPr>
              <w:spacing w:after="0" w:line="240" w:lineRule="auto"/>
              <w:jc w:val="center"/>
              <w:rPr>
                <w:sz w:val="20"/>
                <w:szCs w:val="20"/>
              </w:rPr>
            </w:pPr>
            <w:r w:rsidRPr="007117BA">
              <w:rPr>
                <w:sz w:val="20"/>
                <w:szCs w:val="20"/>
              </w:rPr>
              <w:t>94%</w:t>
            </w:r>
          </w:p>
        </w:tc>
      </w:tr>
    </w:tbl>
    <w:p w14:paraId="1884B175" w14:textId="77777777" w:rsidR="003F5C77" w:rsidRDefault="003F5C77" w:rsidP="00D06D98"/>
    <w:p w14:paraId="1D799858" w14:textId="5FBAB37D" w:rsidR="00DF3C70" w:rsidRDefault="00996C6A" w:rsidP="00D06D98">
      <w:r>
        <w:t xml:space="preserve">In every county except </w:t>
      </w:r>
      <w:proofErr w:type="spellStart"/>
      <w:r>
        <w:t>Wau</w:t>
      </w:r>
      <w:proofErr w:type="spellEnd"/>
      <w:r>
        <w:t xml:space="preserve">, the average food insecurity is rated as severe. </w:t>
      </w:r>
      <w:r w:rsidR="00501A22">
        <w:t xml:space="preserve">Pibor county has the highest average of 7.9 out of 8, while </w:t>
      </w:r>
      <w:proofErr w:type="spellStart"/>
      <w:r w:rsidR="00501A22">
        <w:t>Wau</w:t>
      </w:r>
      <w:proofErr w:type="spellEnd"/>
      <w:r w:rsidR="00501A22">
        <w:t xml:space="preserve"> is the lowest at 6.4 meaning food insecurity is moderate.</w:t>
      </w:r>
      <w:r w:rsidR="001C47A6">
        <w:t xml:space="preserve"> </w:t>
      </w:r>
      <w:r w:rsidR="00DE23EB">
        <w:t xml:space="preserve">Food insecurity is higher in areas </w:t>
      </w:r>
      <w:r w:rsidR="007F4849">
        <w:t xml:space="preserve">with a higher incidence </w:t>
      </w:r>
      <w:r w:rsidR="00DE23EB">
        <w:t>of higher shocks and conflict</w:t>
      </w:r>
      <w:r w:rsidR="00BB1C02">
        <w:t xml:space="preserve">, and lower among households with </w:t>
      </w:r>
      <w:r w:rsidR="008801F0">
        <w:t xml:space="preserve">more education. </w:t>
      </w:r>
    </w:p>
    <w:p w14:paraId="3D546142" w14:textId="3549516A" w:rsidR="00DB14AC" w:rsidRDefault="00DB14AC" w:rsidP="00DB14AC">
      <w:pPr>
        <w:pStyle w:val="Heading3"/>
      </w:pPr>
      <w:bookmarkStart w:id="81" w:name="_Household_Dietary_Diversity"/>
      <w:bookmarkEnd w:id="81"/>
      <w:r>
        <w:lastRenderedPageBreak/>
        <w:t>Household Dietary Diversity Scale</w:t>
      </w:r>
      <w:r w:rsidR="00D14BDE">
        <w:t xml:space="preserve"> (HDDS)</w:t>
      </w:r>
    </w:p>
    <w:p w14:paraId="203C80B8" w14:textId="18FB9317" w:rsidR="00DB14AC" w:rsidRDefault="00FA7E08" w:rsidP="00DB14AC">
      <w:r>
        <w:t xml:space="preserve">The HDDS </w:t>
      </w:r>
      <w:r w:rsidR="00F70F1A">
        <w:t>has 1</w:t>
      </w:r>
      <w:r w:rsidR="00A5406C">
        <w:t>7</w:t>
      </w:r>
      <w:r w:rsidR="00F70F1A">
        <w:t xml:space="preserve"> questions that map to 12 food categories. Respondents are asked to discuss the food eaten in the household in the previous 24 hours. </w:t>
      </w:r>
      <w:r w:rsidR="000A4ECC">
        <w:t xml:space="preserve">After the discussion, enumerators mark the food groups that </w:t>
      </w:r>
      <w:r w:rsidR="0067264E">
        <w:t>correspond to the foods eaten in the household.</w:t>
      </w:r>
      <w:r w:rsidR="00693BD9">
        <w:t xml:space="preserve"> The following table shows a ranking </w:t>
      </w:r>
      <w:r w:rsidR="00A575E0">
        <w:t xml:space="preserve">of which foods were most eaten in the previous 24 hours. </w:t>
      </w:r>
    </w:p>
    <w:p w14:paraId="5DBAA059" w14:textId="791FB258" w:rsidR="00A575E0" w:rsidRDefault="00A575E0" w:rsidP="00A575E0">
      <w:pPr>
        <w:pStyle w:val="Caption"/>
      </w:pPr>
      <w:bookmarkStart w:id="82" w:name="_Toc90462198"/>
      <w:r>
        <w:t xml:space="preserve">Table </w:t>
      </w:r>
      <w:fldSimple w:instr=" SEQ Table \* ARABIC ">
        <w:r w:rsidR="00BE6A73">
          <w:rPr>
            <w:noProof/>
          </w:rPr>
          <w:t>3</w:t>
        </w:r>
      </w:fldSimple>
      <w:r>
        <w:t>. Foods consumed in previous 24 hours</w:t>
      </w:r>
      <w:bookmarkEnd w:id="82"/>
    </w:p>
    <w:tbl>
      <w:tblPr>
        <w:tblW w:w="0" w:type="auto"/>
        <w:tblInd w:w="5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000" w:firstRow="0" w:lastRow="0" w:firstColumn="0" w:lastColumn="0" w:noHBand="0" w:noVBand="0"/>
      </w:tblPr>
      <w:tblGrid>
        <w:gridCol w:w="1980"/>
        <w:gridCol w:w="2642"/>
      </w:tblGrid>
      <w:tr w:rsidR="00A575E0" w:rsidRPr="00383B7A" w14:paraId="3FB208C9" w14:textId="77777777" w:rsidTr="00412959">
        <w:trPr>
          <w:tblHeader/>
        </w:trPr>
        <w:tc>
          <w:tcPr>
            <w:tcW w:w="1980" w:type="dxa"/>
            <w:tcBorders>
              <w:top w:val="single" w:sz="12" w:space="0" w:color="000000" w:themeColor="text1"/>
              <w:left w:val="nil"/>
              <w:bottom w:val="single" w:sz="12" w:space="0" w:color="000000" w:themeColor="text1"/>
            </w:tcBorders>
            <w:tcMar>
              <w:top w:w="50" w:type="dxa"/>
              <w:left w:w="50" w:type="dxa"/>
              <w:bottom w:w="50" w:type="dxa"/>
              <w:right w:w="50" w:type="dxa"/>
            </w:tcMar>
            <w:vAlign w:val="center"/>
          </w:tcPr>
          <w:p w14:paraId="2A4CF6EE" w14:textId="2503F4E5" w:rsidR="00A575E0" w:rsidRPr="00587397" w:rsidRDefault="00587397" w:rsidP="00587397">
            <w:pPr>
              <w:widowControl w:val="0"/>
              <w:autoSpaceDE w:val="0"/>
              <w:autoSpaceDN w:val="0"/>
              <w:adjustRightInd w:val="0"/>
              <w:spacing w:after="0" w:line="240" w:lineRule="auto"/>
              <w:jc w:val="center"/>
              <w:rPr>
                <w:rFonts w:cs="Calibri"/>
                <w:b/>
                <w:bCs/>
                <w:sz w:val="20"/>
                <w:szCs w:val="20"/>
              </w:rPr>
            </w:pPr>
            <w:r w:rsidRPr="00587397">
              <w:rPr>
                <w:rFonts w:cs="Calibri"/>
                <w:b/>
                <w:bCs/>
                <w:sz w:val="20"/>
                <w:szCs w:val="20"/>
              </w:rPr>
              <w:t>Food Group</w:t>
            </w:r>
          </w:p>
        </w:tc>
        <w:tc>
          <w:tcPr>
            <w:tcW w:w="2642" w:type="dxa"/>
            <w:tcBorders>
              <w:top w:val="single" w:sz="12" w:space="0" w:color="000000" w:themeColor="text1"/>
              <w:bottom w:val="single" w:sz="12" w:space="0" w:color="000000" w:themeColor="text1"/>
              <w:right w:val="nil"/>
            </w:tcBorders>
            <w:tcMar>
              <w:top w:w="50" w:type="dxa"/>
              <w:left w:w="50" w:type="dxa"/>
              <w:bottom w:w="50" w:type="dxa"/>
              <w:right w:w="50" w:type="dxa"/>
            </w:tcMar>
            <w:vAlign w:val="center"/>
          </w:tcPr>
          <w:p w14:paraId="65A9D735" w14:textId="6D90E262" w:rsidR="00A575E0" w:rsidRPr="00587397" w:rsidRDefault="00587397" w:rsidP="00587397">
            <w:pPr>
              <w:widowControl w:val="0"/>
              <w:autoSpaceDE w:val="0"/>
              <w:autoSpaceDN w:val="0"/>
              <w:adjustRightInd w:val="0"/>
              <w:spacing w:after="0" w:line="240" w:lineRule="auto"/>
              <w:jc w:val="center"/>
              <w:rPr>
                <w:rFonts w:cs="Calibri"/>
                <w:b/>
                <w:bCs/>
                <w:sz w:val="20"/>
                <w:szCs w:val="20"/>
              </w:rPr>
            </w:pPr>
            <w:r w:rsidRPr="00587397">
              <w:rPr>
                <w:rFonts w:cs="Calibri"/>
                <w:b/>
                <w:bCs/>
                <w:sz w:val="20"/>
                <w:szCs w:val="20"/>
              </w:rPr>
              <w:t>Percentage of Households</w:t>
            </w:r>
          </w:p>
        </w:tc>
      </w:tr>
      <w:tr w:rsidR="00A575E0" w:rsidRPr="00383B7A" w14:paraId="4D3687F3" w14:textId="77777777" w:rsidTr="00412959">
        <w:tc>
          <w:tcPr>
            <w:tcW w:w="1980" w:type="dxa"/>
            <w:tcBorders>
              <w:top w:val="single" w:sz="12" w:space="0" w:color="000000" w:themeColor="text1"/>
              <w:left w:val="nil"/>
            </w:tcBorders>
            <w:tcMar>
              <w:top w:w="50" w:type="dxa"/>
              <w:left w:w="50" w:type="dxa"/>
              <w:bottom w:w="50" w:type="dxa"/>
              <w:right w:w="50" w:type="dxa"/>
            </w:tcMar>
            <w:vAlign w:val="center"/>
          </w:tcPr>
          <w:p w14:paraId="2C07DC84"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Cereals</w:t>
            </w:r>
          </w:p>
        </w:tc>
        <w:tc>
          <w:tcPr>
            <w:tcW w:w="2642" w:type="dxa"/>
            <w:tcBorders>
              <w:top w:val="single" w:sz="12" w:space="0" w:color="000000" w:themeColor="text1"/>
              <w:right w:val="nil"/>
            </w:tcBorders>
            <w:tcMar>
              <w:top w:w="50" w:type="dxa"/>
              <w:left w:w="50" w:type="dxa"/>
              <w:bottom w:w="50" w:type="dxa"/>
              <w:right w:w="50" w:type="dxa"/>
            </w:tcMar>
            <w:vAlign w:val="center"/>
          </w:tcPr>
          <w:p w14:paraId="44A37118" w14:textId="1237044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85%</w:t>
            </w:r>
          </w:p>
        </w:tc>
      </w:tr>
      <w:tr w:rsidR="00A575E0" w:rsidRPr="00383B7A" w14:paraId="3425881B" w14:textId="77777777" w:rsidTr="00412959">
        <w:tc>
          <w:tcPr>
            <w:tcW w:w="1980" w:type="dxa"/>
            <w:tcBorders>
              <w:left w:val="nil"/>
            </w:tcBorders>
            <w:tcMar>
              <w:top w:w="50" w:type="dxa"/>
              <w:left w:w="50" w:type="dxa"/>
              <w:bottom w:w="50" w:type="dxa"/>
              <w:right w:w="50" w:type="dxa"/>
            </w:tcMar>
            <w:vAlign w:val="center"/>
          </w:tcPr>
          <w:p w14:paraId="400A5423"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Leafy greens</w:t>
            </w:r>
          </w:p>
        </w:tc>
        <w:tc>
          <w:tcPr>
            <w:tcW w:w="2642" w:type="dxa"/>
            <w:tcBorders>
              <w:right w:val="nil"/>
            </w:tcBorders>
            <w:tcMar>
              <w:top w:w="50" w:type="dxa"/>
              <w:left w:w="50" w:type="dxa"/>
              <w:bottom w:w="50" w:type="dxa"/>
              <w:right w:w="50" w:type="dxa"/>
            </w:tcMar>
            <w:vAlign w:val="center"/>
          </w:tcPr>
          <w:p w14:paraId="674A9AE7" w14:textId="1F6AE5A4"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6</w:t>
            </w:r>
            <w:r w:rsidR="00587397">
              <w:rPr>
                <w:rFonts w:cs="Calibri"/>
                <w:sz w:val="20"/>
                <w:szCs w:val="20"/>
              </w:rPr>
              <w:t>7</w:t>
            </w:r>
            <w:r w:rsidRPr="00383B7A">
              <w:rPr>
                <w:rFonts w:cs="Calibri"/>
                <w:sz w:val="20"/>
                <w:szCs w:val="20"/>
              </w:rPr>
              <w:t>%</w:t>
            </w:r>
          </w:p>
        </w:tc>
      </w:tr>
      <w:tr w:rsidR="00A575E0" w:rsidRPr="00383B7A" w14:paraId="1028BE83" w14:textId="77777777" w:rsidTr="00412959">
        <w:tc>
          <w:tcPr>
            <w:tcW w:w="1980" w:type="dxa"/>
            <w:tcBorders>
              <w:left w:val="nil"/>
            </w:tcBorders>
            <w:tcMar>
              <w:top w:w="50" w:type="dxa"/>
              <w:left w:w="50" w:type="dxa"/>
              <w:bottom w:w="50" w:type="dxa"/>
              <w:right w:w="50" w:type="dxa"/>
            </w:tcMar>
            <w:vAlign w:val="center"/>
          </w:tcPr>
          <w:p w14:paraId="1EE334C6"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Seafood</w:t>
            </w:r>
          </w:p>
        </w:tc>
        <w:tc>
          <w:tcPr>
            <w:tcW w:w="2642" w:type="dxa"/>
            <w:tcBorders>
              <w:right w:val="nil"/>
            </w:tcBorders>
            <w:tcMar>
              <w:top w:w="50" w:type="dxa"/>
              <w:left w:w="50" w:type="dxa"/>
              <w:bottom w:w="50" w:type="dxa"/>
              <w:right w:w="50" w:type="dxa"/>
            </w:tcMar>
            <w:vAlign w:val="center"/>
          </w:tcPr>
          <w:p w14:paraId="0D6C55EB" w14:textId="73BD64C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61%</w:t>
            </w:r>
          </w:p>
        </w:tc>
      </w:tr>
      <w:tr w:rsidR="00A575E0" w:rsidRPr="00383B7A" w14:paraId="6B05FABE" w14:textId="77777777" w:rsidTr="00412959">
        <w:tc>
          <w:tcPr>
            <w:tcW w:w="1980" w:type="dxa"/>
            <w:tcBorders>
              <w:left w:val="nil"/>
            </w:tcBorders>
            <w:tcMar>
              <w:top w:w="50" w:type="dxa"/>
              <w:left w:w="50" w:type="dxa"/>
              <w:bottom w:w="50" w:type="dxa"/>
              <w:right w:w="50" w:type="dxa"/>
            </w:tcMar>
            <w:vAlign w:val="center"/>
          </w:tcPr>
          <w:p w14:paraId="06216C8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Oil and fats</w:t>
            </w:r>
          </w:p>
        </w:tc>
        <w:tc>
          <w:tcPr>
            <w:tcW w:w="2642" w:type="dxa"/>
            <w:tcBorders>
              <w:right w:val="nil"/>
            </w:tcBorders>
            <w:tcMar>
              <w:top w:w="50" w:type="dxa"/>
              <w:left w:w="50" w:type="dxa"/>
              <w:bottom w:w="50" w:type="dxa"/>
              <w:right w:w="50" w:type="dxa"/>
            </w:tcMar>
            <w:vAlign w:val="center"/>
          </w:tcPr>
          <w:p w14:paraId="4B4D2EB7" w14:textId="7B8532FD"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57%</w:t>
            </w:r>
          </w:p>
        </w:tc>
      </w:tr>
      <w:tr w:rsidR="00A575E0" w:rsidRPr="00383B7A" w14:paraId="24C184D1" w14:textId="77777777" w:rsidTr="00412959">
        <w:tc>
          <w:tcPr>
            <w:tcW w:w="1980" w:type="dxa"/>
            <w:tcBorders>
              <w:left w:val="nil"/>
            </w:tcBorders>
            <w:tcMar>
              <w:top w:w="50" w:type="dxa"/>
              <w:left w:w="50" w:type="dxa"/>
              <w:bottom w:w="50" w:type="dxa"/>
              <w:right w:w="50" w:type="dxa"/>
            </w:tcMar>
            <w:vAlign w:val="center"/>
          </w:tcPr>
          <w:p w14:paraId="5F714A2D"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Milk products</w:t>
            </w:r>
          </w:p>
        </w:tc>
        <w:tc>
          <w:tcPr>
            <w:tcW w:w="2642" w:type="dxa"/>
            <w:tcBorders>
              <w:right w:val="nil"/>
            </w:tcBorders>
            <w:tcMar>
              <w:top w:w="50" w:type="dxa"/>
              <w:left w:w="50" w:type="dxa"/>
              <w:bottom w:w="50" w:type="dxa"/>
              <w:right w:w="50" w:type="dxa"/>
            </w:tcMar>
            <w:vAlign w:val="center"/>
          </w:tcPr>
          <w:p w14:paraId="183783A1" w14:textId="28046E27"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54%</w:t>
            </w:r>
          </w:p>
        </w:tc>
      </w:tr>
      <w:tr w:rsidR="00A575E0" w:rsidRPr="00383B7A" w14:paraId="58F26061" w14:textId="77777777" w:rsidTr="00412959">
        <w:tc>
          <w:tcPr>
            <w:tcW w:w="1980" w:type="dxa"/>
            <w:tcBorders>
              <w:left w:val="nil"/>
            </w:tcBorders>
            <w:tcMar>
              <w:top w:w="50" w:type="dxa"/>
              <w:left w:w="50" w:type="dxa"/>
              <w:bottom w:w="50" w:type="dxa"/>
              <w:right w:w="50" w:type="dxa"/>
            </w:tcMar>
            <w:vAlign w:val="center"/>
          </w:tcPr>
          <w:p w14:paraId="2F110AC9"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Domesticated meat</w:t>
            </w:r>
          </w:p>
        </w:tc>
        <w:tc>
          <w:tcPr>
            <w:tcW w:w="2642" w:type="dxa"/>
            <w:tcBorders>
              <w:right w:val="nil"/>
            </w:tcBorders>
            <w:tcMar>
              <w:top w:w="50" w:type="dxa"/>
              <w:left w:w="50" w:type="dxa"/>
              <w:bottom w:w="50" w:type="dxa"/>
              <w:right w:w="50" w:type="dxa"/>
            </w:tcMar>
            <w:vAlign w:val="center"/>
          </w:tcPr>
          <w:p w14:paraId="3BD79816" w14:textId="541951F6"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w:t>
            </w:r>
            <w:r w:rsidR="00587397">
              <w:rPr>
                <w:rFonts w:cs="Calibri"/>
                <w:sz w:val="20"/>
                <w:szCs w:val="20"/>
              </w:rPr>
              <w:t>4</w:t>
            </w:r>
            <w:r w:rsidRPr="00383B7A">
              <w:rPr>
                <w:rFonts w:cs="Calibri"/>
                <w:sz w:val="20"/>
                <w:szCs w:val="20"/>
              </w:rPr>
              <w:t>%</w:t>
            </w:r>
          </w:p>
        </w:tc>
      </w:tr>
      <w:tr w:rsidR="00A575E0" w:rsidRPr="00383B7A" w14:paraId="2EE91FA8" w14:textId="77777777" w:rsidTr="00412959">
        <w:tc>
          <w:tcPr>
            <w:tcW w:w="1980" w:type="dxa"/>
            <w:tcBorders>
              <w:left w:val="nil"/>
            </w:tcBorders>
            <w:tcMar>
              <w:top w:w="50" w:type="dxa"/>
              <w:left w:w="50" w:type="dxa"/>
              <w:bottom w:w="50" w:type="dxa"/>
              <w:right w:w="50" w:type="dxa"/>
            </w:tcMar>
            <w:vAlign w:val="center"/>
          </w:tcPr>
          <w:p w14:paraId="656841A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Spices/condiments</w:t>
            </w:r>
          </w:p>
        </w:tc>
        <w:tc>
          <w:tcPr>
            <w:tcW w:w="2642" w:type="dxa"/>
            <w:tcBorders>
              <w:right w:val="nil"/>
            </w:tcBorders>
            <w:tcMar>
              <w:top w:w="50" w:type="dxa"/>
              <w:left w:w="50" w:type="dxa"/>
              <w:bottom w:w="50" w:type="dxa"/>
              <w:right w:w="50" w:type="dxa"/>
            </w:tcMar>
            <w:vAlign w:val="center"/>
          </w:tcPr>
          <w:p w14:paraId="6BAB8A64" w14:textId="7A001568"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w:t>
            </w:r>
            <w:r w:rsidR="00587397">
              <w:rPr>
                <w:rFonts w:cs="Calibri"/>
                <w:sz w:val="20"/>
                <w:szCs w:val="20"/>
              </w:rPr>
              <w:t>1</w:t>
            </w:r>
            <w:r w:rsidRPr="00383B7A">
              <w:rPr>
                <w:rFonts w:cs="Calibri"/>
                <w:sz w:val="20"/>
                <w:szCs w:val="20"/>
              </w:rPr>
              <w:t>%</w:t>
            </w:r>
          </w:p>
        </w:tc>
      </w:tr>
      <w:tr w:rsidR="00A575E0" w:rsidRPr="00383B7A" w14:paraId="78B29B13" w14:textId="77777777" w:rsidTr="00412959">
        <w:tc>
          <w:tcPr>
            <w:tcW w:w="1980" w:type="dxa"/>
            <w:tcBorders>
              <w:left w:val="nil"/>
            </w:tcBorders>
            <w:tcMar>
              <w:top w:w="50" w:type="dxa"/>
              <w:left w:w="50" w:type="dxa"/>
              <w:bottom w:w="50" w:type="dxa"/>
              <w:right w:w="50" w:type="dxa"/>
            </w:tcMar>
            <w:vAlign w:val="center"/>
          </w:tcPr>
          <w:p w14:paraId="4070374A"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Legumes</w:t>
            </w:r>
          </w:p>
        </w:tc>
        <w:tc>
          <w:tcPr>
            <w:tcW w:w="2642" w:type="dxa"/>
            <w:tcBorders>
              <w:right w:val="nil"/>
            </w:tcBorders>
            <w:tcMar>
              <w:top w:w="50" w:type="dxa"/>
              <w:left w:w="50" w:type="dxa"/>
              <w:bottom w:w="50" w:type="dxa"/>
              <w:right w:w="50" w:type="dxa"/>
            </w:tcMar>
            <w:vAlign w:val="center"/>
          </w:tcPr>
          <w:p w14:paraId="2C05E1C2" w14:textId="3669BD2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49%</w:t>
            </w:r>
          </w:p>
        </w:tc>
      </w:tr>
      <w:tr w:rsidR="00A575E0" w:rsidRPr="00383B7A" w14:paraId="2D114BBC" w14:textId="77777777" w:rsidTr="00412959">
        <w:tc>
          <w:tcPr>
            <w:tcW w:w="1980" w:type="dxa"/>
            <w:tcBorders>
              <w:left w:val="nil"/>
            </w:tcBorders>
            <w:tcMar>
              <w:top w:w="50" w:type="dxa"/>
              <w:left w:w="50" w:type="dxa"/>
              <w:bottom w:w="50" w:type="dxa"/>
              <w:right w:w="50" w:type="dxa"/>
            </w:tcMar>
            <w:vAlign w:val="center"/>
          </w:tcPr>
          <w:p w14:paraId="76F432AB"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Organ meat</w:t>
            </w:r>
          </w:p>
        </w:tc>
        <w:tc>
          <w:tcPr>
            <w:tcW w:w="2642" w:type="dxa"/>
            <w:tcBorders>
              <w:right w:val="nil"/>
            </w:tcBorders>
            <w:tcMar>
              <w:top w:w="50" w:type="dxa"/>
              <w:left w:w="50" w:type="dxa"/>
              <w:bottom w:w="50" w:type="dxa"/>
              <w:right w:w="50" w:type="dxa"/>
            </w:tcMar>
            <w:vAlign w:val="center"/>
          </w:tcPr>
          <w:p w14:paraId="1148B340" w14:textId="57C2A8DF"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43%</w:t>
            </w:r>
          </w:p>
        </w:tc>
      </w:tr>
      <w:tr w:rsidR="00A575E0" w:rsidRPr="00383B7A" w14:paraId="4BD21403" w14:textId="77777777" w:rsidTr="00412959">
        <w:tc>
          <w:tcPr>
            <w:tcW w:w="1980" w:type="dxa"/>
            <w:tcBorders>
              <w:left w:val="nil"/>
            </w:tcBorders>
            <w:tcMar>
              <w:top w:w="50" w:type="dxa"/>
              <w:left w:w="50" w:type="dxa"/>
              <w:bottom w:w="50" w:type="dxa"/>
              <w:right w:w="50" w:type="dxa"/>
            </w:tcMar>
            <w:vAlign w:val="center"/>
          </w:tcPr>
          <w:p w14:paraId="0B93289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Bush meat</w:t>
            </w:r>
          </w:p>
        </w:tc>
        <w:tc>
          <w:tcPr>
            <w:tcW w:w="2642" w:type="dxa"/>
            <w:tcBorders>
              <w:right w:val="nil"/>
            </w:tcBorders>
            <w:tcMar>
              <w:top w:w="50" w:type="dxa"/>
              <w:left w:w="50" w:type="dxa"/>
              <w:bottom w:w="50" w:type="dxa"/>
              <w:right w:w="50" w:type="dxa"/>
            </w:tcMar>
            <w:vAlign w:val="center"/>
          </w:tcPr>
          <w:p w14:paraId="2788F2A9" w14:textId="51E336FC"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41%</w:t>
            </w:r>
          </w:p>
        </w:tc>
      </w:tr>
      <w:tr w:rsidR="00A575E0" w:rsidRPr="00383B7A" w14:paraId="5C11170D" w14:textId="77777777" w:rsidTr="00412959">
        <w:tc>
          <w:tcPr>
            <w:tcW w:w="1980" w:type="dxa"/>
            <w:tcBorders>
              <w:left w:val="nil"/>
            </w:tcBorders>
            <w:tcMar>
              <w:top w:w="50" w:type="dxa"/>
              <w:left w:w="50" w:type="dxa"/>
              <w:bottom w:w="50" w:type="dxa"/>
              <w:right w:w="50" w:type="dxa"/>
            </w:tcMar>
            <w:vAlign w:val="center"/>
          </w:tcPr>
          <w:p w14:paraId="55569007" w14:textId="1A5C5E18"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Vit</w:t>
            </w:r>
            <w:r w:rsidR="00587397">
              <w:rPr>
                <w:rFonts w:cs="Calibri"/>
                <w:sz w:val="20"/>
                <w:szCs w:val="20"/>
              </w:rPr>
              <w:t>amin</w:t>
            </w:r>
            <w:r w:rsidRPr="00383B7A">
              <w:rPr>
                <w:rFonts w:cs="Calibri"/>
                <w:sz w:val="20"/>
                <w:szCs w:val="20"/>
              </w:rPr>
              <w:t xml:space="preserve"> A vegetables</w:t>
            </w:r>
          </w:p>
        </w:tc>
        <w:tc>
          <w:tcPr>
            <w:tcW w:w="2642" w:type="dxa"/>
            <w:tcBorders>
              <w:right w:val="nil"/>
            </w:tcBorders>
            <w:tcMar>
              <w:top w:w="50" w:type="dxa"/>
              <w:left w:w="50" w:type="dxa"/>
              <w:bottom w:w="50" w:type="dxa"/>
              <w:right w:w="50" w:type="dxa"/>
            </w:tcMar>
            <w:vAlign w:val="center"/>
          </w:tcPr>
          <w:p w14:paraId="74E04DAF" w14:textId="532A20FB"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41%</w:t>
            </w:r>
          </w:p>
        </w:tc>
      </w:tr>
      <w:tr w:rsidR="00A575E0" w:rsidRPr="00383B7A" w14:paraId="6A2E305A" w14:textId="77777777" w:rsidTr="00412959">
        <w:tc>
          <w:tcPr>
            <w:tcW w:w="1980" w:type="dxa"/>
            <w:tcBorders>
              <w:left w:val="nil"/>
            </w:tcBorders>
            <w:tcMar>
              <w:top w:w="50" w:type="dxa"/>
              <w:left w:w="50" w:type="dxa"/>
              <w:bottom w:w="50" w:type="dxa"/>
              <w:right w:w="50" w:type="dxa"/>
            </w:tcMar>
            <w:vAlign w:val="center"/>
          </w:tcPr>
          <w:p w14:paraId="16AE3DE5"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Eggs</w:t>
            </w:r>
          </w:p>
        </w:tc>
        <w:tc>
          <w:tcPr>
            <w:tcW w:w="2642" w:type="dxa"/>
            <w:tcBorders>
              <w:right w:val="nil"/>
            </w:tcBorders>
            <w:tcMar>
              <w:top w:w="50" w:type="dxa"/>
              <w:left w:w="50" w:type="dxa"/>
              <w:bottom w:w="50" w:type="dxa"/>
              <w:right w:w="50" w:type="dxa"/>
            </w:tcMar>
            <w:vAlign w:val="center"/>
          </w:tcPr>
          <w:p w14:paraId="35892A72" w14:textId="4318AC5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40%</w:t>
            </w:r>
          </w:p>
        </w:tc>
      </w:tr>
      <w:tr w:rsidR="00A575E0" w:rsidRPr="00383B7A" w14:paraId="7C8E376F" w14:textId="77777777" w:rsidTr="00412959">
        <w:tc>
          <w:tcPr>
            <w:tcW w:w="1980" w:type="dxa"/>
            <w:tcBorders>
              <w:left w:val="nil"/>
            </w:tcBorders>
            <w:tcMar>
              <w:top w:w="50" w:type="dxa"/>
              <w:left w:w="50" w:type="dxa"/>
              <w:bottom w:w="50" w:type="dxa"/>
              <w:right w:w="50" w:type="dxa"/>
            </w:tcMar>
            <w:vAlign w:val="center"/>
          </w:tcPr>
          <w:p w14:paraId="0901DDD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Other vegetables</w:t>
            </w:r>
          </w:p>
        </w:tc>
        <w:tc>
          <w:tcPr>
            <w:tcW w:w="2642" w:type="dxa"/>
            <w:tcBorders>
              <w:right w:val="nil"/>
            </w:tcBorders>
            <w:tcMar>
              <w:top w:w="50" w:type="dxa"/>
              <w:left w:w="50" w:type="dxa"/>
              <w:bottom w:w="50" w:type="dxa"/>
              <w:right w:w="50" w:type="dxa"/>
            </w:tcMar>
            <w:vAlign w:val="center"/>
          </w:tcPr>
          <w:p w14:paraId="27A83F39" w14:textId="46B78FAE"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3</w:t>
            </w:r>
            <w:r w:rsidR="00587397">
              <w:rPr>
                <w:rFonts w:cs="Calibri"/>
                <w:sz w:val="20"/>
                <w:szCs w:val="20"/>
              </w:rPr>
              <w:t>5</w:t>
            </w:r>
            <w:r w:rsidRPr="00383B7A">
              <w:rPr>
                <w:rFonts w:cs="Calibri"/>
                <w:sz w:val="20"/>
                <w:szCs w:val="20"/>
              </w:rPr>
              <w:t>%</w:t>
            </w:r>
          </w:p>
        </w:tc>
      </w:tr>
      <w:tr w:rsidR="00A575E0" w:rsidRPr="00383B7A" w14:paraId="302985B0" w14:textId="77777777" w:rsidTr="00412959">
        <w:tc>
          <w:tcPr>
            <w:tcW w:w="1980" w:type="dxa"/>
            <w:tcBorders>
              <w:left w:val="nil"/>
            </w:tcBorders>
            <w:tcMar>
              <w:top w:w="50" w:type="dxa"/>
              <w:left w:w="50" w:type="dxa"/>
              <w:bottom w:w="50" w:type="dxa"/>
              <w:right w:w="50" w:type="dxa"/>
            </w:tcMar>
            <w:vAlign w:val="center"/>
          </w:tcPr>
          <w:p w14:paraId="76F19355"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Sweets</w:t>
            </w:r>
          </w:p>
        </w:tc>
        <w:tc>
          <w:tcPr>
            <w:tcW w:w="2642" w:type="dxa"/>
            <w:tcBorders>
              <w:right w:val="nil"/>
            </w:tcBorders>
            <w:tcMar>
              <w:top w:w="50" w:type="dxa"/>
              <w:left w:w="50" w:type="dxa"/>
              <w:bottom w:w="50" w:type="dxa"/>
              <w:right w:w="50" w:type="dxa"/>
            </w:tcMar>
            <w:vAlign w:val="center"/>
          </w:tcPr>
          <w:p w14:paraId="2CAE2761" w14:textId="798C35FB"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33%</w:t>
            </w:r>
          </w:p>
        </w:tc>
      </w:tr>
      <w:tr w:rsidR="00A575E0" w:rsidRPr="00383B7A" w14:paraId="57158B48" w14:textId="77777777" w:rsidTr="00412959">
        <w:tc>
          <w:tcPr>
            <w:tcW w:w="1980" w:type="dxa"/>
            <w:tcBorders>
              <w:left w:val="nil"/>
            </w:tcBorders>
            <w:tcMar>
              <w:top w:w="50" w:type="dxa"/>
              <w:left w:w="50" w:type="dxa"/>
              <w:bottom w:w="50" w:type="dxa"/>
              <w:right w:w="50" w:type="dxa"/>
            </w:tcMar>
            <w:vAlign w:val="center"/>
          </w:tcPr>
          <w:p w14:paraId="43FA756C"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Other fruits</w:t>
            </w:r>
          </w:p>
        </w:tc>
        <w:tc>
          <w:tcPr>
            <w:tcW w:w="2642" w:type="dxa"/>
            <w:tcBorders>
              <w:right w:val="nil"/>
            </w:tcBorders>
            <w:tcMar>
              <w:top w:w="50" w:type="dxa"/>
              <w:left w:w="50" w:type="dxa"/>
              <w:bottom w:w="50" w:type="dxa"/>
              <w:right w:w="50" w:type="dxa"/>
            </w:tcMar>
            <w:vAlign w:val="center"/>
          </w:tcPr>
          <w:p w14:paraId="7A778AD2" w14:textId="5160CBA7"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3</w:t>
            </w:r>
            <w:r w:rsidR="00587397">
              <w:rPr>
                <w:rFonts w:cs="Calibri"/>
                <w:sz w:val="20"/>
                <w:szCs w:val="20"/>
              </w:rPr>
              <w:t>3</w:t>
            </w:r>
            <w:r w:rsidRPr="00383B7A">
              <w:rPr>
                <w:rFonts w:cs="Calibri"/>
                <w:sz w:val="20"/>
                <w:szCs w:val="20"/>
              </w:rPr>
              <w:t>%</w:t>
            </w:r>
          </w:p>
        </w:tc>
      </w:tr>
      <w:tr w:rsidR="00A575E0" w:rsidRPr="00383B7A" w14:paraId="0AA2170E" w14:textId="77777777" w:rsidTr="00412959">
        <w:tc>
          <w:tcPr>
            <w:tcW w:w="1980" w:type="dxa"/>
            <w:tcBorders>
              <w:left w:val="nil"/>
            </w:tcBorders>
            <w:tcMar>
              <w:top w:w="50" w:type="dxa"/>
              <w:left w:w="50" w:type="dxa"/>
              <w:bottom w:w="50" w:type="dxa"/>
              <w:right w:w="50" w:type="dxa"/>
            </w:tcMar>
            <w:vAlign w:val="center"/>
          </w:tcPr>
          <w:p w14:paraId="708D1FB2"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Roots/tubers</w:t>
            </w:r>
          </w:p>
        </w:tc>
        <w:tc>
          <w:tcPr>
            <w:tcW w:w="2642" w:type="dxa"/>
            <w:tcBorders>
              <w:right w:val="nil"/>
            </w:tcBorders>
            <w:tcMar>
              <w:top w:w="50" w:type="dxa"/>
              <w:left w:w="50" w:type="dxa"/>
              <w:bottom w:w="50" w:type="dxa"/>
              <w:right w:w="50" w:type="dxa"/>
            </w:tcMar>
            <w:vAlign w:val="center"/>
          </w:tcPr>
          <w:p w14:paraId="7105E7FF" w14:textId="6A2E8B4C"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26%</w:t>
            </w:r>
          </w:p>
        </w:tc>
      </w:tr>
      <w:tr w:rsidR="00A575E0" w:rsidRPr="00383B7A" w14:paraId="4156297E" w14:textId="77777777" w:rsidTr="00412959">
        <w:tc>
          <w:tcPr>
            <w:tcW w:w="1980" w:type="dxa"/>
            <w:tcBorders>
              <w:left w:val="nil"/>
              <w:bottom w:val="single" w:sz="12" w:space="0" w:color="000000" w:themeColor="text1"/>
            </w:tcBorders>
            <w:tcMar>
              <w:top w:w="50" w:type="dxa"/>
              <w:left w:w="50" w:type="dxa"/>
              <w:bottom w:w="50" w:type="dxa"/>
              <w:right w:w="50" w:type="dxa"/>
            </w:tcMar>
            <w:vAlign w:val="center"/>
          </w:tcPr>
          <w:p w14:paraId="075B197B" w14:textId="79C6BA7B"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Vit</w:t>
            </w:r>
            <w:r w:rsidR="00587397">
              <w:rPr>
                <w:rFonts w:cs="Calibri"/>
                <w:sz w:val="20"/>
                <w:szCs w:val="20"/>
              </w:rPr>
              <w:t>amin</w:t>
            </w:r>
            <w:r w:rsidRPr="00383B7A">
              <w:rPr>
                <w:rFonts w:cs="Calibri"/>
                <w:sz w:val="20"/>
                <w:szCs w:val="20"/>
              </w:rPr>
              <w:t xml:space="preserve"> A fruits</w:t>
            </w:r>
          </w:p>
        </w:tc>
        <w:tc>
          <w:tcPr>
            <w:tcW w:w="2642" w:type="dxa"/>
            <w:tcBorders>
              <w:bottom w:val="single" w:sz="12" w:space="0" w:color="000000" w:themeColor="text1"/>
              <w:right w:val="nil"/>
            </w:tcBorders>
            <w:tcMar>
              <w:top w:w="50" w:type="dxa"/>
              <w:left w:w="50" w:type="dxa"/>
              <w:bottom w:w="50" w:type="dxa"/>
              <w:right w:w="50" w:type="dxa"/>
            </w:tcMar>
            <w:vAlign w:val="center"/>
          </w:tcPr>
          <w:p w14:paraId="4CED294C" w14:textId="7F859285"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19%</w:t>
            </w:r>
          </w:p>
        </w:tc>
      </w:tr>
    </w:tbl>
    <w:p w14:paraId="1C4BFD9B" w14:textId="77777777" w:rsidR="00A575E0" w:rsidRDefault="00A575E0" w:rsidP="00A575E0"/>
    <w:p w14:paraId="5A51B2CB" w14:textId="1AC5C9A0" w:rsidR="00017C06" w:rsidRDefault="00EC6287" w:rsidP="00DE03FB">
      <w:r>
        <w:t>The number of foods consumed in the previous 24 hours is summed to create an index variable on a scale of 0-12</w:t>
      </w:r>
      <w:r w:rsidR="00857FD0">
        <w:rPr>
          <w:rStyle w:val="FootnoteReference"/>
        </w:rPr>
        <w:footnoteReference w:id="2"/>
      </w:r>
      <w:r w:rsidR="00256CA5">
        <w:t>. The overall value across the 13 counties was 6.4</w:t>
      </w:r>
      <w:r w:rsidR="008C57EB">
        <w:t xml:space="preserve">, ranging from </w:t>
      </w:r>
      <w:r w:rsidR="00DE03FB">
        <w:t xml:space="preserve">4.0 in Budi </w:t>
      </w:r>
      <w:r w:rsidR="00C90B9C">
        <w:t>to</w:t>
      </w:r>
      <w:r w:rsidR="00DE03FB">
        <w:t xml:space="preserve"> 9.4 in Pibor.</w:t>
      </w:r>
      <w:r w:rsidR="00921EA2">
        <w:t xml:space="preserve"> Urban</w:t>
      </w:r>
      <w:r w:rsidR="00E27D7C">
        <w:t xml:space="preserve"> </w:t>
      </w:r>
      <w:r w:rsidR="00427D2F">
        <w:t>households</w:t>
      </w:r>
      <w:r w:rsidR="00921EA2">
        <w:t>,</w:t>
      </w:r>
      <w:r w:rsidR="00427D2F">
        <w:t xml:space="preserve"> and households with</w:t>
      </w:r>
      <w:r w:rsidR="00921EA2">
        <w:t xml:space="preserve"> fewer members</w:t>
      </w:r>
      <w:r w:rsidR="00427D2F">
        <w:t xml:space="preserve"> than average</w:t>
      </w:r>
      <w:r w:rsidR="00831E63">
        <w:t xml:space="preserve">, reported a </w:t>
      </w:r>
      <w:r w:rsidR="00921EA2">
        <w:t>higher dietary diversity</w:t>
      </w:r>
      <w:r w:rsidR="00831E63">
        <w:t>.</w:t>
      </w:r>
      <w:r w:rsidR="00921EA2">
        <w:t xml:space="preserve"> </w:t>
      </w:r>
      <w:r w:rsidR="00017C06">
        <w:t xml:space="preserve"> </w:t>
      </w:r>
    </w:p>
    <w:p w14:paraId="193B1A4C" w14:textId="212D1BFA" w:rsidR="00C274DE" w:rsidRDefault="00DE03FB" w:rsidP="00DE03FB">
      <w:r>
        <w:t>Factor analysis of all foods shows that the</w:t>
      </w:r>
      <w:r w:rsidR="00106461">
        <w:t xml:space="preserve"> food consumption patterns falls into </w:t>
      </w:r>
      <w:r w:rsidR="007143EC">
        <w:t xml:space="preserve">six discrete groupings, or what may be considered a ‘consumption profile’. </w:t>
      </w:r>
      <w:r w:rsidR="00C274DE">
        <w:t xml:space="preserve">These consumption profiles are described below. </w:t>
      </w:r>
    </w:p>
    <w:p w14:paraId="6D25E76F" w14:textId="3215657A" w:rsidR="00C274DE" w:rsidRDefault="00AB7398" w:rsidP="00AB7398">
      <w:pPr>
        <w:pStyle w:val="Caption"/>
      </w:pPr>
      <w:bookmarkStart w:id="83" w:name="_Toc90462199"/>
      <w:r>
        <w:t xml:space="preserve">Table </w:t>
      </w:r>
      <w:fldSimple w:instr=" SEQ Table \* ARABIC ">
        <w:r w:rsidR="00BE6A73">
          <w:rPr>
            <w:noProof/>
          </w:rPr>
          <w:t>4</w:t>
        </w:r>
      </w:fldSimple>
      <w:r>
        <w:t>. Household food consumption profiles</w:t>
      </w:r>
      <w:bookmarkEnd w:id="83"/>
    </w:p>
    <w:tbl>
      <w:tblPr>
        <w:tblStyle w:val="TableGrid"/>
        <w:tblW w:w="0" w:type="auto"/>
        <w:tblLook w:val="04A0" w:firstRow="1" w:lastRow="0" w:firstColumn="1" w:lastColumn="0" w:noHBand="0" w:noVBand="1"/>
      </w:tblPr>
      <w:tblGrid>
        <w:gridCol w:w="895"/>
        <w:gridCol w:w="4770"/>
        <w:gridCol w:w="1805"/>
      </w:tblGrid>
      <w:tr w:rsidR="005C29C5" w14:paraId="0EA0BF4F" w14:textId="055E7D55" w:rsidTr="00037879">
        <w:tc>
          <w:tcPr>
            <w:tcW w:w="895" w:type="dxa"/>
            <w:tcBorders>
              <w:top w:val="single" w:sz="12" w:space="0" w:color="000000" w:themeColor="text1"/>
              <w:left w:val="nil"/>
              <w:bottom w:val="single" w:sz="12" w:space="0" w:color="000000" w:themeColor="text1"/>
              <w:right w:val="single" w:sz="6" w:space="0" w:color="000000" w:themeColor="text1"/>
            </w:tcBorders>
          </w:tcPr>
          <w:p w14:paraId="0381C178" w14:textId="4AEDA34E" w:rsidR="005C29C5" w:rsidRPr="001F1961" w:rsidRDefault="005C29C5" w:rsidP="00DB0B7C">
            <w:pPr>
              <w:spacing w:after="0" w:line="240" w:lineRule="auto"/>
              <w:jc w:val="center"/>
              <w:rPr>
                <w:b/>
                <w:bCs/>
              </w:rPr>
            </w:pPr>
            <w:r w:rsidRPr="001F1961">
              <w:rPr>
                <w:b/>
                <w:bCs/>
              </w:rPr>
              <w:lastRenderedPageBreak/>
              <w:t>Factor</w:t>
            </w:r>
          </w:p>
        </w:tc>
        <w:tc>
          <w:tcPr>
            <w:tcW w:w="4770" w:type="dxa"/>
            <w:tcBorders>
              <w:top w:val="single" w:sz="12" w:space="0" w:color="000000" w:themeColor="text1"/>
              <w:left w:val="single" w:sz="6" w:space="0" w:color="000000" w:themeColor="text1"/>
              <w:bottom w:val="single" w:sz="12" w:space="0" w:color="000000" w:themeColor="text1"/>
              <w:right w:val="single" w:sz="6" w:space="0" w:color="000000" w:themeColor="text1"/>
            </w:tcBorders>
          </w:tcPr>
          <w:p w14:paraId="23E7CC99" w14:textId="7AEF4122" w:rsidR="005C29C5" w:rsidRPr="001F1961" w:rsidRDefault="005C29C5" w:rsidP="00DB0B7C">
            <w:pPr>
              <w:spacing w:after="0" w:line="240" w:lineRule="auto"/>
              <w:jc w:val="center"/>
              <w:rPr>
                <w:b/>
                <w:bCs/>
              </w:rPr>
            </w:pPr>
            <w:r w:rsidRPr="001F1961">
              <w:rPr>
                <w:b/>
                <w:bCs/>
              </w:rPr>
              <w:t xml:space="preserve">Factor </w:t>
            </w:r>
            <w:r w:rsidR="001F1961" w:rsidRPr="001F1961">
              <w:rPr>
                <w:b/>
                <w:bCs/>
              </w:rPr>
              <w:t>D</w:t>
            </w:r>
            <w:r w:rsidRPr="001F1961">
              <w:rPr>
                <w:b/>
                <w:bCs/>
              </w:rPr>
              <w:t>escription</w:t>
            </w:r>
          </w:p>
        </w:tc>
        <w:tc>
          <w:tcPr>
            <w:tcW w:w="1805" w:type="dxa"/>
            <w:tcBorders>
              <w:top w:val="single" w:sz="12" w:space="0" w:color="000000" w:themeColor="text1"/>
              <w:left w:val="single" w:sz="6" w:space="0" w:color="000000" w:themeColor="text1"/>
              <w:bottom w:val="single" w:sz="12" w:space="0" w:color="000000" w:themeColor="text1"/>
              <w:right w:val="nil"/>
            </w:tcBorders>
          </w:tcPr>
          <w:p w14:paraId="14FAD490" w14:textId="4B295A60" w:rsidR="005C29C5" w:rsidRPr="001F1961" w:rsidRDefault="00C02467" w:rsidP="00DB0B7C">
            <w:pPr>
              <w:spacing w:after="0" w:line="240" w:lineRule="auto"/>
              <w:jc w:val="center"/>
              <w:rPr>
                <w:b/>
                <w:bCs/>
              </w:rPr>
            </w:pPr>
            <w:r w:rsidRPr="001F1961">
              <w:rPr>
                <w:b/>
                <w:bCs/>
              </w:rPr>
              <w:t xml:space="preserve">Total </w:t>
            </w:r>
            <w:r w:rsidR="001F1961" w:rsidRPr="001F1961">
              <w:rPr>
                <w:b/>
                <w:bCs/>
              </w:rPr>
              <w:t>V</w:t>
            </w:r>
            <w:r w:rsidRPr="001F1961">
              <w:rPr>
                <w:b/>
                <w:bCs/>
              </w:rPr>
              <w:t xml:space="preserve">ariance </w:t>
            </w:r>
            <w:r w:rsidR="001F1961" w:rsidRPr="001F1961">
              <w:rPr>
                <w:b/>
                <w:bCs/>
              </w:rPr>
              <w:t>C</w:t>
            </w:r>
            <w:r w:rsidRPr="001F1961">
              <w:rPr>
                <w:b/>
                <w:bCs/>
              </w:rPr>
              <w:t>aptured</w:t>
            </w:r>
          </w:p>
        </w:tc>
      </w:tr>
      <w:tr w:rsidR="00C02467" w14:paraId="1D530AFB" w14:textId="4FCF857A" w:rsidTr="00037879">
        <w:tc>
          <w:tcPr>
            <w:tcW w:w="895" w:type="dxa"/>
            <w:tcBorders>
              <w:top w:val="single" w:sz="12" w:space="0" w:color="000000" w:themeColor="text1"/>
              <w:left w:val="nil"/>
              <w:bottom w:val="single" w:sz="6" w:space="0" w:color="000000" w:themeColor="text1"/>
              <w:right w:val="single" w:sz="6" w:space="0" w:color="000000" w:themeColor="text1"/>
            </w:tcBorders>
          </w:tcPr>
          <w:p w14:paraId="47D7F63E" w14:textId="06092EAF" w:rsidR="00C02467" w:rsidRDefault="00F3649C" w:rsidP="00DB0B7C">
            <w:pPr>
              <w:spacing w:after="0" w:line="240" w:lineRule="auto"/>
              <w:jc w:val="center"/>
            </w:pPr>
            <w:r>
              <w:t>ML3</w:t>
            </w:r>
          </w:p>
        </w:tc>
        <w:tc>
          <w:tcPr>
            <w:tcW w:w="4770"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430E795F" w14:textId="7A0CAEB2" w:rsidR="00C02467" w:rsidRDefault="002366D0" w:rsidP="00DB0B7C">
            <w:pPr>
              <w:spacing w:after="0" w:line="240" w:lineRule="auto"/>
            </w:pPr>
            <w:r>
              <w:t>Meat, bush meat, organ meat, eggs, seafood</w:t>
            </w:r>
          </w:p>
        </w:tc>
        <w:tc>
          <w:tcPr>
            <w:tcW w:w="1805" w:type="dxa"/>
            <w:tcBorders>
              <w:top w:val="single" w:sz="12" w:space="0" w:color="000000" w:themeColor="text1"/>
              <w:left w:val="single" w:sz="6" w:space="0" w:color="000000" w:themeColor="text1"/>
              <w:bottom w:val="single" w:sz="6" w:space="0" w:color="000000" w:themeColor="text1"/>
              <w:right w:val="nil"/>
            </w:tcBorders>
          </w:tcPr>
          <w:p w14:paraId="6740673E" w14:textId="0D73D62D" w:rsidR="00C02467" w:rsidRDefault="001F1961" w:rsidP="00DB0B7C">
            <w:pPr>
              <w:spacing w:after="0" w:line="240" w:lineRule="auto"/>
              <w:jc w:val="center"/>
            </w:pPr>
            <w:r>
              <w:t>0</w:t>
            </w:r>
            <w:r w:rsidR="00C02467">
              <w:t>.18</w:t>
            </w:r>
          </w:p>
        </w:tc>
      </w:tr>
      <w:tr w:rsidR="00C02467" w14:paraId="4C5B3358" w14:textId="7ECCB328"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15D8EE04" w14:textId="18BAEE11" w:rsidR="00C02467" w:rsidRDefault="002366D0" w:rsidP="00DB0B7C">
            <w:pPr>
              <w:spacing w:after="0" w:line="240" w:lineRule="auto"/>
              <w:jc w:val="center"/>
            </w:pPr>
            <w:r>
              <w:t>ML5</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2FD716" w14:textId="6966C4EA" w:rsidR="00C02467" w:rsidRDefault="002366D0" w:rsidP="00DB0B7C">
            <w:pPr>
              <w:spacing w:after="0" w:line="240" w:lineRule="auto"/>
            </w:pPr>
            <w:r>
              <w:t>Vitamin A fruits, other fruits, ruts/tubers, sweets</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0E020E81" w14:textId="2FEC3153" w:rsidR="00C02467" w:rsidRDefault="001F1961" w:rsidP="00DB0B7C">
            <w:pPr>
              <w:spacing w:after="0" w:line="240" w:lineRule="auto"/>
              <w:jc w:val="center"/>
            </w:pPr>
            <w:r>
              <w:t>0</w:t>
            </w:r>
            <w:r w:rsidR="00C02467">
              <w:t>.13</w:t>
            </w:r>
          </w:p>
        </w:tc>
      </w:tr>
      <w:tr w:rsidR="00C02467" w14:paraId="38828343" w14:textId="3C86E025"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61CD9454" w14:textId="74B2C245" w:rsidR="00C02467" w:rsidRDefault="002366D0" w:rsidP="00DB0B7C">
            <w:pPr>
              <w:spacing w:after="0" w:line="240" w:lineRule="auto"/>
              <w:jc w:val="center"/>
            </w:pPr>
            <w:r>
              <w:t>ML6</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C040CB" w14:textId="6F9AC982" w:rsidR="00C02467" w:rsidRDefault="002366D0" w:rsidP="00DB0B7C">
            <w:pPr>
              <w:spacing w:after="0" w:line="240" w:lineRule="auto"/>
            </w:pPr>
            <w:r>
              <w:t>Oil/fats, milk products</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1D51CF19" w14:textId="132D00BE" w:rsidR="00C02467" w:rsidRDefault="001F1961" w:rsidP="00DB0B7C">
            <w:pPr>
              <w:spacing w:after="0" w:line="240" w:lineRule="auto"/>
              <w:jc w:val="center"/>
            </w:pPr>
            <w:r>
              <w:t>0</w:t>
            </w:r>
            <w:r w:rsidR="00C02467">
              <w:t>.12</w:t>
            </w:r>
          </w:p>
        </w:tc>
      </w:tr>
      <w:tr w:rsidR="00C02467" w14:paraId="257B5140" w14:textId="754B6091"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01F2812D" w14:textId="45E8A93B" w:rsidR="00C02467" w:rsidRDefault="002366D0" w:rsidP="00DB0B7C">
            <w:pPr>
              <w:spacing w:after="0" w:line="240" w:lineRule="auto"/>
              <w:jc w:val="center"/>
            </w:pPr>
            <w:r>
              <w:t>ML1</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525B09" w14:textId="74A45B81" w:rsidR="00C02467" w:rsidRDefault="002366D0" w:rsidP="00DB0B7C">
            <w:pPr>
              <w:spacing w:after="0" w:line="240" w:lineRule="auto"/>
            </w:pPr>
            <w:r>
              <w:t>Vitamin A vegetables, roots/tubers</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67C48BD1" w14:textId="4082265B" w:rsidR="00C02467" w:rsidRDefault="001F1961" w:rsidP="00DB0B7C">
            <w:pPr>
              <w:spacing w:after="0" w:line="240" w:lineRule="auto"/>
              <w:jc w:val="center"/>
            </w:pPr>
            <w:r>
              <w:t>0</w:t>
            </w:r>
            <w:r w:rsidR="00C02467">
              <w:t>.11</w:t>
            </w:r>
          </w:p>
        </w:tc>
      </w:tr>
      <w:tr w:rsidR="00C02467" w14:paraId="02F7AB8B" w14:textId="6F18E52B"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06E8BABA" w14:textId="5B5C05B3" w:rsidR="00C02467" w:rsidRDefault="002366D0" w:rsidP="00DB0B7C">
            <w:pPr>
              <w:spacing w:after="0" w:line="240" w:lineRule="auto"/>
              <w:jc w:val="center"/>
            </w:pPr>
            <w:r>
              <w:t>ML2</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502712" w14:textId="6B91F4C5" w:rsidR="00C02467" w:rsidRDefault="002366D0" w:rsidP="00DB0B7C">
            <w:pPr>
              <w:spacing w:after="0" w:line="240" w:lineRule="auto"/>
            </w:pPr>
            <w:r>
              <w:t>Seafood (fish)</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291C8E5F" w14:textId="5C0646C6" w:rsidR="00C02467" w:rsidRDefault="001F1961" w:rsidP="00DB0B7C">
            <w:pPr>
              <w:spacing w:after="0" w:line="240" w:lineRule="auto"/>
              <w:jc w:val="center"/>
            </w:pPr>
            <w:r>
              <w:t>0</w:t>
            </w:r>
            <w:r w:rsidR="00C02467">
              <w:t>.09</w:t>
            </w:r>
          </w:p>
        </w:tc>
      </w:tr>
      <w:tr w:rsidR="00C02467" w14:paraId="270A5058" w14:textId="77777777" w:rsidTr="00037879">
        <w:tc>
          <w:tcPr>
            <w:tcW w:w="895" w:type="dxa"/>
            <w:tcBorders>
              <w:top w:val="single" w:sz="6" w:space="0" w:color="000000" w:themeColor="text1"/>
              <w:left w:val="nil"/>
              <w:bottom w:val="single" w:sz="12" w:space="0" w:color="000000" w:themeColor="text1"/>
              <w:right w:val="single" w:sz="6" w:space="0" w:color="000000" w:themeColor="text1"/>
            </w:tcBorders>
          </w:tcPr>
          <w:p w14:paraId="3DB62530" w14:textId="08DA8F79" w:rsidR="00C02467" w:rsidRDefault="002366D0" w:rsidP="00DB0B7C">
            <w:pPr>
              <w:spacing w:after="0" w:line="240" w:lineRule="auto"/>
              <w:jc w:val="center"/>
            </w:pPr>
            <w:r>
              <w:t>ML4</w:t>
            </w:r>
          </w:p>
        </w:tc>
        <w:tc>
          <w:tcPr>
            <w:tcW w:w="4770"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0FBD673A" w14:textId="6E931DB2" w:rsidR="00C02467" w:rsidRDefault="002366D0" w:rsidP="00DB0B7C">
            <w:pPr>
              <w:spacing w:after="0" w:line="240" w:lineRule="auto"/>
            </w:pPr>
            <w:r>
              <w:t>Spices, cereals, other vegetables</w:t>
            </w:r>
          </w:p>
        </w:tc>
        <w:tc>
          <w:tcPr>
            <w:tcW w:w="1805" w:type="dxa"/>
            <w:tcBorders>
              <w:top w:val="single" w:sz="6" w:space="0" w:color="000000" w:themeColor="text1"/>
              <w:left w:val="single" w:sz="6" w:space="0" w:color="000000" w:themeColor="text1"/>
              <w:bottom w:val="single" w:sz="12" w:space="0" w:color="000000" w:themeColor="text1"/>
              <w:right w:val="nil"/>
            </w:tcBorders>
          </w:tcPr>
          <w:p w14:paraId="702DC5CE" w14:textId="77D61256" w:rsidR="00C02467" w:rsidRDefault="001F1961" w:rsidP="00DB0B7C">
            <w:pPr>
              <w:spacing w:after="0" w:line="240" w:lineRule="auto"/>
              <w:jc w:val="center"/>
            </w:pPr>
            <w:r>
              <w:t>0</w:t>
            </w:r>
            <w:r w:rsidR="00C02467">
              <w:t>.07</w:t>
            </w:r>
          </w:p>
        </w:tc>
      </w:tr>
    </w:tbl>
    <w:p w14:paraId="42AE8A33" w14:textId="77777777" w:rsidR="00AB7398" w:rsidRPr="00AB7398" w:rsidRDefault="00AB7398" w:rsidP="00AB7398"/>
    <w:p w14:paraId="7AC5EBB2" w14:textId="74DF793B" w:rsidR="00DE03FB" w:rsidRPr="00A575E0" w:rsidRDefault="004130FA" w:rsidP="00A575E0">
      <w:r>
        <w:t>Of these consumption profiles, the</w:t>
      </w:r>
      <w:r w:rsidR="00DE03FB">
        <w:t xml:space="preserve"> consumption of meat is the most effective rapid indicator for considering the household to also have a high dietary diversity</w:t>
      </w:r>
      <w:r w:rsidR="006A1DDB">
        <w:t xml:space="preserve">. See </w:t>
      </w:r>
      <w:r w:rsidR="00DE03FB" w:rsidRPr="00554E5A">
        <w:rPr>
          <w:highlight w:val="yellow"/>
        </w:rPr>
        <w:t>(cross-reference)</w:t>
      </w:r>
      <w:r w:rsidR="006A1DDB">
        <w:t xml:space="preserve"> for details. </w:t>
      </w:r>
      <w:r w:rsidR="00ED66FE">
        <w:t xml:space="preserve"> </w:t>
      </w:r>
    </w:p>
    <w:p w14:paraId="38623A30" w14:textId="5E571F3C" w:rsidR="00D22B7D" w:rsidRDefault="0014095A" w:rsidP="00A40F27">
      <w:pPr>
        <w:pStyle w:val="Heading2"/>
        <w:shd w:val="clear" w:color="auto" w:fill="F2F2F2" w:themeFill="background1" w:themeFillShade="F2"/>
      </w:pPr>
      <w:bookmarkStart w:id="84" w:name="_Toc90462116"/>
      <w:r>
        <w:rPr>
          <w:noProof/>
        </w:rPr>
        <w:drawing>
          <wp:anchor distT="0" distB="0" distL="114300" distR="114300" simplePos="0" relativeHeight="251658247" behindDoc="0" locked="0" layoutInCell="1" allowOverlap="1" wp14:anchorId="3B745CBE" wp14:editId="7B18D9A1">
            <wp:simplePos x="0" y="0"/>
            <wp:positionH relativeFrom="column">
              <wp:posOffset>4800600</wp:posOffset>
            </wp:positionH>
            <wp:positionV relativeFrom="paragraph">
              <wp:posOffset>115570</wp:posOffset>
            </wp:positionV>
            <wp:extent cx="1287780" cy="958215"/>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stretch>
                      <a:fillRect/>
                    </a:stretch>
                  </pic:blipFill>
                  <pic:spPr>
                    <a:xfrm>
                      <a:off x="0" y="0"/>
                      <a:ext cx="1287780" cy="958215"/>
                    </a:xfrm>
                    <a:prstGeom prst="rect">
                      <a:avLst/>
                    </a:prstGeom>
                  </pic:spPr>
                </pic:pic>
              </a:graphicData>
            </a:graphic>
            <wp14:sizeRelH relativeFrom="margin">
              <wp14:pctWidth>0</wp14:pctWidth>
            </wp14:sizeRelH>
            <wp14:sizeRelV relativeFrom="margin">
              <wp14:pctHeight>0</wp14:pctHeight>
            </wp14:sizeRelV>
          </wp:anchor>
        </w:drawing>
      </w:r>
      <w:r w:rsidR="004F053C">
        <w:t>P</w:t>
      </w:r>
      <w:r w:rsidR="007F4906">
        <w:t>ersonal</w:t>
      </w:r>
      <w:r w:rsidR="004F053C">
        <w:t xml:space="preserve"> </w:t>
      </w:r>
      <w:bookmarkEnd w:id="84"/>
      <w:r>
        <w:t>A</w:t>
      </w:r>
      <w:r w:rsidR="003E5C9B">
        <w:t>g</w:t>
      </w:r>
      <w:r>
        <w:t>ency</w:t>
      </w:r>
    </w:p>
    <w:p w14:paraId="173A3BBA" w14:textId="1918B101" w:rsidR="00C70D2C" w:rsidRDefault="003D33BB" w:rsidP="000269F5">
      <w:r>
        <w:t xml:space="preserve">The </w:t>
      </w:r>
      <w:r w:rsidR="00F322D3">
        <w:t>three</w:t>
      </w:r>
      <w:r>
        <w:t xml:space="preserve"> indicators for agency include aspirations, locus of control, and agency. </w:t>
      </w:r>
      <w:r w:rsidR="00F322D3">
        <w:t xml:space="preserve">Aspirations measures households’ outlook on life, for which a number closer to 100 means </w:t>
      </w:r>
      <w:proofErr w:type="gramStart"/>
      <w:r w:rsidR="006856FF">
        <w:t>outlook</w:t>
      </w:r>
      <w:proofErr w:type="gramEnd"/>
      <w:r w:rsidR="006856FF">
        <w:t xml:space="preserve"> is more positive. Locus of control measures the degree to which households have control over their lives</w:t>
      </w:r>
      <w:r w:rsidR="004A089A">
        <w:t xml:space="preserve"> in terms of acting on their aspirations. A number close to 100 demonstrates a greater degree of control. Agency </w:t>
      </w:r>
      <w:r w:rsidR="002D7CA4">
        <w:t>comprises</w:t>
      </w:r>
      <w:r w:rsidR="004A089A">
        <w:t xml:space="preserve"> the </w:t>
      </w:r>
      <w:r w:rsidR="002D7CA4">
        <w:t>two sub-indices</w:t>
      </w:r>
      <w:r w:rsidR="004A089A">
        <w:t xml:space="preserve"> of aspirations and locus of control.</w:t>
      </w:r>
      <w:r w:rsidR="002D7CA4">
        <w:t xml:space="preserve"> </w:t>
      </w:r>
    </w:p>
    <w:p w14:paraId="20087363" w14:textId="3F1BCA10" w:rsidR="007F6D1F" w:rsidRDefault="003D33BB" w:rsidP="000269F5">
      <w:r>
        <w:t xml:space="preserve">The overall results show that </w:t>
      </w:r>
      <w:r w:rsidR="00D04FD5">
        <w:t xml:space="preserve">aspirations </w:t>
      </w:r>
      <w:r w:rsidR="00460401">
        <w:t xml:space="preserve">(76.6) </w:t>
      </w:r>
      <w:r w:rsidR="00D04FD5">
        <w:t>are higher than locus</w:t>
      </w:r>
      <w:r>
        <w:t xml:space="preserve"> of </w:t>
      </w:r>
      <w:r w:rsidR="00D04FD5">
        <w:t>control</w:t>
      </w:r>
      <w:r w:rsidR="00460401">
        <w:t xml:space="preserve"> (71.4)</w:t>
      </w:r>
      <w:r w:rsidR="00D04FD5">
        <w:t>, meaning that households</w:t>
      </w:r>
      <w:r>
        <w:t xml:space="preserve"> have </w:t>
      </w:r>
      <w:r w:rsidR="00D04FD5">
        <w:t xml:space="preserve">greater aspirations than they </w:t>
      </w:r>
      <w:proofErr w:type="gramStart"/>
      <w:r w:rsidR="00D04FD5">
        <w:t>are capable</w:t>
      </w:r>
      <w:r>
        <w:t xml:space="preserve"> of </w:t>
      </w:r>
      <w:r w:rsidR="0005492A">
        <w:t>acting</w:t>
      </w:r>
      <w:proofErr w:type="gramEnd"/>
      <w:r w:rsidR="0005492A">
        <w:t xml:space="preserve"> on. Therefore, </w:t>
      </w:r>
      <w:r w:rsidR="00460401">
        <w:t>households’</w:t>
      </w:r>
      <w:r w:rsidR="0005492A">
        <w:t xml:space="preserve"> level of agency </w:t>
      </w:r>
      <w:r w:rsidR="00460401">
        <w:t>(74.1)</w:t>
      </w:r>
      <w:r w:rsidR="0005492A">
        <w:t xml:space="preserve"> is </w:t>
      </w:r>
      <w:r w:rsidR="005F4ADF">
        <w:t>their aspirations which are lowered by their locus of control.</w:t>
      </w:r>
    </w:p>
    <w:p w14:paraId="5163B210" w14:textId="26EB889A" w:rsidR="008B618E" w:rsidRDefault="008B618E" w:rsidP="008B618E">
      <w:pPr>
        <w:pStyle w:val="Caption"/>
      </w:pPr>
      <w:bookmarkStart w:id="85" w:name="_Toc90462200"/>
      <w:r>
        <w:t xml:space="preserve">Table </w:t>
      </w:r>
      <w:fldSimple w:instr=" SEQ Table \* ARABIC ">
        <w:r w:rsidR="00BE6A73">
          <w:rPr>
            <w:noProof/>
          </w:rPr>
          <w:t>5</w:t>
        </w:r>
      </w:fldSimple>
      <w:r>
        <w:t xml:space="preserve">. Summary of </w:t>
      </w:r>
      <w:r w:rsidR="0014095A">
        <w:t xml:space="preserve">Agency </w:t>
      </w:r>
      <w:r>
        <w:t>Indicators</w:t>
      </w:r>
      <w:bookmarkEnd w:id="85"/>
    </w:p>
    <w:tbl>
      <w:tblPr>
        <w:tblW w:w="5000" w:type="pct"/>
        <w:tblLook w:val="04A0" w:firstRow="1" w:lastRow="0" w:firstColumn="1" w:lastColumn="0" w:noHBand="0" w:noVBand="1"/>
      </w:tblPr>
      <w:tblGrid>
        <w:gridCol w:w="2227"/>
        <w:gridCol w:w="905"/>
        <w:gridCol w:w="1303"/>
        <w:gridCol w:w="932"/>
        <w:gridCol w:w="932"/>
        <w:gridCol w:w="1408"/>
        <w:gridCol w:w="1653"/>
      </w:tblGrid>
      <w:tr w:rsidR="003D33BB" w:rsidRPr="003D33BB" w14:paraId="2C93E2AD" w14:textId="77777777" w:rsidTr="00526544">
        <w:trPr>
          <w:trHeight w:val="320"/>
        </w:trPr>
        <w:tc>
          <w:tcPr>
            <w:tcW w:w="1190" w:type="pct"/>
            <w:tcBorders>
              <w:top w:val="single" w:sz="4" w:space="0" w:color="auto"/>
              <w:left w:val="nil"/>
              <w:bottom w:val="single" w:sz="4" w:space="0" w:color="auto"/>
              <w:right w:val="nil"/>
            </w:tcBorders>
            <w:shd w:val="clear" w:color="000000" w:fill="A7C6ED"/>
            <w:noWrap/>
            <w:vAlign w:val="bottom"/>
            <w:hideMark/>
          </w:tcPr>
          <w:p w14:paraId="12294C6F" w14:textId="1479052D" w:rsidR="003D33BB" w:rsidRPr="003D33BB" w:rsidRDefault="00526544" w:rsidP="003D33BB">
            <w:pPr>
              <w:spacing w:after="0" w:line="240" w:lineRule="auto"/>
              <w:jc w:val="center"/>
              <w:rPr>
                <w:rFonts w:eastAsia="Times New Roman" w:cs="Calibri"/>
                <w:b/>
                <w:bCs/>
                <w:color w:val="000000"/>
                <w:sz w:val="20"/>
                <w:szCs w:val="20"/>
              </w:rPr>
            </w:pPr>
            <w:r>
              <w:rPr>
                <w:rFonts w:eastAsia="Times New Roman" w:cs="Calibri"/>
                <w:b/>
                <w:bCs/>
                <w:color w:val="000000"/>
                <w:sz w:val="20"/>
                <w:szCs w:val="20"/>
              </w:rPr>
              <w:t>Personal</w:t>
            </w:r>
            <w:r w:rsidR="003D33BB" w:rsidRPr="003D33BB">
              <w:rPr>
                <w:rFonts w:eastAsia="Times New Roman" w:cs="Calibri"/>
                <w:b/>
                <w:bCs/>
                <w:color w:val="000000"/>
                <w:sz w:val="20"/>
                <w:szCs w:val="20"/>
              </w:rPr>
              <w:t xml:space="preserve"> Agency</w:t>
            </w:r>
          </w:p>
        </w:tc>
        <w:tc>
          <w:tcPr>
            <w:tcW w:w="483" w:type="pct"/>
            <w:tcBorders>
              <w:top w:val="single" w:sz="4" w:space="0" w:color="auto"/>
              <w:left w:val="nil"/>
              <w:bottom w:val="single" w:sz="4" w:space="0" w:color="auto"/>
              <w:right w:val="nil"/>
            </w:tcBorders>
            <w:shd w:val="clear" w:color="000000" w:fill="A7C6ED"/>
            <w:noWrap/>
            <w:vAlign w:val="bottom"/>
            <w:hideMark/>
          </w:tcPr>
          <w:p w14:paraId="556607D4"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Scale</w:t>
            </w:r>
          </w:p>
        </w:tc>
        <w:tc>
          <w:tcPr>
            <w:tcW w:w="696" w:type="pct"/>
            <w:tcBorders>
              <w:top w:val="single" w:sz="4" w:space="0" w:color="auto"/>
              <w:left w:val="nil"/>
              <w:bottom w:val="single" w:sz="4" w:space="0" w:color="auto"/>
              <w:right w:val="nil"/>
            </w:tcBorders>
            <w:shd w:val="clear" w:color="000000" w:fill="A7C6ED"/>
            <w:noWrap/>
            <w:vAlign w:val="bottom"/>
            <w:hideMark/>
          </w:tcPr>
          <w:p w14:paraId="4647311F"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Overall</w:t>
            </w:r>
          </w:p>
        </w:tc>
        <w:tc>
          <w:tcPr>
            <w:tcW w:w="498" w:type="pct"/>
            <w:tcBorders>
              <w:top w:val="single" w:sz="4" w:space="0" w:color="auto"/>
              <w:left w:val="nil"/>
              <w:bottom w:val="single" w:sz="4" w:space="0" w:color="auto"/>
              <w:right w:val="nil"/>
            </w:tcBorders>
            <w:shd w:val="clear" w:color="000000" w:fill="A7C6ED"/>
            <w:noWrap/>
            <w:vAlign w:val="bottom"/>
            <w:hideMark/>
          </w:tcPr>
          <w:p w14:paraId="34345BB0"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Rural</w:t>
            </w:r>
          </w:p>
        </w:tc>
        <w:tc>
          <w:tcPr>
            <w:tcW w:w="498" w:type="pct"/>
            <w:tcBorders>
              <w:top w:val="single" w:sz="4" w:space="0" w:color="auto"/>
              <w:left w:val="nil"/>
              <w:bottom w:val="single" w:sz="4" w:space="0" w:color="auto"/>
              <w:right w:val="nil"/>
            </w:tcBorders>
            <w:shd w:val="clear" w:color="000000" w:fill="A7C6ED"/>
            <w:noWrap/>
            <w:vAlign w:val="bottom"/>
            <w:hideMark/>
          </w:tcPr>
          <w:p w14:paraId="57AE3837"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Urban</w:t>
            </w:r>
          </w:p>
        </w:tc>
        <w:tc>
          <w:tcPr>
            <w:tcW w:w="752" w:type="pct"/>
            <w:tcBorders>
              <w:top w:val="single" w:sz="4" w:space="0" w:color="auto"/>
              <w:left w:val="nil"/>
              <w:bottom w:val="single" w:sz="4" w:space="0" w:color="auto"/>
              <w:right w:val="nil"/>
            </w:tcBorders>
            <w:shd w:val="clear" w:color="000000" w:fill="A7C6ED"/>
            <w:noWrap/>
            <w:vAlign w:val="bottom"/>
            <w:hideMark/>
          </w:tcPr>
          <w:p w14:paraId="51AF888C"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Male-headed</w:t>
            </w:r>
          </w:p>
        </w:tc>
        <w:tc>
          <w:tcPr>
            <w:tcW w:w="883" w:type="pct"/>
            <w:tcBorders>
              <w:top w:val="single" w:sz="4" w:space="0" w:color="auto"/>
              <w:left w:val="nil"/>
              <w:bottom w:val="single" w:sz="4" w:space="0" w:color="auto"/>
              <w:right w:val="nil"/>
            </w:tcBorders>
            <w:shd w:val="clear" w:color="000000" w:fill="A7C6ED"/>
            <w:noWrap/>
            <w:vAlign w:val="bottom"/>
            <w:hideMark/>
          </w:tcPr>
          <w:p w14:paraId="56163248"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Female-headed</w:t>
            </w:r>
          </w:p>
        </w:tc>
      </w:tr>
      <w:tr w:rsidR="00526544" w:rsidRPr="003D33BB" w14:paraId="19C1461B" w14:textId="77777777" w:rsidTr="00526544">
        <w:trPr>
          <w:trHeight w:val="320"/>
        </w:trPr>
        <w:tc>
          <w:tcPr>
            <w:tcW w:w="1189" w:type="pct"/>
            <w:tcBorders>
              <w:top w:val="nil"/>
              <w:left w:val="nil"/>
              <w:bottom w:val="single" w:sz="4" w:space="0" w:color="auto"/>
              <w:right w:val="nil"/>
            </w:tcBorders>
            <w:shd w:val="clear" w:color="auto" w:fill="auto"/>
            <w:noWrap/>
            <w:vAlign w:val="bottom"/>
            <w:hideMark/>
          </w:tcPr>
          <w:p w14:paraId="01416576" w14:textId="25DC1BA2" w:rsidR="00526544" w:rsidRPr="003D33BB" w:rsidRDefault="00526544" w:rsidP="00A33604">
            <w:pPr>
              <w:spacing w:after="0" w:line="240" w:lineRule="auto"/>
              <w:rPr>
                <w:rFonts w:eastAsia="Times New Roman" w:cs="Calibri"/>
                <w:color w:val="000000"/>
                <w:sz w:val="20"/>
                <w:szCs w:val="20"/>
              </w:rPr>
            </w:pPr>
            <w:r>
              <w:rPr>
                <w:rFonts w:eastAsia="Times New Roman" w:cs="Calibri"/>
                <w:color w:val="000000"/>
                <w:sz w:val="20"/>
                <w:szCs w:val="20"/>
              </w:rPr>
              <w:t xml:space="preserve">Personal </w:t>
            </w:r>
            <w:r w:rsidRPr="003D33BB">
              <w:rPr>
                <w:rFonts w:eastAsia="Times New Roman" w:cs="Calibri"/>
                <w:color w:val="000000"/>
                <w:sz w:val="20"/>
                <w:szCs w:val="20"/>
              </w:rPr>
              <w:t>Agency</w:t>
            </w:r>
          </w:p>
        </w:tc>
        <w:tc>
          <w:tcPr>
            <w:tcW w:w="483" w:type="pct"/>
            <w:tcBorders>
              <w:top w:val="nil"/>
              <w:left w:val="nil"/>
              <w:bottom w:val="single" w:sz="4" w:space="0" w:color="auto"/>
              <w:right w:val="nil"/>
            </w:tcBorders>
            <w:shd w:val="clear" w:color="auto" w:fill="auto"/>
            <w:noWrap/>
            <w:vAlign w:val="bottom"/>
            <w:hideMark/>
          </w:tcPr>
          <w:p w14:paraId="44DE052E"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0 to 100</w:t>
            </w:r>
          </w:p>
        </w:tc>
        <w:tc>
          <w:tcPr>
            <w:tcW w:w="696" w:type="pct"/>
            <w:tcBorders>
              <w:top w:val="nil"/>
              <w:left w:val="nil"/>
              <w:bottom w:val="single" w:sz="4" w:space="0" w:color="auto"/>
              <w:right w:val="nil"/>
            </w:tcBorders>
            <w:shd w:val="clear" w:color="auto" w:fill="auto"/>
            <w:noWrap/>
            <w:vAlign w:val="bottom"/>
            <w:hideMark/>
          </w:tcPr>
          <w:p w14:paraId="1479A116"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74.1</w:t>
            </w:r>
          </w:p>
        </w:tc>
        <w:tc>
          <w:tcPr>
            <w:tcW w:w="498" w:type="pct"/>
            <w:tcBorders>
              <w:top w:val="nil"/>
              <w:left w:val="nil"/>
              <w:bottom w:val="single" w:sz="4" w:space="0" w:color="auto"/>
              <w:right w:val="nil"/>
            </w:tcBorders>
            <w:shd w:val="clear" w:color="auto" w:fill="auto"/>
            <w:noWrap/>
            <w:vAlign w:val="bottom"/>
            <w:hideMark/>
          </w:tcPr>
          <w:p w14:paraId="19259319"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72.8</w:t>
            </w:r>
          </w:p>
        </w:tc>
        <w:tc>
          <w:tcPr>
            <w:tcW w:w="498" w:type="pct"/>
            <w:tcBorders>
              <w:top w:val="nil"/>
              <w:left w:val="nil"/>
              <w:bottom w:val="single" w:sz="4" w:space="0" w:color="auto"/>
              <w:right w:val="nil"/>
            </w:tcBorders>
            <w:shd w:val="clear" w:color="auto" w:fill="auto"/>
            <w:noWrap/>
            <w:vAlign w:val="bottom"/>
            <w:hideMark/>
          </w:tcPr>
          <w:p w14:paraId="5188F235"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77.0</w:t>
            </w:r>
          </w:p>
        </w:tc>
        <w:tc>
          <w:tcPr>
            <w:tcW w:w="752" w:type="pct"/>
            <w:tcBorders>
              <w:top w:val="nil"/>
              <w:left w:val="nil"/>
              <w:bottom w:val="single" w:sz="4" w:space="0" w:color="auto"/>
              <w:right w:val="nil"/>
            </w:tcBorders>
            <w:shd w:val="clear" w:color="auto" w:fill="auto"/>
            <w:noWrap/>
            <w:vAlign w:val="bottom"/>
            <w:hideMark/>
          </w:tcPr>
          <w:p w14:paraId="0DC0CA14"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71.8</w:t>
            </w:r>
          </w:p>
        </w:tc>
        <w:tc>
          <w:tcPr>
            <w:tcW w:w="883" w:type="pct"/>
            <w:tcBorders>
              <w:top w:val="nil"/>
              <w:left w:val="nil"/>
              <w:bottom w:val="single" w:sz="4" w:space="0" w:color="auto"/>
              <w:right w:val="nil"/>
            </w:tcBorders>
            <w:shd w:val="clear" w:color="auto" w:fill="auto"/>
            <w:noWrap/>
            <w:vAlign w:val="bottom"/>
            <w:hideMark/>
          </w:tcPr>
          <w:p w14:paraId="3815072E"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72.7</w:t>
            </w:r>
          </w:p>
        </w:tc>
      </w:tr>
      <w:tr w:rsidR="003D33BB" w:rsidRPr="003D33BB" w14:paraId="72EF49F0" w14:textId="77777777" w:rsidTr="00526544">
        <w:trPr>
          <w:trHeight w:val="320"/>
        </w:trPr>
        <w:tc>
          <w:tcPr>
            <w:tcW w:w="1190" w:type="pct"/>
            <w:tcBorders>
              <w:top w:val="nil"/>
              <w:left w:val="nil"/>
              <w:bottom w:val="single" w:sz="4" w:space="0" w:color="auto"/>
              <w:right w:val="nil"/>
            </w:tcBorders>
            <w:shd w:val="clear" w:color="auto" w:fill="auto"/>
            <w:noWrap/>
            <w:vAlign w:val="bottom"/>
            <w:hideMark/>
          </w:tcPr>
          <w:p w14:paraId="406BDD9D" w14:textId="2DD4C5AF" w:rsidR="003D33BB" w:rsidRPr="003D33BB" w:rsidRDefault="003D33BB" w:rsidP="003D33BB">
            <w:pPr>
              <w:spacing w:after="0" w:line="240" w:lineRule="auto"/>
              <w:rPr>
                <w:rFonts w:eastAsia="Times New Roman" w:cs="Calibri"/>
                <w:color w:val="000000"/>
                <w:sz w:val="20"/>
                <w:szCs w:val="20"/>
              </w:rPr>
            </w:pPr>
            <w:r w:rsidRPr="003D33BB">
              <w:rPr>
                <w:rFonts w:eastAsia="Times New Roman" w:cs="Calibri"/>
                <w:color w:val="000000"/>
                <w:sz w:val="20"/>
                <w:szCs w:val="20"/>
              </w:rPr>
              <w:t>Aspirations</w:t>
            </w:r>
          </w:p>
        </w:tc>
        <w:tc>
          <w:tcPr>
            <w:tcW w:w="483" w:type="pct"/>
            <w:tcBorders>
              <w:top w:val="nil"/>
              <w:left w:val="nil"/>
              <w:bottom w:val="single" w:sz="4" w:space="0" w:color="auto"/>
              <w:right w:val="nil"/>
            </w:tcBorders>
            <w:shd w:val="clear" w:color="auto" w:fill="auto"/>
            <w:noWrap/>
            <w:vAlign w:val="bottom"/>
            <w:hideMark/>
          </w:tcPr>
          <w:p w14:paraId="0521B6EA"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0 to 100</w:t>
            </w:r>
          </w:p>
        </w:tc>
        <w:tc>
          <w:tcPr>
            <w:tcW w:w="696" w:type="pct"/>
            <w:tcBorders>
              <w:top w:val="nil"/>
              <w:left w:val="nil"/>
              <w:bottom w:val="single" w:sz="4" w:space="0" w:color="auto"/>
              <w:right w:val="nil"/>
            </w:tcBorders>
            <w:shd w:val="clear" w:color="auto" w:fill="auto"/>
            <w:noWrap/>
            <w:vAlign w:val="bottom"/>
            <w:hideMark/>
          </w:tcPr>
          <w:p w14:paraId="7972F18A"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76.6</w:t>
            </w:r>
          </w:p>
        </w:tc>
        <w:tc>
          <w:tcPr>
            <w:tcW w:w="498" w:type="pct"/>
            <w:tcBorders>
              <w:top w:val="nil"/>
              <w:left w:val="nil"/>
              <w:bottom w:val="single" w:sz="4" w:space="0" w:color="auto"/>
              <w:right w:val="nil"/>
            </w:tcBorders>
            <w:shd w:val="clear" w:color="auto" w:fill="auto"/>
            <w:noWrap/>
            <w:vAlign w:val="bottom"/>
            <w:hideMark/>
          </w:tcPr>
          <w:p w14:paraId="49A946B9"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75.1</w:t>
            </w:r>
          </w:p>
        </w:tc>
        <w:tc>
          <w:tcPr>
            <w:tcW w:w="498" w:type="pct"/>
            <w:tcBorders>
              <w:top w:val="nil"/>
              <w:left w:val="nil"/>
              <w:bottom w:val="single" w:sz="4" w:space="0" w:color="auto"/>
              <w:right w:val="nil"/>
            </w:tcBorders>
            <w:shd w:val="clear" w:color="auto" w:fill="auto"/>
            <w:noWrap/>
            <w:vAlign w:val="bottom"/>
            <w:hideMark/>
          </w:tcPr>
          <w:p w14:paraId="7E0B1054"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79.7</w:t>
            </w:r>
          </w:p>
        </w:tc>
        <w:tc>
          <w:tcPr>
            <w:tcW w:w="752" w:type="pct"/>
            <w:tcBorders>
              <w:top w:val="nil"/>
              <w:left w:val="nil"/>
              <w:bottom w:val="single" w:sz="4" w:space="0" w:color="auto"/>
              <w:right w:val="nil"/>
            </w:tcBorders>
            <w:shd w:val="clear" w:color="auto" w:fill="auto"/>
            <w:noWrap/>
            <w:vAlign w:val="bottom"/>
            <w:hideMark/>
          </w:tcPr>
          <w:p w14:paraId="097E60A7"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75.6</w:t>
            </w:r>
          </w:p>
        </w:tc>
        <w:tc>
          <w:tcPr>
            <w:tcW w:w="883" w:type="pct"/>
            <w:tcBorders>
              <w:top w:val="nil"/>
              <w:left w:val="nil"/>
              <w:bottom w:val="single" w:sz="4" w:space="0" w:color="auto"/>
              <w:right w:val="nil"/>
            </w:tcBorders>
            <w:shd w:val="clear" w:color="auto" w:fill="auto"/>
            <w:noWrap/>
            <w:vAlign w:val="bottom"/>
            <w:hideMark/>
          </w:tcPr>
          <w:p w14:paraId="504E9D24"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74.6</w:t>
            </w:r>
          </w:p>
        </w:tc>
      </w:tr>
      <w:tr w:rsidR="003D33BB" w:rsidRPr="003D33BB" w14:paraId="1DC943EA" w14:textId="77777777" w:rsidTr="00526544">
        <w:trPr>
          <w:trHeight w:val="320"/>
        </w:trPr>
        <w:tc>
          <w:tcPr>
            <w:tcW w:w="1190" w:type="pct"/>
            <w:tcBorders>
              <w:top w:val="nil"/>
              <w:left w:val="nil"/>
              <w:bottom w:val="single" w:sz="4" w:space="0" w:color="auto"/>
              <w:right w:val="nil"/>
            </w:tcBorders>
            <w:shd w:val="clear" w:color="auto" w:fill="auto"/>
            <w:noWrap/>
            <w:vAlign w:val="bottom"/>
            <w:hideMark/>
          </w:tcPr>
          <w:p w14:paraId="60F4708D" w14:textId="77777777" w:rsidR="003D33BB" w:rsidRPr="003D33BB" w:rsidRDefault="003D33BB" w:rsidP="003D33BB">
            <w:pPr>
              <w:spacing w:after="0" w:line="240" w:lineRule="auto"/>
              <w:rPr>
                <w:rFonts w:eastAsia="Times New Roman" w:cs="Calibri"/>
                <w:color w:val="000000"/>
                <w:sz w:val="20"/>
                <w:szCs w:val="20"/>
              </w:rPr>
            </w:pPr>
            <w:r w:rsidRPr="003D33BB">
              <w:rPr>
                <w:rFonts w:eastAsia="Times New Roman" w:cs="Calibri"/>
                <w:color w:val="000000"/>
                <w:sz w:val="20"/>
                <w:szCs w:val="20"/>
              </w:rPr>
              <w:t>Locus of Control</w:t>
            </w:r>
          </w:p>
        </w:tc>
        <w:tc>
          <w:tcPr>
            <w:tcW w:w="483" w:type="pct"/>
            <w:tcBorders>
              <w:top w:val="nil"/>
              <w:left w:val="nil"/>
              <w:bottom w:val="single" w:sz="4" w:space="0" w:color="auto"/>
              <w:right w:val="nil"/>
            </w:tcBorders>
            <w:shd w:val="clear" w:color="auto" w:fill="auto"/>
            <w:noWrap/>
            <w:vAlign w:val="bottom"/>
            <w:hideMark/>
          </w:tcPr>
          <w:p w14:paraId="1C8EAE83"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0 to 100</w:t>
            </w:r>
          </w:p>
        </w:tc>
        <w:tc>
          <w:tcPr>
            <w:tcW w:w="696" w:type="pct"/>
            <w:tcBorders>
              <w:top w:val="nil"/>
              <w:left w:val="nil"/>
              <w:bottom w:val="single" w:sz="4" w:space="0" w:color="auto"/>
              <w:right w:val="nil"/>
            </w:tcBorders>
            <w:shd w:val="clear" w:color="auto" w:fill="auto"/>
            <w:noWrap/>
            <w:vAlign w:val="bottom"/>
            <w:hideMark/>
          </w:tcPr>
          <w:p w14:paraId="28C99089"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71.4</w:t>
            </w:r>
          </w:p>
        </w:tc>
        <w:tc>
          <w:tcPr>
            <w:tcW w:w="498" w:type="pct"/>
            <w:tcBorders>
              <w:top w:val="nil"/>
              <w:left w:val="nil"/>
              <w:bottom w:val="single" w:sz="4" w:space="0" w:color="auto"/>
              <w:right w:val="nil"/>
            </w:tcBorders>
            <w:shd w:val="clear" w:color="auto" w:fill="auto"/>
            <w:noWrap/>
            <w:vAlign w:val="bottom"/>
            <w:hideMark/>
          </w:tcPr>
          <w:p w14:paraId="57BAB368"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70.2</w:t>
            </w:r>
          </w:p>
        </w:tc>
        <w:tc>
          <w:tcPr>
            <w:tcW w:w="498" w:type="pct"/>
            <w:tcBorders>
              <w:top w:val="nil"/>
              <w:left w:val="nil"/>
              <w:bottom w:val="single" w:sz="4" w:space="0" w:color="auto"/>
              <w:right w:val="nil"/>
            </w:tcBorders>
            <w:shd w:val="clear" w:color="auto" w:fill="auto"/>
            <w:noWrap/>
            <w:vAlign w:val="bottom"/>
            <w:hideMark/>
          </w:tcPr>
          <w:p w14:paraId="30817C3E"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74.1</w:t>
            </w:r>
          </w:p>
        </w:tc>
        <w:tc>
          <w:tcPr>
            <w:tcW w:w="752" w:type="pct"/>
            <w:tcBorders>
              <w:top w:val="nil"/>
              <w:left w:val="nil"/>
              <w:bottom w:val="single" w:sz="4" w:space="0" w:color="auto"/>
              <w:right w:val="nil"/>
            </w:tcBorders>
            <w:shd w:val="clear" w:color="auto" w:fill="auto"/>
            <w:noWrap/>
            <w:vAlign w:val="bottom"/>
            <w:hideMark/>
          </w:tcPr>
          <w:p w14:paraId="728819BB"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67.5</w:t>
            </w:r>
          </w:p>
        </w:tc>
        <w:tc>
          <w:tcPr>
            <w:tcW w:w="883" w:type="pct"/>
            <w:tcBorders>
              <w:top w:val="nil"/>
              <w:left w:val="nil"/>
              <w:bottom w:val="single" w:sz="4" w:space="0" w:color="auto"/>
              <w:right w:val="nil"/>
            </w:tcBorders>
            <w:shd w:val="clear" w:color="auto" w:fill="auto"/>
            <w:noWrap/>
            <w:vAlign w:val="bottom"/>
            <w:hideMark/>
          </w:tcPr>
          <w:p w14:paraId="6A501883"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70.7</w:t>
            </w:r>
          </w:p>
        </w:tc>
      </w:tr>
    </w:tbl>
    <w:p w14:paraId="58AF8403" w14:textId="149FA234" w:rsidR="007F6D1F" w:rsidRDefault="007F6D1F" w:rsidP="000269F5"/>
    <w:p w14:paraId="4B1E6913" w14:textId="2EC8F77D" w:rsidR="00DB4C5A" w:rsidRDefault="00DB4C5A" w:rsidP="00DB4C5A">
      <w:pPr>
        <w:pStyle w:val="Heading3"/>
      </w:pPr>
      <w:r>
        <w:t>Aspirations</w:t>
      </w:r>
    </w:p>
    <w:p w14:paraId="6ECB4D79" w14:textId="5E4693B1" w:rsidR="00B72359" w:rsidRPr="00B72359" w:rsidRDefault="00C76990" w:rsidP="00B72359">
      <w:r>
        <w:t>The Aspirations index comprises six survey items</w:t>
      </w:r>
      <w:r w:rsidR="00662489">
        <w:t xml:space="preserve">. These items and their overall frequencies are presented below. </w:t>
      </w:r>
    </w:p>
    <w:p w14:paraId="1F1D2FE8" w14:textId="7D0BE379" w:rsidR="00852E23" w:rsidRPr="00852E23" w:rsidRDefault="00FF0976" w:rsidP="00FF0976">
      <w:pPr>
        <w:pStyle w:val="Caption"/>
      </w:pPr>
      <w:r>
        <w:t xml:space="preserve">Table </w:t>
      </w:r>
      <w:fldSimple w:instr=" SEQ Table \* ARABIC ">
        <w:r w:rsidR="00BE6A73">
          <w:rPr>
            <w:noProof/>
          </w:rPr>
          <w:t>6</w:t>
        </w:r>
      </w:fldSimple>
      <w:r>
        <w:t>. Aspirations index, constituent items</w:t>
      </w:r>
    </w:p>
    <w:tbl>
      <w:tblPr>
        <w:tblW w:w="0" w:type="auto"/>
        <w:tblInd w:w="50" w:type="dxa"/>
        <w:tblLayout w:type="fixed"/>
        <w:tblCellMar>
          <w:left w:w="0" w:type="dxa"/>
          <w:right w:w="0" w:type="dxa"/>
        </w:tblCellMar>
        <w:tblLook w:val="0000" w:firstRow="0" w:lastRow="0" w:firstColumn="0" w:lastColumn="0" w:noHBand="0" w:noVBand="0"/>
      </w:tblPr>
      <w:tblGrid>
        <w:gridCol w:w="750"/>
        <w:gridCol w:w="6390"/>
        <w:gridCol w:w="1074"/>
      </w:tblGrid>
      <w:tr w:rsidR="00A04AB7" w14:paraId="3FB3DC3D" w14:textId="77777777" w:rsidTr="00A04AB7">
        <w:trPr>
          <w:tblHeader/>
        </w:trPr>
        <w:tc>
          <w:tcPr>
            <w:tcW w:w="75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31F05FD"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item</w:t>
            </w:r>
          </w:p>
        </w:tc>
        <w:tc>
          <w:tcPr>
            <w:tcW w:w="639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3835A0AA"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Description</w:t>
            </w:r>
          </w:p>
        </w:tc>
        <w:tc>
          <w:tcPr>
            <w:tcW w:w="107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C6166DB"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percent</w:t>
            </w:r>
          </w:p>
        </w:tc>
      </w:tr>
      <w:tr w:rsidR="00A04AB7" w14:paraId="6B93A74B"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214F396"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q_629</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8D1C31F" w14:textId="4EDDEB61"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Each person is responsible for his/her own success or failure in life</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2373908"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74.7%</w:t>
            </w:r>
          </w:p>
        </w:tc>
      </w:tr>
      <w:tr w:rsidR="00A04AB7" w14:paraId="30C6C545"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A85DBB7"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q_630</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C4AAB83" w14:textId="3430CAB9"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To be successful one needs to work very hard rather than rely on luck</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7A2849F"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77.1%</w:t>
            </w:r>
          </w:p>
        </w:tc>
      </w:tr>
      <w:tr w:rsidR="00A04AB7" w14:paraId="241FF745"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48AA522"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q_634</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5EDE49D" w14:textId="53B3CF9E"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What is going to happen will happen (reverse-coded)</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2683E03"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31.8%</w:t>
            </w:r>
          </w:p>
        </w:tc>
      </w:tr>
      <w:tr w:rsidR="00A04AB7" w14:paraId="1FAB0AB6"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95DE768"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q_635</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837CB7" w14:textId="329BCFB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Many things turn out to be a matter of good or bad fortune (reverse-coded)</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9543CBE"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28.8%</w:t>
            </w:r>
          </w:p>
        </w:tc>
      </w:tr>
      <w:tr w:rsidR="00A04AB7" w14:paraId="5F911DDD"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C698BE"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lastRenderedPageBreak/>
              <w:t>q_632</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DEACCF"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Hopeful for children's future</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998375F"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78.3%</w:t>
            </w:r>
          </w:p>
        </w:tc>
      </w:tr>
      <w:tr w:rsidR="00A04AB7" w14:paraId="1AD36D06"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D33914F"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q_633</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E5A5E5D" w14:textId="1E7C736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Desire for children to graduate from secondary school</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BE2E763"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86.6%</w:t>
            </w:r>
          </w:p>
        </w:tc>
      </w:tr>
    </w:tbl>
    <w:p w14:paraId="6DA414E1" w14:textId="77777777" w:rsidR="0048595D" w:rsidRPr="0048595D" w:rsidRDefault="0048595D" w:rsidP="0048595D"/>
    <w:p w14:paraId="7A6F0215" w14:textId="15A40CB2" w:rsidR="0087519F" w:rsidRDefault="0087519F" w:rsidP="00FF0976">
      <w:r>
        <w:t xml:space="preserve">Note that respondents </w:t>
      </w:r>
      <w:r w:rsidR="00023C11">
        <w:t xml:space="preserve">were generally optimistic in their responses. </w:t>
      </w:r>
      <w:r w:rsidR="00F4775C">
        <w:t>There were two reverse-coded items that required disagreement rather than agreement – for these measures</w:t>
      </w:r>
      <w:r w:rsidR="001635A9">
        <w:t xml:space="preserve"> the level of support for the index is much lower. This is considered at least part</w:t>
      </w:r>
      <w:r w:rsidR="00BE34D7">
        <w:t>ly</w:t>
      </w:r>
      <w:r w:rsidR="001635A9">
        <w:t xml:space="preserve"> due to acquiescence and comprehension bias</w:t>
      </w:r>
      <w:r w:rsidR="00D06BC8">
        <w:t xml:space="preserve">, in which respondents readily signal agreement with a general proposition offered to them, </w:t>
      </w:r>
      <w:proofErr w:type="gramStart"/>
      <w:r w:rsidR="00D06BC8">
        <w:t xml:space="preserve">and </w:t>
      </w:r>
      <w:r w:rsidR="001679B6">
        <w:t>also</w:t>
      </w:r>
      <w:proofErr w:type="gramEnd"/>
      <w:r w:rsidR="001679B6">
        <w:t xml:space="preserve"> failed to recognize</w:t>
      </w:r>
      <w:r w:rsidR="00DF706C">
        <w:t xml:space="preserve"> t</w:t>
      </w:r>
      <w:r w:rsidR="00C57FA4">
        <w:t>he reverse-coded questions</w:t>
      </w:r>
      <w:r w:rsidR="001635A9">
        <w:t xml:space="preserve">. </w:t>
      </w:r>
    </w:p>
    <w:p w14:paraId="6C9C7B6E" w14:textId="7D4B3D70" w:rsidR="00166546" w:rsidRPr="00FF0976" w:rsidRDefault="00166546" w:rsidP="00FF0976">
      <w:r>
        <w:t>These items are summed to create</w:t>
      </w:r>
      <w:r w:rsidR="0080681B">
        <w:t xml:space="preserve"> </w:t>
      </w:r>
      <w:r w:rsidR="00661106">
        <w:t xml:space="preserve">an index with a mean of </w:t>
      </w:r>
      <w:r w:rsidR="00E725CD">
        <w:t>3.8</w:t>
      </w:r>
      <w:r w:rsidR="00716D40">
        <w:t xml:space="preserve"> out of 6. </w:t>
      </w:r>
      <w:r w:rsidR="00347CF9">
        <w:t>The items also undergo factor analysis to create a</w:t>
      </w:r>
      <w:r w:rsidR="00B75A89">
        <w:t xml:space="preserve"> variable with a mean of zero and standard deviation of one. This factor variable is then rescaled </w:t>
      </w:r>
      <w:r w:rsidR="003E5F79">
        <w:t>0-100</w:t>
      </w:r>
      <w:r w:rsidR="001A5F4C">
        <w:t xml:space="preserve"> to restore a level of interpretability. </w:t>
      </w:r>
      <w:r w:rsidR="005A1590">
        <w:t xml:space="preserve">The mean value of the rescaled factor variable is </w:t>
      </w:r>
      <w:r w:rsidR="0087519F">
        <w:t xml:space="preserve">76.6. </w:t>
      </w:r>
      <w:r w:rsidR="006E065B">
        <w:t>See (</w:t>
      </w:r>
      <w:r w:rsidR="006E065B" w:rsidRPr="008D512C">
        <w:rPr>
          <w:highlight w:val="yellow"/>
        </w:rPr>
        <w:t>cross-reference</w:t>
      </w:r>
      <w:r w:rsidR="006E065B">
        <w:t xml:space="preserve">) for details regarding construction of the </w:t>
      </w:r>
      <w:r w:rsidR="005E4358">
        <w:t xml:space="preserve">rescaled factor variable. </w:t>
      </w:r>
    </w:p>
    <w:p w14:paraId="1D48813F" w14:textId="52ADB40F" w:rsidR="00DB4C5A" w:rsidRDefault="00DB4C5A" w:rsidP="00DB4C5A">
      <w:pPr>
        <w:pStyle w:val="Heading3"/>
      </w:pPr>
      <w:r>
        <w:t>Locus of Control</w:t>
      </w:r>
    </w:p>
    <w:p w14:paraId="6CE187B3" w14:textId="74ABBBC7" w:rsidR="000A31B3" w:rsidRPr="000A31B3" w:rsidRDefault="004C729F" w:rsidP="000A31B3">
      <w:r>
        <w:t xml:space="preserve">The locus of control index comprises three </w:t>
      </w:r>
      <w:r w:rsidR="006B50CD">
        <w:t>statements with which respondents agree or disagree on a six-point scale</w:t>
      </w:r>
      <w:r w:rsidR="00741539">
        <w:t>. Overall frequencies of agreement (selecting 4-6 on the response scale)</w:t>
      </w:r>
      <w:r w:rsidR="00895421">
        <w:t xml:space="preserve"> is below. </w:t>
      </w:r>
    </w:p>
    <w:p w14:paraId="3DF2B48E" w14:textId="26D1440D" w:rsidR="00895421" w:rsidRDefault="00895421" w:rsidP="00895421">
      <w:pPr>
        <w:pStyle w:val="Caption"/>
      </w:pPr>
      <w:r>
        <w:t xml:space="preserve">Table </w:t>
      </w:r>
      <w:fldSimple w:instr=" SEQ Table \* ARABIC ">
        <w:r w:rsidR="00BE6A73">
          <w:rPr>
            <w:noProof/>
          </w:rPr>
          <w:t>7</w:t>
        </w:r>
      </w:fldSimple>
      <w:r w:rsidR="006B143E">
        <w:t>. Locus of Control Index, Constituent Items</w:t>
      </w:r>
    </w:p>
    <w:tbl>
      <w:tblPr>
        <w:tblW w:w="7410" w:type="dxa"/>
        <w:tblInd w:w="50" w:type="dxa"/>
        <w:tblLayout w:type="fixed"/>
        <w:tblCellMar>
          <w:left w:w="0" w:type="dxa"/>
          <w:right w:w="0" w:type="dxa"/>
        </w:tblCellMar>
        <w:tblLook w:val="0000" w:firstRow="0" w:lastRow="0" w:firstColumn="0" w:lastColumn="0" w:noHBand="0" w:noVBand="0"/>
      </w:tblPr>
      <w:tblGrid>
        <w:gridCol w:w="1020"/>
        <w:gridCol w:w="5490"/>
        <w:gridCol w:w="900"/>
      </w:tblGrid>
      <w:tr w:rsidR="003937DE" w14:paraId="1F668181" w14:textId="77777777" w:rsidTr="006C25DB">
        <w:trPr>
          <w:tblHeader/>
        </w:trPr>
        <w:tc>
          <w:tcPr>
            <w:tcW w:w="102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F41F06E"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item</w:t>
            </w:r>
          </w:p>
        </w:tc>
        <w:tc>
          <w:tcPr>
            <w:tcW w:w="549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4FB190D0"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Description</w:t>
            </w:r>
          </w:p>
        </w:tc>
        <w:tc>
          <w:tcPr>
            <w:tcW w:w="90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A0D6848"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percent</w:t>
            </w:r>
          </w:p>
        </w:tc>
      </w:tr>
      <w:tr w:rsidR="003937DE" w14:paraId="4E1785C8" w14:textId="77777777" w:rsidTr="006C25DB">
        <w:tc>
          <w:tcPr>
            <w:tcW w:w="10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A82E231"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q_636</w:t>
            </w:r>
          </w:p>
        </w:tc>
        <w:tc>
          <w:tcPr>
            <w:tcW w:w="54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A2C51B5"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 can mostly determine what will happen in my life</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14779C7"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67.6%</w:t>
            </w:r>
          </w:p>
        </w:tc>
      </w:tr>
      <w:tr w:rsidR="003937DE" w14:paraId="556077C5" w14:textId="77777777" w:rsidTr="006C25DB">
        <w:tc>
          <w:tcPr>
            <w:tcW w:w="10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7743639"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q_637</w:t>
            </w:r>
          </w:p>
        </w:tc>
        <w:tc>
          <w:tcPr>
            <w:tcW w:w="54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051307A"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When I get what I want, it is usually because I worked hard for it</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5BD9742"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87.5%</w:t>
            </w:r>
          </w:p>
        </w:tc>
      </w:tr>
      <w:tr w:rsidR="003937DE" w14:paraId="613A2699" w14:textId="77777777" w:rsidTr="006C25DB">
        <w:tc>
          <w:tcPr>
            <w:tcW w:w="10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0DFB4A1"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q_638</w:t>
            </w:r>
          </w:p>
        </w:tc>
        <w:tc>
          <w:tcPr>
            <w:tcW w:w="54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216C30"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My life is determined by my own actions</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A405644"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83.8%</w:t>
            </w:r>
          </w:p>
        </w:tc>
      </w:tr>
    </w:tbl>
    <w:p w14:paraId="64F6E87D" w14:textId="77777777" w:rsidR="00F92912" w:rsidRPr="00F92912" w:rsidRDefault="00F92912" w:rsidP="00F92912"/>
    <w:p w14:paraId="5A8967D9" w14:textId="2E40255F" w:rsidR="0027501F" w:rsidRDefault="0027501F" w:rsidP="000269F5">
      <w:r>
        <w:t>As with aspirations, respondents generally report</w:t>
      </w:r>
      <w:r w:rsidR="004F5328">
        <w:t xml:space="preserve"> an </w:t>
      </w:r>
      <w:proofErr w:type="gramStart"/>
      <w:r w:rsidR="004F5328">
        <w:t>int</w:t>
      </w:r>
      <w:r w:rsidR="003F21D3">
        <w:t>rinsically-motivated</w:t>
      </w:r>
      <w:proofErr w:type="gramEnd"/>
      <w:r w:rsidR="003F21D3">
        <w:t xml:space="preserve"> locus of control in which they </w:t>
      </w:r>
      <w:r w:rsidR="00A82E03">
        <w:t xml:space="preserve">have some control in their lives to pursue their aspirations. </w:t>
      </w:r>
      <w:r w:rsidR="004A0A36">
        <w:t>Counting any level of agreement as a value of one and zero for any level of disagreement, t</w:t>
      </w:r>
      <w:r w:rsidR="00FE43E9">
        <w:t xml:space="preserve">hese items may be summed to create a simple index with a mean value of </w:t>
      </w:r>
      <w:r w:rsidR="004659B0">
        <w:t xml:space="preserve">2.4 out of 3. </w:t>
      </w:r>
      <w:r w:rsidR="004659B0">
        <w:t>The items also undergo factor analysis to create a variable with a mean of zero and standard deviation of one. This factor variable is then rescaled 0-100 to restore a level of interpretability. The mean value of the rescaled factor variable is 7</w:t>
      </w:r>
      <w:r w:rsidR="004659B0">
        <w:t>2.7</w:t>
      </w:r>
      <w:r w:rsidR="004659B0">
        <w:t>. See (</w:t>
      </w:r>
      <w:r w:rsidR="004659B0" w:rsidRPr="008D512C">
        <w:rPr>
          <w:highlight w:val="yellow"/>
        </w:rPr>
        <w:t>cross-reference</w:t>
      </w:r>
      <w:r w:rsidR="004659B0">
        <w:t>) for details regarding construction of the rescaled factor variable.</w:t>
      </w:r>
    </w:p>
    <w:p w14:paraId="18D10CDB" w14:textId="624347F5" w:rsidR="00DB4C5A" w:rsidRDefault="00DB4C5A" w:rsidP="00DB4C5A">
      <w:pPr>
        <w:pStyle w:val="Heading3"/>
      </w:pPr>
      <w:r>
        <w:t>Agency</w:t>
      </w:r>
    </w:p>
    <w:p w14:paraId="31D5DC66" w14:textId="0A2E06AA" w:rsidR="005A6AE5" w:rsidRPr="000269F5" w:rsidRDefault="005A6AE5" w:rsidP="000269F5">
      <w:pPr>
        <w:rPr>
          <w:ins w:id="86" w:author="Killian, Dan" w:date="2021-09-29T16:56:00Z"/>
        </w:rPr>
      </w:pPr>
    </w:p>
    <w:p w14:paraId="3165EEBE" w14:textId="7512262F" w:rsidR="00D22B7D" w:rsidRDefault="00404E51" w:rsidP="00404E51">
      <w:pPr>
        <w:pStyle w:val="Heading2"/>
        <w:shd w:val="clear" w:color="auto" w:fill="F2F2F2" w:themeFill="background1" w:themeFillShade="F2"/>
      </w:pPr>
      <w:bookmarkStart w:id="87" w:name="_Toc90462117"/>
      <w:r>
        <w:rPr>
          <w:noProof/>
        </w:rPr>
        <w:drawing>
          <wp:anchor distT="0" distB="0" distL="114300" distR="114300" simplePos="0" relativeHeight="251658244" behindDoc="0" locked="0" layoutInCell="1" allowOverlap="1" wp14:anchorId="3B73AAA7" wp14:editId="4A837EB4">
            <wp:simplePos x="0" y="0"/>
            <wp:positionH relativeFrom="margin">
              <wp:align>right</wp:align>
            </wp:positionH>
            <wp:positionV relativeFrom="paragraph">
              <wp:posOffset>51874</wp:posOffset>
            </wp:positionV>
            <wp:extent cx="1132205" cy="7867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1132205" cy="786765"/>
                    </a:xfrm>
                    <a:prstGeom prst="rect">
                      <a:avLst/>
                    </a:prstGeom>
                  </pic:spPr>
                </pic:pic>
              </a:graphicData>
            </a:graphic>
            <wp14:sizeRelH relativeFrom="margin">
              <wp14:pctWidth>0</wp14:pctWidth>
            </wp14:sizeRelH>
            <wp14:sizeRelV relativeFrom="margin">
              <wp14:pctHeight>0</wp14:pctHeight>
            </wp14:sizeRelV>
          </wp:anchor>
        </w:drawing>
      </w:r>
      <w:r w:rsidR="00CD1585">
        <w:t>S</w:t>
      </w:r>
      <w:r w:rsidR="006F6D43">
        <w:t xml:space="preserve">ocial </w:t>
      </w:r>
      <w:r w:rsidR="00CD1585">
        <w:t>C</w:t>
      </w:r>
      <w:r w:rsidR="00DB4C5A">
        <w:t>ohesion</w:t>
      </w:r>
      <w:bookmarkEnd w:id="87"/>
    </w:p>
    <w:p w14:paraId="5A7BAD59" w14:textId="036B53E7" w:rsidR="00EC626D" w:rsidRDefault="00C01F4D" w:rsidP="00D01A54">
      <w:r>
        <w:t xml:space="preserve">The three indicators for </w:t>
      </w:r>
      <w:r w:rsidR="00E669B8">
        <w:t>social cohesion</w:t>
      </w:r>
      <w:r>
        <w:t xml:space="preserve"> </w:t>
      </w:r>
      <w:r w:rsidR="00E669B8">
        <w:t>are bonding social capital, bridging social capital, and social cohesion</w:t>
      </w:r>
      <w:r>
        <w:t xml:space="preserve">. </w:t>
      </w:r>
      <w:r w:rsidR="00E669B8">
        <w:t>Bonding social capital</w:t>
      </w:r>
      <w:r>
        <w:t xml:space="preserve"> </w:t>
      </w:r>
      <w:proofErr w:type="gramStart"/>
      <w:r>
        <w:t>measures</w:t>
      </w:r>
      <w:proofErr w:type="gramEnd"/>
      <w:r w:rsidR="00E669B8">
        <w:t xml:space="preserve"> the level that households can depend on family or non-family within their communities, while </w:t>
      </w:r>
      <w:r w:rsidR="00E669B8">
        <w:lastRenderedPageBreak/>
        <w:t>bridging social capital measures the level that households can depend on family or non-family outside of their communities. Social cohesion</w:t>
      </w:r>
      <w:r>
        <w:t xml:space="preserve"> is the average of the </w:t>
      </w:r>
      <w:r w:rsidR="00E669B8">
        <w:t>bonding and bridging social capital.</w:t>
      </w:r>
    </w:p>
    <w:p w14:paraId="59CC4D23" w14:textId="6DC65E2D" w:rsidR="00E669B8" w:rsidRDefault="001A0578" w:rsidP="00D01A54">
      <w:r>
        <w:t xml:space="preserve">In total, bonding social capital is higher than bridging social capital, which indicates that households on average can depend more on people within their communities than outside their communities. </w:t>
      </w:r>
      <w:r w:rsidR="00E906F3">
        <w:t xml:space="preserve">For social cohesion, this finding implies that </w:t>
      </w:r>
      <w:r w:rsidR="00534D03">
        <w:t>social</w:t>
      </w:r>
      <w:r>
        <w:t xml:space="preserve"> </w:t>
      </w:r>
      <w:r w:rsidR="00137E96">
        <w:t>cohesion is lowered by the bridging social capital.</w:t>
      </w:r>
      <w:r>
        <w:t xml:space="preserve"> </w:t>
      </w:r>
    </w:p>
    <w:p w14:paraId="46E3481E" w14:textId="29FF5C02" w:rsidR="00EC626D" w:rsidRDefault="00EC626D" w:rsidP="00EC626D">
      <w:pPr>
        <w:pStyle w:val="Caption"/>
      </w:pPr>
      <w:bookmarkStart w:id="88" w:name="_Toc90462201"/>
      <w:r>
        <w:t xml:space="preserve">Table </w:t>
      </w:r>
      <w:fldSimple w:instr=" SEQ Table \* ARABIC ">
        <w:r w:rsidR="00BE6A73">
          <w:rPr>
            <w:noProof/>
          </w:rPr>
          <w:t>8</w:t>
        </w:r>
      </w:fldSimple>
      <w:r>
        <w:t xml:space="preserve">. Summary of Social </w:t>
      </w:r>
      <w:r w:rsidR="00DB4C5A">
        <w:t xml:space="preserve">Cohesion </w:t>
      </w:r>
      <w:r>
        <w:t>Indicators</w:t>
      </w:r>
      <w:bookmarkEnd w:id="88"/>
    </w:p>
    <w:tbl>
      <w:tblPr>
        <w:tblW w:w="5000" w:type="pct"/>
        <w:tblLook w:val="04A0" w:firstRow="1" w:lastRow="0" w:firstColumn="1" w:lastColumn="0" w:noHBand="0" w:noVBand="1"/>
      </w:tblPr>
      <w:tblGrid>
        <w:gridCol w:w="2484"/>
        <w:gridCol w:w="905"/>
        <w:gridCol w:w="1175"/>
        <w:gridCol w:w="868"/>
        <w:gridCol w:w="868"/>
        <w:gridCol w:w="1407"/>
        <w:gridCol w:w="1653"/>
      </w:tblGrid>
      <w:tr w:rsidR="00B85C5B" w:rsidRPr="00B85C5B" w14:paraId="631042AB" w14:textId="77777777" w:rsidTr="00B85C5B">
        <w:trPr>
          <w:trHeight w:val="320"/>
        </w:trPr>
        <w:tc>
          <w:tcPr>
            <w:tcW w:w="1216" w:type="pct"/>
            <w:tcBorders>
              <w:top w:val="single" w:sz="4" w:space="0" w:color="auto"/>
              <w:left w:val="nil"/>
              <w:bottom w:val="single" w:sz="4" w:space="0" w:color="auto"/>
              <w:right w:val="nil"/>
            </w:tcBorders>
            <w:shd w:val="clear" w:color="000000" w:fill="A7C6ED"/>
            <w:noWrap/>
            <w:vAlign w:val="bottom"/>
            <w:hideMark/>
          </w:tcPr>
          <w:p w14:paraId="25EC9BC6" w14:textId="4FD40534"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Theme: Social Cohesion</w:t>
            </w:r>
          </w:p>
        </w:tc>
        <w:tc>
          <w:tcPr>
            <w:tcW w:w="531" w:type="pct"/>
            <w:tcBorders>
              <w:top w:val="single" w:sz="4" w:space="0" w:color="auto"/>
              <w:left w:val="nil"/>
              <w:bottom w:val="single" w:sz="4" w:space="0" w:color="auto"/>
              <w:right w:val="nil"/>
            </w:tcBorders>
            <w:shd w:val="clear" w:color="000000" w:fill="A7C6ED"/>
            <w:noWrap/>
            <w:vAlign w:val="bottom"/>
            <w:hideMark/>
          </w:tcPr>
          <w:p w14:paraId="0120AFFC"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Scale</w:t>
            </w:r>
          </w:p>
        </w:tc>
        <w:tc>
          <w:tcPr>
            <w:tcW w:w="753" w:type="pct"/>
            <w:tcBorders>
              <w:top w:val="single" w:sz="4" w:space="0" w:color="auto"/>
              <w:left w:val="nil"/>
              <w:bottom w:val="single" w:sz="4" w:space="0" w:color="auto"/>
              <w:right w:val="nil"/>
            </w:tcBorders>
            <w:shd w:val="clear" w:color="000000" w:fill="A7C6ED"/>
            <w:noWrap/>
            <w:vAlign w:val="bottom"/>
            <w:hideMark/>
          </w:tcPr>
          <w:p w14:paraId="5E0BFABC"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Overall</w:t>
            </w:r>
          </w:p>
        </w:tc>
        <w:tc>
          <w:tcPr>
            <w:tcW w:w="550" w:type="pct"/>
            <w:tcBorders>
              <w:top w:val="single" w:sz="4" w:space="0" w:color="auto"/>
              <w:left w:val="nil"/>
              <w:bottom w:val="single" w:sz="4" w:space="0" w:color="auto"/>
              <w:right w:val="nil"/>
            </w:tcBorders>
            <w:shd w:val="clear" w:color="000000" w:fill="A7C6ED"/>
            <w:noWrap/>
            <w:vAlign w:val="bottom"/>
            <w:hideMark/>
          </w:tcPr>
          <w:p w14:paraId="0C9EF43D"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Rural</w:t>
            </w:r>
          </w:p>
        </w:tc>
        <w:tc>
          <w:tcPr>
            <w:tcW w:w="550" w:type="pct"/>
            <w:tcBorders>
              <w:top w:val="single" w:sz="4" w:space="0" w:color="auto"/>
              <w:left w:val="nil"/>
              <w:bottom w:val="single" w:sz="4" w:space="0" w:color="auto"/>
              <w:right w:val="nil"/>
            </w:tcBorders>
            <w:shd w:val="clear" w:color="000000" w:fill="A7C6ED"/>
            <w:noWrap/>
            <w:vAlign w:val="bottom"/>
            <w:hideMark/>
          </w:tcPr>
          <w:p w14:paraId="490C835A"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Urban</w:t>
            </w:r>
          </w:p>
        </w:tc>
        <w:tc>
          <w:tcPr>
            <w:tcW w:w="637" w:type="pct"/>
            <w:tcBorders>
              <w:top w:val="single" w:sz="4" w:space="0" w:color="auto"/>
              <w:left w:val="nil"/>
              <w:bottom w:val="single" w:sz="4" w:space="0" w:color="auto"/>
              <w:right w:val="nil"/>
            </w:tcBorders>
            <w:shd w:val="clear" w:color="000000" w:fill="A7C6ED"/>
            <w:noWrap/>
            <w:vAlign w:val="bottom"/>
            <w:hideMark/>
          </w:tcPr>
          <w:p w14:paraId="00180092"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Male-headed</w:t>
            </w:r>
          </w:p>
        </w:tc>
        <w:tc>
          <w:tcPr>
            <w:tcW w:w="763" w:type="pct"/>
            <w:tcBorders>
              <w:top w:val="single" w:sz="4" w:space="0" w:color="auto"/>
              <w:left w:val="nil"/>
              <w:bottom w:val="single" w:sz="4" w:space="0" w:color="auto"/>
              <w:right w:val="nil"/>
            </w:tcBorders>
            <w:shd w:val="clear" w:color="000000" w:fill="A7C6ED"/>
            <w:noWrap/>
            <w:vAlign w:val="bottom"/>
            <w:hideMark/>
          </w:tcPr>
          <w:p w14:paraId="33DA9198"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Female-headed</w:t>
            </w:r>
          </w:p>
        </w:tc>
      </w:tr>
      <w:tr w:rsidR="00B85C5B" w:rsidRPr="00B85C5B" w14:paraId="4A3E48E0" w14:textId="77777777" w:rsidTr="00B85C5B">
        <w:trPr>
          <w:trHeight w:val="320"/>
        </w:trPr>
        <w:tc>
          <w:tcPr>
            <w:tcW w:w="1216" w:type="pct"/>
            <w:tcBorders>
              <w:top w:val="nil"/>
              <w:left w:val="nil"/>
              <w:bottom w:val="single" w:sz="4" w:space="0" w:color="auto"/>
              <w:right w:val="nil"/>
            </w:tcBorders>
            <w:shd w:val="clear" w:color="auto" w:fill="auto"/>
            <w:noWrap/>
            <w:vAlign w:val="bottom"/>
            <w:hideMark/>
          </w:tcPr>
          <w:p w14:paraId="01DA886B" w14:textId="77777777" w:rsidR="00B85C5B" w:rsidRPr="00B85C5B" w:rsidRDefault="00B85C5B" w:rsidP="00B85C5B">
            <w:pPr>
              <w:spacing w:after="0" w:line="240" w:lineRule="auto"/>
              <w:rPr>
                <w:rFonts w:eastAsia="Times New Roman" w:cs="Calibri"/>
                <w:color w:val="000000"/>
                <w:sz w:val="20"/>
                <w:szCs w:val="20"/>
              </w:rPr>
            </w:pPr>
            <w:r w:rsidRPr="00B85C5B">
              <w:rPr>
                <w:rFonts w:eastAsia="Times New Roman" w:cs="Calibri"/>
                <w:color w:val="000000"/>
                <w:sz w:val="20"/>
                <w:szCs w:val="20"/>
              </w:rPr>
              <w:t>Bonding Social Capital</w:t>
            </w:r>
          </w:p>
        </w:tc>
        <w:tc>
          <w:tcPr>
            <w:tcW w:w="531" w:type="pct"/>
            <w:tcBorders>
              <w:top w:val="nil"/>
              <w:left w:val="nil"/>
              <w:bottom w:val="single" w:sz="4" w:space="0" w:color="auto"/>
              <w:right w:val="nil"/>
            </w:tcBorders>
            <w:shd w:val="clear" w:color="auto" w:fill="auto"/>
            <w:noWrap/>
            <w:vAlign w:val="bottom"/>
            <w:hideMark/>
          </w:tcPr>
          <w:p w14:paraId="37B032B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0 to 100</w:t>
            </w:r>
          </w:p>
        </w:tc>
        <w:tc>
          <w:tcPr>
            <w:tcW w:w="753" w:type="pct"/>
            <w:tcBorders>
              <w:top w:val="nil"/>
              <w:left w:val="nil"/>
              <w:bottom w:val="single" w:sz="4" w:space="0" w:color="auto"/>
              <w:right w:val="nil"/>
            </w:tcBorders>
            <w:shd w:val="clear" w:color="auto" w:fill="auto"/>
            <w:noWrap/>
            <w:vAlign w:val="bottom"/>
            <w:hideMark/>
          </w:tcPr>
          <w:p w14:paraId="7D97232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43.3</w:t>
            </w:r>
          </w:p>
        </w:tc>
        <w:tc>
          <w:tcPr>
            <w:tcW w:w="550" w:type="pct"/>
            <w:tcBorders>
              <w:top w:val="nil"/>
              <w:left w:val="nil"/>
              <w:bottom w:val="single" w:sz="4" w:space="0" w:color="auto"/>
              <w:right w:val="nil"/>
            </w:tcBorders>
            <w:shd w:val="clear" w:color="auto" w:fill="auto"/>
            <w:noWrap/>
            <w:vAlign w:val="bottom"/>
            <w:hideMark/>
          </w:tcPr>
          <w:p w14:paraId="2A2D4DC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44.6</w:t>
            </w:r>
          </w:p>
        </w:tc>
        <w:tc>
          <w:tcPr>
            <w:tcW w:w="550" w:type="pct"/>
            <w:tcBorders>
              <w:top w:val="nil"/>
              <w:left w:val="nil"/>
              <w:bottom w:val="single" w:sz="4" w:space="0" w:color="auto"/>
              <w:right w:val="nil"/>
            </w:tcBorders>
            <w:shd w:val="clear" w:color="auto" w:fill="auto"/>
            <w:noWrap/>
            <w:vAlign w:val="bottom"/>
            <w:hideMark/>
          </w:tcPr>
          <w:p w14:paraId="270D1892"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40.6</w:t>
            </w:r>
          </w:p>
        </w:tc>
        <w:tc>
          <w:tcPr>
            <w:tcW w:w="637" w:type="pct"/>
            <w:tcBorders>
              <w:top w:val="nil"/>
              <w:left w:val="nil"/>
              <w:bottom w:val="single" w:sz="4" w:space="0" w:color="auto"/>
              <w:right w:val="nil"/>
            </w:tcBorders>
            <w:shd w:val="clear" w:color="auto" w:fill="auto"/>
            <w:noWrap/>
            <w:vAlign w:val="bottom"/>
            <w:hideMark/>
          </w:tcPr>
          <w:p w14:paraId="3C744DA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38.6</w:t>
            </w:r>
          </w:p>
        </w:tc>
        <w:tc>
          <w:tcPr>
            <w:tcW w:w="763" w:type="pct"/>
            <w:tcBorders>
              <w:top w:val="nil"/>
              <w:left w:val="nil"/>
              <w:bottom w:val="single" w:sz="4" w:space="0" w:color="auto"/>
              <w:right w:val="nil"/>
            </w:tcBorders>
            <w:shd w:val="clear" w:color="auto" w:fill="auto"/>
            <w:noWrap/>
            <w:vAlign w:val="bottom"/>
            <w:hideMark/>
          </w:tcPr>
          <w:p w14:paraId="54D353AF"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43.5</w:t>
            </w:r>
          </w:p>
        </w:tc>
      </w:tr>
      <w:tr w:rsidR="00B85C5B" w:rsidRPr="00B85C5B" w14:paraId="0B725937" w14:textId="77777777" w:rsidTr="00B85C5B">
        <w:trPr>
          <w:trHeight w:val="320"/>
        </w:trPr>
        <w:tc>
          <w:tcPr>
            <w:tcW w:w="1216" w:type="pct"/>
            <w:tcBorders>
              <w:top w:val="nil"/>
              <w:left w:val="nil"/>
              <w:bottom w:val="single" w:sz="4" w:space="0" w:color="auto"/>
              <w:right w:val="nil"/>
            </w:tcBorders>
            <w:shd w:val="clear" w:color="auto" w:fill="auto"/>
            <w:noWrap/>
            <w:vAlign w:val="bottom"/>
            <w:hideMark/>
          </w:tcPr>
          <w:p w14:paraId="527E8D38" w14:textId="77777777" w:rsidR="00B85C5B" w:rsidRPr="00B85C5B" w:rsidRDefault="00B85C5B" w:rsidP="00B85C5B">
            <w:pPr>
              <w:spacing w:after="0" w:line="240" w:lineRule="auto"/>
              <w:rPr>
                <w:rFonts w:eastAsia="Times New Roman" w:cs="Calibri"/>
                <w:color w:val="000000"/>
                <w:sz w:val="20"/>
                <w:szCs w:val="20"/>
              </w:rPr>
            </w:pPr>
            <w:r w:rsidRPr="00B85C5B">
              <w:rPr>
                <w:rFonts w:eastAsia="Times New Roman" w:cs="Calibri"/>
                <w:color w:val="000000"/>
                <w:sz w:val="20"/>
                <w:szCs w:val="20"/>
              </w:rPr>
              <w:t>Bridging Social Capital</w:t>
            </w:r>
          </w:p>
        </w:tc>
        <w:tc>
          <w:tcPr>
            <w:tcW w:w="531" w:type="pct"/>
            <w:tcBorders>
              <w:top w:val="nil"/>
              <w:left w:val="nil"/>
              <w:bottom w:val="single" w:sz="4" w:space="0" w:color="auto"/>
              <w:right w:val="nil"/>
            </w:tcBorders>
            <w:shd w:val="clear" w:color="auto" w:fill="auto"/>
            <w:noWrap/>
            <w:vAlign w:val="bottom"/>
            <w:hideMark/>
          </w:tcPr>
          <w:p w14:paraId="5BFC80FF"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0 to 100</w:t>
            </w:r>
          </w:p>
        </w:tc>
        <w:tc>
          <w:tcPr>
            <w:tcW w:w="753" w:type="pct"/>
            <w:tcBorders>
              <w:top w:val="nil"/>
              <w:left w:val="nil"/>
              <w:bottom w:val="single" w:sz="4" w:space="0" w:color="auto"/>
              <w:right w:val="nil"/>
            </w:tcBorders>
            <w:shd w:val="clear" w:color="auto" w:fill="auto"/>
            <w:noWrap/>
            <w:vAlign w:val="bottom"/>
            <w:hideMark/>
          </w:tcPr>
          <w:p w14:paraId="00EDA6CF"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34.6</w:t>
            </w:r>
          </w:p>
        </w:tc>
        <w:tc>
          <w:tcPr>
            <w:tcW w:w="550" w:type="pct"/>
            <w:tcBorders>
              <w:top w:val="nil"/>
              <w:left w:val="nil"/>
              <w:bottom w:val="single" w:sz="4" w:space="0" w:color="auto"/>
              <w:right w:val="nil"/>
            </w:tcBorders>
            <w:shd w:val="clear" w:color="auto" w:fill="auto"/>
            <w:noWrap/>
            <w:vAlign w:val="bottom"/>
            <w:hideMark/>
          </w:tcPr>
          <w:p w14:paraId="3825037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37.9</w:t>
            </w:r>
          </w:p>
        </w:tc>
        <w:tc>
          <w:tcPr>
            <w:tcW w:w="550" w:type="pct"/>
            <w:tcBorders>
              <w:top w:val="nil"/>
              <w:left w:val="nil"/>
              <w:bottom w:val="single" w:sz="4" w:space="0" w:color="auto"/>
              <w:right w:val="nil"/>
            </w:tcBorders>
            <w:shd w:val="clear" w:color="auto" w:fill="auto"/>
            <w:noWrap/>
            <w:vAlign w:val="bottom"/>
            <w:hideMark/>
          </w:tcPr>
          <w:p w14:paraId="7F02521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27.7</w:t>
            </w:r>
          </w:p>
        </w:tc>
        <w:tc>
          <w:tcPr>
            <w:tcW w:w="637" w:type="pct"/>
            <w:tcBorders>
              <w:top w:val="nil"/>
              <w:left w:val="nil"/>
              <w:bottom w:val="single" w:sz="4" w:space="0" w:color="auto"/>
              <w:right w:val="nil"/>
            </w:tcBorders>
            <w:shd w:val="clear" w:color="auto" w:fill="auto"/>
            <w:noWrap/>
            <w:vAlign w:val="bottom"/>
            <w:hideMark/>
          </w:tcPr>
          <w:p w14:paraId="1713C5E0"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25.5</w:t>
            </w:r>
          </w:p>
        </w:tc>
        <w:tc>
          <w:tcPr>
            <w:tcW w:w="763" w:type="pct"/>
            <w:tcBorders>
              <w:top w:val="nil"/>
              <w:left w:val="nil"/>
              <w:bottom w:val="single" w:sz="4" w:space="0" w:color="auto"/>
              <w:right w:val="nil"/>
            </w:tcBorders>
            <w:shd w:val="clear" w:color="auto" w:fill="auto"/>
            <w:noWrap/>
            <w:vAlign w:val="bottom"/>
            <w:hideMark/>
          </w:tcPr>
          <w:p w14:paraId="6C9AD88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33.4</w:t>
            </w:r>
          </w:p>
        </w:tc>
      </w:tr>
      <w:tr w:rsidR="00B85C5B" w:rsidRPr="00B85C5B" w14:paraId="63984B15" w14:textId="77777777" w:rsidTr="00B85C5B">
        <w:trPr>
          <w:trHeight w:val="320"/>
        </w:trPr>
        <w:tc>
          <w:tcPr>
            <w:tcW w:w="1216" w:type="pct"/>
            <w:tcBorders>
              <w:top w:val="nil"/>
              <w:left w:val="nil"/>
              <w:bottom w:val="single" w:sz="4" w:space="0" w:color="auto"/>
              <w:right w:val="nil"/>
            </w:tcBorders>
            <w:shd w:val="clear" w:color="auto" w:fill="auto"/>
            <w:noWrap/>
            <w:vAlign w:val="bottom"/>
            <w:hideMark/>
          </w:tcPr>
          <w:p w14:paraId="3CD54B41" w14:textId="2313F613" w:rsidR="00B85C5B" w:rsidRPr="00B85C5B" w:rsidRDefault="00B85C5B" w:rsidP="00B85C5B">
            <w:pPr>
              <w:spacing w:after="0" w:line="240" w:lineRule="auto"/>
              <w:rPr>
                <w:rFonts w:eastAsia="Times New Roman" w:cs="Calibri"/>
                <w:color w:val="000000"/>
                <w:sz w:val="20"/>
                <w:szCs w:val="20"/>
              </w:rPr>
            </w:pPr>
            <w:r w:rsidRPr="00B85C5B">
              <w:rPr>
                <w:rFonts w:eastAsia="Times New Roman" w:cs="Calibri"/>
                <w:color w:val="000000"/>
                <w:sz w:val="20"/>
                <w:szCs w:val="20"/>
              </w:rPr>
              <w:t>Social Cohesion</w:t>
            </w:r>
          </w:p>
        </w:tc>
        <w:tc>
          <w:tcPr>
            <w:tcW w:w="531" w:type="pct"/>
            <w:tcBorders>
              <w:top w:val="nil"/>
              <w:left w:val="nil"/>
              <w:bottom w:val="single" w:sz="4" w:space="0" w:color="auto"/>
              <w:right w:val="nil"/>
            </w:tcBorders>
            <w:shd w:val="clear" w:color="auto" w:fill="auto"/>
            <w:noWrap/>
            <w:vAlign w:val="bottom"/>
            <w:hideMark/>
          </w:tcPr>
          <w:p w14:paraId="5DB4BFE6"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0 to 100</w:t>
            </w:r>
          </w:p>
        </w:tc>
        <w:tc>
          <w:tcPr>
            <w:tcW w:w="753" w:type="pct"/>
            <w:tcBorders>
              <w:top w:val="nil"/>
              <w:left w:val="nil"/>
              <w:bottom w:val="single" w:sz="4" w:space="0" w:color="auto"/>
              <w:right w:val="nil"/>
            </w:tcBorders>
            <w:shd w:val="clear" w:color="auto" w:fill="auto"/>
            <w:noWrap/>
            <w:vAlign w:val="bottom"/>
            <w:hideMark/>
          </w:tcPr>
          <w:p w14:paraId="7A32B8B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39.0</w:t>
            </w:r>
          </w:p>
        </w:tc>
        <w:tc>
          <w:tcPr>
            <w:tcW w:w="550" w:type="pct"/>
            <w:tcBorders>
              <w:top w:val="nil"/>
              <w:left w:val="nil"/>
              <w:bottom w:val="single" w:sz="4" w:space="0" w:color="auto"/>
              <w:right w:val="nil"/>
            </w:tcBorders>
            <w:shd w:val="clear" w:color="auto" w:fill="auto"/>
            <w:noWrap/>
            <w:vAlign w:val="bottom"/>
            <w:hideMark/>
          </w:tcPr>
          <w:p w14:paraId="06E610DE"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41.3</w:t>
            </w:r>
          </w:p>
        </w:tc>
        <w:tc>
          <w:tcPr>
            <w:tcW w:w="550" w:type="pct"/>
            <w:tcBorders>
              <w:top w:val="nil"/>
              <w:left w:val="nil"/>
              <w:bottom w:val="single" w:sz="4" w:space="0" w:color="auto"/>
              <w:right w:val="nil"/>
            </w:tcBorders>
            <w:shd w:val="clear" w:color="auto" w:fill="auto"/>
            <w:noWrap/>
            <w:vAlign w:val="bottom"/>
            <w:hideMark/>
          </w:tcPr>
          <w:p w14:paraId="4321BED5"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34.1</w:t>
            </w:r>
          </w:p>
        </w:tc>
        <w:tc>
          <w:tcPr>
            <w:tcW w:w="637" w:type="pct"/>
            <w:tcBorders>
              <w:top w:val="nil"/>
              <w:left w:val="nil"/>
              <w:bottom w:val="single" w:sz="4" w:space="0" w:color="auto"/>
              <w:right w:val="nil"/>
            </w:tcBorders>
            <w:shd w:val="clear" w:color="auto" w:fill="auto"/>
            <w:noWrap/>
            <w:vAlign w:val="bottom"/>
            <w:hideMark/>
          </w:tcPr>
          <w:p w14:paraId="00A2D556"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32.0</w:t>
            </w:r>
          </w:p>
        </w:tc>
        <w:tc>
          <w:tcPr>
            <w:tcW w:w="763" w:type="pct"/>
            <w:tcBorders>
              <w:top w:val="nil"/>
              <w:left w:val="nil"/>
              <w:bottom w:val="single" w:sz="4" w:space="0" w:color="auto"/>
              <w:right w:val="nil"/>
            </w:tcBorders>
            <w:shd w:val="clear" w:color="auto" w:fill="auto"/>
            <w:noWrap/>
            <w:vAlign w:val="bottom"/>
            <w:hideMark/>
          </w:tcPr>
          <w:p w14:paraId="01DF0390"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38.3</w:t>
            </w:r>
          </w:p>
        </w:tc>
      </w:tr>
    </w:tbl>
    <w:p w14:paraId="54C61FDF" w14:textId="0EBE7C7F" w:rsidR="00EC626D" w:rsidRDefault="00EC626D" w:rsidP="00D01A54"/>
    <w:p w14:paraId="3CBACF55" w14:textId="3976B351" w:rsidR="00D74AEC" w:rsidRDefault="00D74AEC" w:rsidP="00D01A54">
      <w:r>
        <w:t xml:space="preserve">Within the counties, social cohesion is the lowest in </w:t>
      </w:r>
      <w:proofErr w:type="spellStart"/>
      <w:r>
        <w:t>Wau</w:t>
      </w:r>
      <w:proofErr w:type="spellEnd"/>
      <w:r>
        <w:t xml:space="preserve"> (17.2) and the highest in </w:t>
      </w:r>
      <w:r w:rsidR="00111BE5">
        <w:t>Budi (67.8). In every county except one, the bonding capital is higher than the bridging capital. The one exception is Leer in which bridging eclipses bonding.</w:t>
      </w:r>
    </w:p>
    <w:p w14:paraId="4D4C44D7" w14:textId="75F6F65E" w:rsidR="00DB4C5A" w:rsidRDefault="00DB4C5A" w:rsidP="00DB4C5A">
      <w:pPr>
        <w:pStyle w:val="Heading3"/>
      </w:pPr>
      <w:commentRangeStart w:id="89"/>
      <w:r>
        <w:t>Bonding Social Capital</w:t>
      </w:r>
      <w:commentRangeEnd w:id="89"/>
      <w:r w:rsidR="00E84AC7">
        <w:rPr>
          <w:rStyle w:val="CommentReference"/>
          <w:caps w:val="0"/>
          <w:color w:val="6C6463"/>
        </w:rPr>
        <w:commentReference w:id="89"/>
      </w:r>
    </w:p>
    <w:p w14:paraId="1E566212" w14:textId="72FD11FF" w:rsidR="00DB4C5A" w:rsidRDefault="00DB4C5A" w:rsidP="00D01A54"/>
    <w:p w14:paraId="71A84C16" w14:textId="39233A86" w:rsidR="00DB4C5A" w:rsidRDefault="00DB4C5A" w:rsidP="00DB4C5A">
      <w:pPr>
        <w:pStyle w:val="Heading3"/>
      </w:pPr>
      <w:r>
        <w:t>Bridging Social Capital</w:t>
      </w:r>
    </w:p>
    <w:p w14:paraId="17890B76" w14:textId="7F896D1A" w:rsidR="00DB4C5A" w:rsidRDefault="00DB4C5A" w:rsidP="00D01A54"/>
    <w:p w14:paraId="562B8A56" w14:textId="55C6C88E" w:rsidR="00DB4C5A" w:rsidRDefault="00DB4C5A" w:rsidP="00DB4C5A">
      <w:pPr>
        <w:pStyle w:val="Heading3"/>
      </w:pPr>
      <w:r>
        <w:t>Social Cohesion</w:t>
      </w:r>
    </w:p>
    <w:p w14:paraId="53654099" w14:textId="77777777" w:rsidR="0015095C" w:rsidRPr="00D01A54" w:rsidRDefault="0015095C" w:rsidP="00D01A54"/>
    <w:p w14:paraId="72D836E9" w14:textId="427D0769" w:rsidR="00D22B7D" w:rsidRDefault="00630105" w:rsidP="00630105">
      <w:pPr>
        <w:pStyle w:val="Heading2"/>
        <w:shd w:val="clear" w:color="auto" w:fill="F2F2F2" w:themeFill="background1" w:themeFillShade="F2"/>
      </w:pPr>
      <w:bookmarkStart w:id="90" w:name="_Toc90462118"/>
      <w:r>
        <w:rPr>
          <w:noProof/>
        </w:rPr>
        <w:drawing>
          <wp:anchor distT="0" distB="0" distL="114300" distR="114300" simplePos="0" relativeHeight="251658245" behindDoc="0" locked="0" layoutInCell="1" allowOverlap="1" wp14:anchorId="0804C4FA" wp14:editId="31A08FA4">
            <wp:simplePos x="0" y="0"/>
            <wp:positionH relativeFrom="margin">
              <wp:posOffset>5043170</wp:posOffset>
            </wp:positionH>
            <wp:positionV relativeFrom="paragraph">
              <wp:posOffset>20320</wp:posOffset>
            </wp:positionV>
            <wp:extent cx="892810" cy="1050290"/>
            <wp:effectExtent l="0" t="0" r="254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pic:cNvPicPr>
                  </pic:nvPicPr>
                  <pic:blipFill>
                    <a:blip r:embed="rId27"/>
                    <a:stretch>
                      <a:fillRect/>
                    </a:stretch>
                  </pic:blipFill>
                  <pic:spPr>
                    <a:xfrm>
                      <a:off x="0" y="0"/>
                      <a:ext cx="892810" cy="1050290"/>
                    </a:xfrm>
                    <a:prstGeom prst="rect">
                      <a:avLst/>
                    </a:prstGeom>
                  </pic:spPr>
                </pic:pic>
              </a:graphicData>
            </a:graphic>
            <wp14:sizeRelH relativeFrom="margin">
              <wp14:pctWidth>0</wp14:pctWidth>
            </wp14:sizeRelH>
            <wp14:sizeRelV relativeFrom="margin">
              <wp14:pctHeight>0</wp14:pctHeight>
            </wp14:sizeRelV>
          </wp:anchor>
        </w:drawing>
      </w:r>
      <w:r w:rsidR="00CD1585">
        <w:t>S</w:t>
      </w:r>
      <w:r w:rsidR="006F6D43">
        <w:t xml:space="preserve">hocks and </w:t>
      </w:r>
      <w:r w:rsidR="00CD1585">
        <w:t>S</w:t>
      </w:r>
      <w:r w:rsidR="006F6D43">
        <w:t>tresses</w:t>
      </w:r>
      <w:bookmarkEnd w:id="90"/>
    </w:p>
    <w:p w14:paraId="29B00B3B" w14:textId="103963B6" w:rsidR="00C74477" w:rsidRDefault="00C74477" w:rsidP="00C74477">
      <w:r>
        <w:t xml:space="preserve">The indicators for </w:t>
      </w:r>
      <w:r w:rsidR="008B7C65">
        <w:t xml:space="preserve">shocks and stresses are incidence of shocks, shock exposure, and </w:t>
      </w:r>
      <w:r w:rsidR="00C50BCD">
        <w:t>incidence of conflict. The incidence of shocks measures the number of shocks out of a list of 16 shocks that households claimed to have experience</w:t>
      </w:r>
      <w:r>
        <w:t>.</w:t>
      </w:r>
      <w:r w:rsidR="00C50BCD">
        <w:t xml:space="preserve"> The shock exposure is an index that incorporates the households’ shocks experienced along with severity in terms of impact on household food consumption and economic situation. The incidence of conflict the percentage of households that report experiencing a conflict in the previous six months.</w:t>
      </w:r>
    </w:p>
    <w:p w14:paraId="61AB97C5" w14:textId="4E946975" w:rsidR="00C74477" w:rsidRDefault="003513AF" w:rsidP="00C74477">
      <w:r>
        <w:t xml:space="preserve">The incidence of shocks is considered high with a mean of 9.4 shocks, meanwhile, the shock exposure is moderate with a mean of 49.2. </w:t>
      </w:r>
      <w:r w:rsidR="00016EAD">
        <w:t>Across the counties 38 percent of households reported experiencing a conflict.</w:t>
      </w:r>
    </w:p>
    <w:p w14:paraId="3A0E2E1C" w14:textId="59254911" w:rsidR="00192D2B" w:rsidRDefault="00192D2B" w:rsidP="00192D2B">
      <w:pPr>
        <w:pStyle w:val="Caption"/>
      </w:pPr>
      <w:bookmarkStart w:id="91" w:name="_Toc90462202"/>
      <w:r>
        <w:t xml:space="preserve">Table </w:t>
      </w:r>
      <w:fldSimple w:instr=" SEQ Table \* ARABIC ">
        <w:r w:rsidR="00BE6A73">
          <w:rPr>
            <w:noProof/>
          </w:rPr>
          <w:t>9</w:t>
        </w:r>
      </w:fldSimple>
      <w:r>
        <w:t xml:space="preserve">. Summary of Shocks and </w:t>
      </w:r>
      <w:commentRangeStart w:id="92"/>
      <w:commentRangeStart w:id="93"/>
      <w:r>
        <w:t xml:space="preserve">Stresses </w:t>
      </w:r>
      <w:commentRangeEnd w:id="92"/>
      <w:r w:rsidR="00463804">
        <w:rPr>
          <w:rStyle w:val="CommentReference"/>
          <w:rFonts w:cs="GillSansMTStd-Book"/>
          <w:b w:val="0"/>
          <w:iCs w:val="0"/>
          <w:caps w:val="0"/>
          <w:color w:val="6C6463"/>
        </w:rPr>
        <w:commentReference w:id="92"/>
      </w:r>
      <w:commentRangeEnd w:id="93"/>
      <w:r w:rsidR="00C74477">
        <w:rPr>
          <w:rStyle w:val="CommentReference"/>
          <w:rFonts w:cs="GillSansMTStd-Book"/>
          <w:b w:val="0"/>
          <w:iCs w:val="0"/>
          <w:caps w:val="0"/>
          <w:color w:val="6C6463"/>
        </w:rPr>
        <w:commentReference w:id="93"/>
      </w:r>
      <w:r>
        <w:t>IndicaTors</w:t>
      </w:r>
      <w:bookmarkEnd w:id="91"/>
    </w:p>
    <w:tbl>
      <w:tblPr>
        <w:tblW w:w="5000" w:type="pct"/>
        <w:tblLayout w:type="fixed"/>
        <w:tblLook w:val="04A0" w:firstRow="1" w:lastRow="0" w:firstColumn="1" w:lastColumn="0" w:noHBand="0" w:noVBand="1"/>
      </w:tblPr>
      <w:tblGrid>
        <w:gridCol w:w="1983"/>
        <w:gridCol w:w="1169"/>
        <w:gridCol w:w="1242"/>
        <w:gridCol w:w="1241"/>
        <w:gridCol w:w="1241"/>
        <w:gridCol w:w="1241"/>
        <w:gridCol w:w="1243"/>
      </w:tblGrid>
      <w:tr w:rsidR="000F0D92" w:rsidRPr="000F0D92" w14:paraId="2F125571" w14:textId="77777777" w:rsidTr="00A66512">
        <w:trPr>
          <w:trHeight w:val="320"/>
        </w:trPr>
        <w:tc>
          <w:tcPr>
            <w:tcW w:w="1059" w:type="pct"/>
            <w:tcBorders>
              <w:top w:val="single" w:sz="4" w:space="0" w:color="auto"/>
              <w:left w:val="nil"/>
              <w:bottom w:val="single" w:sz="4" w:space="0" w:color="auto"/>
              <w:right w:val="nil"/>
            </w:tcBorders>
            <w:shd w:val="clear" w:color="000000" w:fill="A7C6ED"/>
            <w:noWrap/>
            <w:vAlign w:val="bottom"/>
            <w:hideMark/>
          </w:tcPr>
          <w:p w14:paraId="18EEE4EA"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Theme: Shocks and Stresses</w:t>
            </w:r>
          </w:p>
        </w:tc>
        <w:tc>
          <w:tcPr>
            <w:tcW w:w="624" w:type="pct"/>
            <w:tcBorders>
              <w:top w:val="single" w:sz="4" w:space="0" w:color="auto"/>
              <w:left w:val="nil"/>
              <w:bottom w:val="single" w:sz="4" w:space="0" w:color="auto"/>
              <w:right w:val="nil"/>
            </w:tcBorders>
            <w:shd w:val="clear" w:color="000000" w:fill="A7C6ED"/>
            <w:noWrap/>
            <w:vAlign w:val="bottom"/>
            <w:hideMark/>
          </w:tcPr>
          <w:p w14:paraId="1FD0AC6B"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Scale</w:t>
            </w:r>
          </w:p>
        </w:tc>
        <w:tc>
          <w:tcPr>
            <w:tcW w:w="663" w:type="pct"/>
            <w:tcBorders>
              <w:top w:val="single" w:sz="4" w:space="0" w:color="auto"/>
              <w:left w:val="nil"/>
              <w:bottom w:val="single" w:sz="4" w:space="0" w:color="auto"/>
              <w:right w:val="nil"/>
            </w:tcBorders>
            <w:shd w:val="clear" w:color="000000" w:fill="A7C6ED"/>
            <w:noWrap/>
            <w:vAlign w:val="bottom"/>
            <w:hideMark/>
          </w:tcPr>
          <w:p w14:paraId="23733C52"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Overall</w:t>
            </w:r>
          </w:p>
        </w:tc>
        <w:tc>
          <w:tcPr>
            <w:tcW w:w="663" w:type="pct"/>
            <w:tcBorders>
              <w:top w:val="single" w:sz="4" w:space="0" w:color="auto"/>
              <w:left w:val="nil"/>
              <w:bottom w:val="single" w:sz="4" w:space="0" w:color="auto"/>
              <w:right w:val="nil"/>
            </w:tcBorders>
            <w:shd w:val="clear" w:color="000000" w:fill="A7C6ED"/>
            <w:noWrap/>
            <w:vAlign w:val="bottom"/>
            <w:hideMark/>
          </w:tcPr>
          <w:p w14:paraId="16DDD927"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Rural</w:t>
            </w:r>
          </w:p>
        </w:tc>
        <w:tc>
          <w:tcPr>
            <w:tcW w:w="663" w:type="pct"/>
            <w:tcBorders>
              <w:top w:val="single" w:sz="4" w:space="0" w:color="auto"/>
              <w:left w:val="nil"/>
              <w:bottom w:val="single" w:sz="4" w:space="0" w:color="auto"/>
              <w:right w:val="nil"/>
            </w:tcBorders>
            <w:shd w:val="clear" w:color="000000" w:fill="A7C6ED"/>
            <w:noWrap/>
            <w:vAlign w:val="bottom"/>
            <w:hideMark/>
          </w:tcPr>
          <w:p w14:paraId="57E06BF5"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Urban</w:t>
            </w:r>
          </w:p>
        </w:tc>
        <w:tc>
          <w:tcPr>
            <w:tcW w:w="663" w:type="pct"/>
            <w:tcBorders>
              <w:top w:val="single" w:sz="4" w:space="0" w:color="auto"/>
              <w:left w:val="nil"/>
              <w:bottom w:val="single" w:sz="4" w:space="0" w:color="auto"/>
              <w:right w:val="nil"/>
            </w:tcBorders>
            <w:shd w:val="clear" w:color="000000" w:fill="A7C6ED"/>
            <w:noWrap/>
            <w:vAlign w:val="bottom"/>
            <w:hideMark/>
          </w:tcPr>
          <w:p w14:paraId="579A7815"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Male-headed</w:t>
            </w:r>
          </w:p>
        </w:tc>
        <w:tc>
          <w:tcPr>
            <w:tcW w:w="664" w:type="pct"/>
            <w:tcBorders>
              <w:top w:val="single" w:sz="4" w:space="0" w:color="auto"/>
              <w:left w:val="nil"/>
              <w:bottom w:val="single" w:sz="4" w:space="0" w:color="auto"/>
              <w:right w:val="nil"/>
            </w:tcBorders>
            <w:shd w:val="clear" w:color="000000" w:fill="A7C6ED"/>
            <w:noWrap/>
            <w:vAlign w:val="bottom"/>
            <w:hideMark/>
          </w:tcPr>
          <w:p w14:paraId="5BFDB4EA"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Female-headed</w:t>
            </w:r>
          </w:p>
        </w:tc>
      </w:tr>
      <w:tr w:rsidR="00A66512" w:rsidRPr="000F0D92" w14:paraId="53DBB403" w14:textId="77777777" w:rsidTr="00A66512">
        <w:trPr>
          <w:trHeight w:val="320"/>
        </w:trPr>
        <w:tc>
          <w:tcPr>
            <w:tcW w:w="1059" w:type="pct"/>
            <w:tcBorders>
              <w:top w:val="nil"/>
              <w:left w:val="nil"/>
              <w:bottom w:val="single" w:sz="4" w:space="0" w:color="auto"/>
              <w:right w:val="nil"/>
            </w:tcBorders>
            <w:shd w:val="clear" w:color="auto" w:fill="auto"/>
            <w:noWrap/>
            <w:vAlign w:val="bottom"/>
            <w:hideMark/>
          </w:tcPr>
          <w:p w14:paraId="6D64A11F" w14:textId="1B7ED8DF" w:rsidR="00A66512" w:rsidRPr="000F0D92" w:rsidRDefault="00A66512" w:rsidP="00A66512">
            <w:pPr>
              <w:spacing w:after="0" w:line="240" w:lineRule="auto"/>
              <w:rPr>
                <w:rFonts w:eastAsia="Times New Roman" w:cs="Calibri"/>
                <w:color w:val="000000"/>
                <w:sz w:val="20"/>
                <w:szCs w:val="20"/>
              </w:rPr>
            </w:pPr>
            <w:r w:rsidRPr="000F0D92">
              <w:rPr>
                <w:rFonts w:eastAsia="Times New Roman" w:cs="Calibri"/>
                <w:color w:val="000000"/>
                <w:sz w:val="20"/>
                <w:szCs w:val="20"/>
              </w:rPr>
              <w:lastRenderedPageBreak/>
              <w:t>Incidence of Shocks</w:t>
            </w:r>
          </w:p>
        </w:tc>
        <w:tc>
          <w:tcPr>
            <w:tcW w:w="624" w:type="pct"/>
            <w:tcBorders>
              <w:top w:val="nil"/>
              <w:left w:val="nil"/>
              <w:bottom w:val="single" w:sz="4" w:space="0" w:color="auto"/>
              <w:right w:val="nil"/>
            </w:tcBorders>
            <w:shd w:val="clear" w:color="auto" w:fill="auto"/>
            <w:noWrap/>
            <w:vAlign w:val="bottom"/>
            <w:hideMark/>
          </w:tcPr>
          <w:p w14:paraId="488610A2" w14:textId="77777777" w:rsidR="00A66512" w:rsidRPr="000F0D92" w:rsidRDefault="00A66512" w:rsidP="00A6651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0 to 16</w:t>
            </w:r>
          </w:p>
        </w:tc>
        <w:tc>
          <w:tcPr>
            <w:tcW w:w="663" w:type="pct"/>
            <w:tcBorders>
              <w:top w:val="nil"/>
              <w:left w:val="nil"/>
              <w:bottom w:val="single" w:sz="4" w:space="0" w:color="auto"/>
              <w:right w:val="nil"/>
            </w:tcBorders>
            <w:shd w:val="clear" w:color="auto" w:fill="auto"/>
            <w:noWrap/>
            <w:vAlign w:val="bottom"/>
            <w:hideMark/>
          </w:tcPr>
          <w:p w14:paraId="5A38DFC1" w14:textId="7565088A"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7.4</w:t>
            </w:r>
          </w:p>
        </w:tc>
        <w:tc>
          <w:tcPr>
            <w:tcW w:w="663" w:type="pct"/>
            <w:tcBorders>
              <w:top w:val="nil"/>
              <w:left w:val="nil"/>
              <w:bottom w:val="single" w:sz="4" w:space="0" w:color="auto"/>
              <w:right w:val="nil"/>
            </w:tcBorders>
            <w:shd w:val="clear" w:color="auto" w:fill="auto"/>
            <w:noWrap/>
            <w:vAlign w:val="bottom"/>
            <w:hideMark/>
          </w:tcPr>
          <w:p w14:paraId="52ECE533" w14:textId="40057F55"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7.5</w:t>
            </w:r>
          </w:p>
        </w:tc>
        <w:tc>
          <w:tcPr>
            <w:tcW w:w="663" w:type="pct"/>
            <w:tcBorders>
              <w:top w:val="nil"/>
              <w:left w:val="nil"/>
              <w:bottom w:val="single" w:sz="4" w:space="0" w:color="auto"/>
              <w:right w:val="nil"/>
            </w:tcBorders>
            <w:shd w:val="clear" w:color="auto" w:fill="auto"/>
            <w:noWrap/>
            <w:vAlign w:val="bottom"/>
            <w:hideMark/>
          </w:tcPr>
          <w:p w14:paraId="6521B98E" w14:textId="2DF2BA9E"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7.2</w:t>
            </w:r>
          </w:p>
        </w:tc>
        <w:tc>
          <w:tcPr>
            <w:tcW w:w="663" w:type="pct"/>
            <w:tcBorders>
              <w:top w:val="nil"/>
              <w:left w:val="nil"/>
              <w:bottom w:val="single" w:sz="4" w:space="0" w:color="auto"/>
              <w:right w:val="nil"/>
            </w:tcBorders>
            <w:shd w:val="clear" w:color="auto" w:fill="auto"/>
            <w:noWrap/>
            <w:vAlign w:val="bottom"/>
            <w:hideMark/>
          </w:tcPr>
          <w:p w14:paraId="59D8693B" w14:textId="53EE17F6"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6.9</w:t>
            </w:r>
          </w:p>
        </w:tc>
        <w:tc>
          <w:tcPr>
            <w:tcW w:w="664" w:type="pct"/>
            <w:tcBorders>
              <w:top w:val="nil"/>
              <w:left w:val="nil"/>
              <w:bottom w:val="single" w:sz="4" w:space="0" w:color="auto"/>
              <w:right w:val="nil"/>
            </w:tcBorders>
            <w:shd w:val="clear" w:color="auto" w:fill="auto"/>
            <w:noWrap/>
            <w:vAlign w:val="bottom"/>
            <w:hideMark/>
          </w:tcPr>
          <w:p w14:paraId="5E49E4CF" w14:textId="701A2D07"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6.2</w:t>
            </w:r>
          </w:p>
        </w:tc>
      </w:tr>
      <w:tr w:rsidR="00C74477" w:rsidRPr="000F0D92" w14:paraId="3B787916" w14:textId="77777777" w:rsidTr="00A66512">
        <w:trPr>
          <w:trHeight w:val="320"/>
        </w:trPr>
        <w:tc>
          <w:tcPr>
            <w:tcW w:w="1059" w:type="pct"/>
            <w:tcBorders>
              <w:top w:val="nil"/>
              <w:left w:val="nil"/>
              <w:bottom w:val="single" w:sz="4" w:space="0" w:color="auto"/>
              <w:right w:val="nil"/>
            </w:tcBorders>
            <w:shd w:val="clear" w:color="auto" w:fill="auto"/>
            <w:noWrap/>
            <w:vAlign w:val="bottom"/>
            <w:hideMark/>
          </w:tcPr>
          <w:p w14:paraId="2E95B6A0" w14:textId="77777777" w:rsidR="000F0D92" w:rsidRPr="000F0D92" w:rsidRDefault="000F0D92" w:rsidP="000F0D92">
            <w:pPr>
              <w:spacing w:after="0" w:line="240" w:lineRule="auto"/>
              <w:rPr>
                <w:rFonts w:eastAsia="Times New Roman" w:cs="Calibri"/>
                <w:color w:val="000000"/>
                <w:sz w:val="20"/>
                <w:szCs w:val="20"/>
              </w:rPr>
            </w:pPr>
            <w:r w:rsidRPr="000F0D92">
              <w:rPr>
                <w:rFonts w:eastAsia="Times New Roman" w:cs="Calibri"/>
                <w:color w:val="000000"/>
                <w:sz w:val="20"/>
                <w:szCs w:val="20"/>
              </w:rPr>
              <w:t>Exposure to Shocks and Stresses</w:t>
            </w:r>
          </w:p>
        </w:tc>
        <w:tc>
          <w:tcPr>
            <w:tcW w:w="624" w:type="pct"/>
            <w:tcBorders>
              <w:top w:val="nil"/>
              <w:left w:val="nil"/>
              <w:bottom w:val="single" w:sz="4" w:space="0" w:color="auto"/>
              <w:right w:val="nil"/>
            </w:tcBorders>
            <w:shd w:val="clear" w:color="auto" w:fill="auto"/>
            <w:noWrap/>
            <w:vAlign w:val="bottom"/>
            <w:hideMark/>
          </w:tcPr>
          <w:p w14:paraId="408BE24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0 to 128</w:t>
            </w:r>
          </w:p>
        </w:tc>
        <w:tc>
          <w:tcPr>
            <w:tcW w:w="663" w:type="pct"/>
            <w:tcBorders>
              <w:top w:val="nil"/>
              <w:left w:val="nil"/>
              <w:bottom w:val="single" w:sz="4" w:space="0" w:color="auto"/>
              <w:right w:val="nil"/>
            </w:tcBorders>
            <w:shd w:val="clear" w:color="auto" w:fill="auto"/>
            <w:noWrap/>
            <w:vAlign w:val="bottom"/>
            <w:hideMark/>
          </w:tcPr>
          <w:p w14:paraId="51759D6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49.2</w:t>
            </w:r>
          </w:p>
        </w:tc>
        <w:tc>
          <w:tcPr>
            <w:tcW w:w="663" w:type="pct"/>
            <w:tcBorders>
              <w:top w:val="nil"/>
              <w:left w:val="nil"/>
              <w:bottom w:val="single" w:sz="4" w:space="0" w:color="auto"/>
              <w:right w:val="nil"/>
            </w:tcBorders>
            <w:shd w:val="clear" w:color="auto" w:fill="auto"/>
            <w:noWrap/>
            <w:vAlign w:val="bottom"/>
            <w:hideMark/>
          </w:tcPr>
          <w:p w14:paraId="28256FA9"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51.0</w:t>
            </w:r>
          </w:p>
        </w:tc>
        <w:tc>
          <w:tcPr>
            <w:tcW w:w="663" w:type="pct"/>
            <w:tcBorders>
              <w:top w:val="nil"/>
              <w:left w:val="nil"/>
              <w:bottom w:val="single" w:sz="4" w:space="0" w:color="auto"/>
              <w:right w:val="nil"/>
            </w:tcBorders>
            <w:shd w:val="clear" w:color="auto" w:fill="auto"/>
            <w:noWrap/>
            <w:vAlign w:val="bottom"/>
            <w:hideMark/>
          </w:tcPr>
          <w:p w14:paraId="3F39730C"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45.4</w:t>
            </w:r>
          </w:p>
        </w:tc>
        <w:tc>
          <w:tcPr>
            <w:tcW w:w="663" w:type="pct"/>
            <w:tcBorders>
              <w:top w:val="nil"/>
              <w:left w:val="nil"/>
              <w:bottom w:val="single" w:sz="4" w:space="0" w:color="auto"/>
              <w:right w:val="nil"/>
            </w:tcBorders>
            <w:shd w:val="clear" w:color="auto" w:fill="auto"/>
            <w:noWrap/>
            <w:vAlign w:val="bottom"/>
            <w:hideMark/>
          </w:tcPr>
          <w:p w14:paraId="19FF663C"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44.4</w:t>
            </w:r>
          </w:p>
        </w:tc>
        <w:tc>
          <w:tcPr>
            <w:tcW w:w="664" w:type="pct"/>
            <w:tcBorders>
              <w:top w:val="nil"/>
              <w:left w:val="nil"/>
              <w:bottom w:val="single" w:sz="4" w:space="0" w:color="auto"/>
              <w:right w:val="nil"/>
            </w:tcBorders>
            <w:shd w:val="clear" w:color="auto" w:fill="auto"/>
            <w:noWrap/>
            <w:vAlign w:val="bottom"/>
            <w:hideMark/>
          </w:tcPr>
          <w:p w14:paraId="7601BB39"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41.4</w:t>
            </w:r>
          </w:p>
        </w:tc>
      </w:tr>
      <w:tr w:rsidR="00C74477" w:rsidRPr="000F0D92" w14:paraId="08AF2830" w14:textId="77777777" w:rsidTr="00A66512">
        <w:trPr>
          <w:trHeight w:val="320"/>
        </w:trPr>
        <w:tc>
          <w:tcPr>
            <w:tcW w:w="1059" w:type="pct"/>
            <w:tcBorders>
              <w:top w:val="nil"/>
              <w:left w:val="nil"/>
              <w:bottom w:val="single" w:sz="4" w:space="0" w:color="auto"/>
              <w:right w:val="nil"/>
            </w:tcBorders>
            <w:shd w:val="clear" w:color="auto" w:fill="auto"/>
            <w:noWrap/>
            <w:vAlign w:val="bottom"/>
            <w:hideMark/>
          </w:tcPr>
          <w:p w14:paraId="17CA12BE" w14:textId="77777777" w:rsidR="000F0D92" w:rsidRPr="000F0D92" w:rsidRDefault="000F0D92" w:rsidP="000F0D92">
            <w:pPr>
              <w:spacing w:after="0" w:line="240" w:lineRule="auto"/>
              <w:rPr>
                <w:rFonts w:eastAsia="Times New Roman" w:cs="Calibri"/>
                <w:color w:val="000000"/>
                <w:sz w:val="20"/>
                <w:szCs w:val="20"/>
              </w:rPr>
            </w:pPr>
            <w:r w:rsidRPr="000F0D92">
              <w:rPr>
                <w:rFonts w:eastAsia="Times New Roman" w:cs="Calibri"/>
                <w:color w:val="000000"/>
                <w:sz w:val="20"/>
                <w:szCs w:val="20"/>
              </w:rPr>
              <w:t>Incidence of Conflict</w:t>
            </w:r>
          </w:p>
        </w:tc>
        <w:tc>
          <w:tcPr>
            <w:tcW w:w="624" w:type="pct"/>
            <w:tcBorders>
              <w:top w:val="nil"/>
              <w:left w:val="nil"/>
              <w:bottom w:val="single" w:sz="4" w:space="0" w:color="auto"/>
              <w:right w:val="nil"/>
            </w:tcBorders>
            <w:shd w:val="clear" w:color="auto" w:fill="auto"/>
            <w:noWrap/>
            <w:vAlign w:val="bottom"/>
            <w:hideMark/>
          </w:tcPr>
          <w:p w14:paraId="3E3DBD05"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Percentage</w:t>
            </w:r>
          </w:p>
        </w:tc>
        <w:tc>
          <w:tcPr>
            <w:tcW w:w="663" w:type="pct"/>
            <w:tcBorders>
              <w:top w:val="nil"/>
              <w:left w:val="nil"/>
              <w:bottom w:val="single" w:sz="4" w:space="0" w:color="auto"/>
              <w:right w:val="nil"/>
            </w:tcBorders>
            <w:shd w:val="clear" w:color="auto" w:fill="auto"/>
            <w:noWrap/>
            <w:vAlign w:val="bottom"/>
            <w:hideMark/>
          </w:tcPr>
          <w:p w14:paraId="618932EB"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38%</w:t>
            </w:r>
          </w:p>
        </w:tc>
        <w:tc>
          <w:tcPr>
            <w:tcW w:w="663" w:type="pct"/>
            <w:tcBorders>
              <w:top w:val="nil"/>
              <w:left w:val="nil"/>
              <w:bottom w:val="single" w:sz="4" w:space="0" w:color="auto"/>
              <w:right w:val="nil"/>
            </w:tcBorders>
            <w:shd w:val="clear" w:color="auto" w:fill="auto"/>
            <w:noWrap/>
            <w:vAlign w:val="bottom"/>
            <w:hideMark/>
          </w:tcPr>
          <w:p w14:paraId="677353DC"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32%</w:t>
            </w:r>
          </w:p>
        </w:tc>
        <w:tc>
          <w:tcPr>
            <w:tcW w:w="663" w:type="pct"/>
            <w:tcBorders>
              <w:top w:val="nil"/>
              <w:left w:val="nil"/>
              <w:bottom w:val="single" w:sz="4" w:space="0" w:color="auto"/>
              <w:right w:val="nil"/>
            </w:tcBorders>
            <w:shd w:val="clear" w:color="auto" w:fill="auto"/>
            <w:noWrap/>
            <w:vAlign w:val="bottom"/>
            <w:hideMark/>
          </w:tcPr>
          <w:p w14:paraId="4E650DB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49%</w:t>
            </w:r>
          </w:p>
        </w:tc>
        <w:tc>
          <w:tcPr>
            <w:tcW w:w="663" w:type="pct"/>
            <w:tcBorders>
              <w:top w:val="nil"/>
              <w:left w:val="nil"/>
              <w:bottom w:val="single" w:sz="4" w:space="0" w:color="auto"/>
              <w:right w:val="nil"/>
            </w:tcBorders>
            <w:shd w:val="clear" w:color="auto" w:fill="auto"/>
            <w:noWrap/>
            <w:vAlign w:val="bottom"/>
            <w:hideMark/>
          </w:tcPr>
          <w:p w14:paraId="15CCFE4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45%</w:t>
            </w:r>
          </w:p>
        </w:tc>
        <w:tc>
          <w:tcPr>
            <w:tcW w:w="664" w:type="pct"/>
            <w:tcBorders>
              <w:top w:val="nil"/>
              <w:left w:val="nil"/>
              <w:bottom w:val="single" w:sz="4" w:space="0" w:color="auto"/>
              <w:right w:val="nil"/>
            </w:tcBorders>
            <w:shd w:val="clear" w:color="auto" w:fill="auto"/>
            <w:noWrap/>
            <w:vAlign w:val="bottom"/>
            <w:hideMark/>
          </w:tcPr>
          <w:p w14:paraId="7444A65D"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34%</w:t>
            </w:r>
          </w:p>
        </w:tc>
      </w:tr>
    </w:tbl>
    <w:p w14:paraId="019920B2" w14:textId="77777777" w:rsidR="00A73198" w:rsidRDefault="00A73198" w:rsidP="00036793"/>
    <w:p w14:paraId="4E90D605" w14:textId="7297283A" w:rsidR="00D97BAE" w:rsidRDefault="00464857" w:rsidP="00464857">
      <w:pPr>
        <w:pStyle w:val="Heading3"/>
      </w:pPr>
      <w:r>
        <w:t>Shocks</w:t>
      </w:r>
    </w:p>
    <w:p w14:paraId="300D2E10" w14:textId="316F44EC" w:rsidR="00464857" w:rsidRDefault="00F06BB2" w:rsidP="00464857">
      <w:r>
        <w:t xml:space="preserve">While the analysis counted shocks in terms of their incidence, the analysis found that shocks in terms of </w:t>
      </w:r>
      <w:r w:rsidR="008255A8">
        <w:t>severity</w:t>
      </w:r>
      <w:r w:rsidR="00A65626">
        <w:t xml:space="preserve"> on an 8-point scale</w:t>
      </w:r>
      <w:r>
        <w:t xml:space="preserve"> was more meaningful</w:t>
      </w:r>
      <w:r w:rsidR="008255A8">
        <w:t>.</w:t>
      </w:r>
      <w:r>
        <w:t xml:space="preserve"> When examining severity, </w:t>
      </w:r>
      <w:r w:rsidR="0046020F">
        <w:t xml:space="preserve">the two most severe shocks were </w:t>
      </w:r>
      <w:r w:rsidR="00524888">
        <w:t>increase in food prices</w:t>
      </w:r>
      <w:r w:rsidR="00A65626">
        <w:t xml:space="preserve"> (5.7)</w:t>
      </w:r>
      <w:r w:rsidR="00524888">
        <w:t xml:space="preserve"> and floods</w:t>
      </w:r>
      <w:r w:rsidR="00A65626">
        <w:t xml:space="preserve"> (5.3)</w:t>
      </w:r>
      <w:r w:rsidR="00524888">
        <w:t>.</w:t>
      </w:r>
      <w:r w:rsidR="00A65626">
        <w:t xml:space="preserve"> All other shocks were classified as </w:t>
      </w:r>
      <w:r w:rsidR="008A62B8">
        <w:t xml:space="preserve">less than severe. Nonetheless, the lead shocks after floods were </w:t>
      </w:r>
      <w:r w:rsidR="008C36A2">
        <w:t>livestock disease</w:t>
      </w:r>
      <w:r w:rsidR="00CE3065">
        <w:t xml:space="preserve"> (3.6)</w:t>
      </w:r>
      <w:r w:rsidR="008C36A2">
        <w:t>, erosion (</w:t>
      </w:r>
      <w:r w:rsidR="00CE3065">
        <w:t>3.5</w:t>
      </w:r>
      <w:r w:rsidR="008C36A2">
        <w:t>), and drought (3.2)</w:t>
      </w:r>
      <w:r w:rsidR="00CE3065">
        <w:t xml:space="preserve">. </w:t>
      </w:r>
    </w:p>
    <w:p w14:paraId="5289F8CB" w14:textId="056CA933" w:rsidR="00060B10" w:rsidRPr="00464857" w:rsidRDefault="00060B10" w:rsidP="00464857">
      <w:r>
        <w:t xml:space="preserve">Looking at the shock exposure index across counties, </w:t>
      </w:r>
      <w:proofErr w:type="spellStart"/>
      <w:r>
        <w:t>Duk</w:t>
      </w:r>
      <w:proofErr w:type="spellEnd"/>
      <w:r>
        <w:t xml:space="preserve"> has the highest exposure at 75 and </w:t>
      </w:r>
      <w:proofErr w:type="spellStart"/>
      <w:r>
        <w:t>Wau</w:t>
      </w:r>
      <w:proofErr w:type="spellEnd"/>
      <w:r>
        <w:t xml:space="preserve"> has the lowest at 16. </w:t>
      </w:r>
      <w:r w:rsidR="00816381">
        <w:t xml:space="preserve">In nine of the counties, floods were one of the top two shocks demonstrating how widespread flooding was in these counties of South Sudan, but also the severity of these floods. Drought appeared as one of the top two severe shocks in </w:t>
      </w:r>
      <w:proofErr w:type="spellStart"/>
      <w:r w:rsidR="00BD56F8">
        <w:t>Jur</w:t>
      </w:r>
      <w:proofErr w:type="spellEnd"/>
      <w:r w:rsidR="00BD56F8">
        <w:t xml:space="preserve"> River and Kapoeta North.</w:t>
      </w:r>
    </w:p>
    <w:p w14:paraId="30C46184" w14:textId="36551B1D" w:rsidR="00A40F27" w:rsidRDefault="00464857" w:rsidP="00EB32E9">
      <w:pPr>
        <w:pStyle w:val="Heading3"/>
      </w:pPr>
      <w:r>
        <w:t xml:space="preserve">Stresses - </w:t>
      </w:r>
      <w:r w:rsidR="00EB32E9">
        <w:t>Conflict</w:t>
      </w:r>
    </w:p>
    <w:p w14:paraId="4408577D" w14:textId="1746E18C" w:rsidR="00A365D8" w:rsidRDefault="00485672" w:rsidP="00036793">
      <w:r>
        <w:t>In the 13 counties, 38 percent of households reported that they experienced a conflict in the previous six months. Of the households that experienced a conflict, the most common type of conf</w:t>
      </w:r>
      <w:r w:rsidR="00B3261A">
        <w:t>lict was water</w:t>
      </w:r>
      <w:r w:rsidR="00D45C08">
        <w:t xml:space="preserve"> (68 percent)</w:t>
      </w:r>
      <w:r w:rsidR="00D00593">
        <w:t xml:space="preserve">. Following water was conflicts tied to </w:t>
      </w:r>
      <w:r w:rsidR="00460F91">
        <w:t>cattle</w:t>
      </w:r>
      <w:r w:rsidR="00D45C08">
        <w:t xml:space="preserve"> </w:t>
      </w:r>
      <w:r w:rsidR="009361A4">
        <w:t>(60 percent)</w:t>
      </w:r>
      <w:r w:rsidR="00460F91">
        <w:t>, revenge</w:t>
      </w:r>
      <w:r w:rsidR="009361A4">
        <w:t xml:space="preserve"> (</w:t>
      </w:r>
      <w:r w:rsidR="00C17BF9">
        <w:t>57 percent)</w:t>
      </w:r>
      <w:r w:rsidR="00460F91">
        <w:t>, and cattle raid</w:t>
      </w:r>
      <w:r w:rsidR="00C17BF9">
        <w:t xml:space="preserve"> (</w:t>
      </w:r>
      <w:r w:rsidR="00D00593">
        <w:t>57 percent</w:t>
      </w:r>
      <w:r w:rsidR="00C17BF9">
        <w:t>)</w:t>
      </w:r>
      <w:r w:rsidR="00D00593">
        <w:t xml:space="preserve">. </w:t>
      </w:r>
      <w:r w:rsidR="00B83E91">
        <w:t>T</w:t>
      </w:r>
      <w:r w:rsidR="00D00593">
        <w:t xml:space="preserve">he questionnaire considered these </w:t>
      </w:r>
      <w:r w:rsidR="00D11618">
        <w:t>discreet response options</w:t>
      </w:r>
      <w:r w:rsidR="00B83E91">
        <w:t>. For example, cattle would mean a conflict between individuals about their cows, whereas a cattle raid would be people from one community raiding cattle from a neighboring community. Revenge</w:t>
      </w:r>
      <w:r w:rsidR="00CD73E8">
        <w:t xml:space="preserve"> would mean revenge killing.</w:t>
      </w:r>
      <w:r w:rsidR="002045EB">
        <w:t xml:space="preserve"> </w:t>
      </w:r>
      <w:r w:rsidR="00CD73E8">
        <w:t xml:space="preserve">However, </w:t>
      </w:r>
      <w:r w:rsidR="002045EB">
        <w:t xml:space="preserve">the clustering of the responses of these three suggests that households </w:t>
      </w:r>
      <w:r w:rsidR="00933FA7">
        <w:t>view this response options as similar or related.</w:t>
      </w:r>
      <w:r w:rsidR="00CD73E8">
        <w:t xml:space="preserve"> As will be detailed in the social norms section, the primary justification for cattle raids is revenge.</w:t>
      </w:r>
      <w:r w:rsidR="00933FA7">
        <w:t xml:space="preserve"> </w:t>
      </w:r>
      <w:r w:rsidR="0006773D">
        <w:t>Finally, s</w:t>
      </w:r>
      <w:r w:rsidR="00460F91">
        <w:t>exual and gender</w:t>
      </w:r>
      <w:r w:rsidR="00841654">
        <w:t>-</w:t>
      </w:r>
      <w:r w:rsidR="00460F91">
        <w:t>based violence (</w:t>
      </w:r>
      <w:r w:rsidR="00D45C08">
        <w:t>57 percent)</w:t>
      </w:r>
      <w:r w:rsidR="00894E8D">
        <w:t xml:space="preserve"> is a notable type of conflict</w:t>
      </w:r>
      <w:r w:rsidR="00D00593">
        <w:t xml:space="preserve">. </w:t>
      </w:r>
    </w:p>
    <w:p w14:paraId="6F553AC4" w14:textId="189B9AD3" w:rsidR="0006773D" w:rsidRPr="00036793" w:rsidRDefault="00456D48" w:rsidP="00036793">
      <w:r>
        <w:t>Among the counties, Pibor has the highest incidence of conflict with 67 percent of households reporting a conflict in the last six months.</w:t>
      </w:r>
      <w:r w:rsidR="0065498D">
        <w:t xml:space="preserve"> Conflict related to cattle, cattle raids, and revenge is quite diffuse, accounting for the top type of conflict in </w:t>
      </w:r>
      <w:r w:rsidR="0005367B">
        <w:t xml:space="preserve">eight counties: </w:t>
      </w:r>
      <w:r w:rsidR="0023293B">
        <w:t xml:space="preserve">Akobo, </w:t>
      </w:r>
      <w:proofErr w:type="spellStart"/>
      <w:r w:rsidR="0023293B">
        <w:t>Duk</w:t>
      </w:r>
      <w:proofErr w:type="spellEnd"/>
      <w:r w:rsidR="0023293B">
        <w:t xml:space="preserve">, </w:t>
      </w:r>
      <w:r w:rsidR="003245B0">
        <w:t xml:space="preserve">Kapoeta North, Leer, </w:t>
      </w:r>
      <w:proofErr w:type="spellStart"/>
      <w:r w:rsidR="003245B0">
        <w:t>Mayendit</w:t>
      </w:r>
      <w:proofErr w:type="spellEnd"/>
      <w:r w:rsidR="003245B0">
        <w:t xml:space="preserve">, </w:t>
      </w:r>
      <w:proofErr w:type="spellStart"/>
      <w:r w:rsidR="003245B0">
        <w:t>Panyijar</w:t>
      </w:r>
      <w:proofErr w:type="spellEnd"/>
      <w:r w:rsidR="003245B0">
        <w:t>, Pibor</w:t>
      </w:r>
      <w:r w:rsidR="0023293B">
        <w:t>,</w:t>
      </w:r>
      <w:r w:rsidR="00490F54">
        <w:t xml:space="preserve"> and</w:t>
      </w:r>
      <w:r w:rsidR="0023293B">
        <w:t xml:space="preserve"> </w:t>
      </w:r>
      <w:proofErr w:type="spellStart"/>
      <w:r w:rsidR="0023293B">
        <w:t>Ulang</w:t>
      </w:r>
      <w:proofErr w:type="spellEnd"/>
      <w:r w:rsidR="0023293B">
        <w:t xml:space="preserve">. </w:t>
      </w:r>
      <w:r w:rsidR="0044294E">
        <w:t xml:space="preserve">Meanwhile, conflict over water as the primary conflict is concentrated in </w:t>
      </w:r>
      <w:proofErr w:type="spellStart"/>
      <w:r w:rsidR="00DA3C93">
        <w:t>Uror</w:t>
      </w:r>
      <w:proofErr w:type="spellEnd"/>
      <w:r w:rsidR="00DA3C93">
        <w:t xml:space="preserve"> and </w:t>
      </w:r>
      <w:proofErr w:type="spellStart"/>
      <w:r w:rsidR="00DA3C93">
        <w:t>Wau</w:t>
      </w:r>
      <w:proofErr w:type="spellEnd"/>
      <w:r w:rsidR="00DA3C93">
        <w:t>.</w:t>
      </w:r>
    </w:p>
    <w:p w14:paraId="32639F1C" w14:textId="446EF1A3" w:rsidR="00D22B7D" w:rsidRDefault="007B25CF" w:rsidP="00A365D8">
      <w:pPr>
        <w:pStyle w:val="Heading2"/>
        <w:shd w:val="clear" w:color="auto" w:fill="F2F2F2" w:themeFill="background1" w:themeFillShade="F2"/>
      </w:pPr>
      <w:bookmarkStart w:id="96" w:name="_Toc90462119"/>
      <w:r>
        <w:rPr>
          <w:noProof/>
        </w:rPr>
        <w:drawing>
          <wp:anchor distT="0" distB="0" distL="114300" distR="114300" simplePos="0" relativeHeight="251658246" behindDoc="0" locked="0" layoutInCell="1" allowOverlap="1" wp14:anchorId="042D7014" wp14:editId="77B34EA8">
            <wp:simplePos x="0" y="0"/>
            <wp:positionH relativeFrom="column">
              <wp:posOffset>4747260</wp:posOffset>
            </wp:positionH>
            <wp:positionV relativeFrom="paragraph">
              <wp:posOffset>56515</wp:posOffset>
            </wp:positionV>
            <wp:extent cx="955040" cy="8242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955040" cy="824230"/>
                    </a:xfrm>
                    <a:prstGeom prst="rect">
                      <a:avLst/>
                    </a:prstGeom>
                  </pic:spPr>
                </pic:pic>
              </a:graphicData>
            </a:graphic>
            <wp14:sizeRelH relativeFrom="margin">
              <wp14:pctWidth>0</wp14:pctWidth>
            </wp14:sizeRelH>
            <wp14:sizeRelV relativeFrom="margin">
              <wp14:pctHeight>0</wp14:pctHeight>
            </wp14:sizeRelV>
          </wp:anchor>
        </w:drawing>
      </w:r>
      <w:r w:rsidR="00CD1585">
        <w:t>S</w:t>
      </w:r>
      <w:r w:rsidR="006F6D43">
        <w:t xml:space="preserve">ocial </w:t>
      </w:r>
      <w:r w:rsidR="00CD1585">
        <w:t>N</w:t>
      </w:r>
      <w:r w:rsidR="006F6D43">
        <w:t>orms</w:t>
      </w:r>
      <w:bookmarkEnd w:id="96"/>
    </w:p>
    <w:p w14:paraId="38F9F4E0" w14:textId="7996BF77" w:rsidR="005E4537" w:rsidRDefault="00661AC9" w:rsidP="00A365D8">
      <w:r>
        <w:t xml:space="preserve">The four social norms of interest pertain to </w:t>
      </w:r>
      <w:r w:rsidR="00E13C1C">
        <w:t xml:space="preserve">acceptability of SGBV, cattle raiding, girls’ education, and early marriage. The overall results show that </w:t>
      </w:r>
      <w:proofErr w:type="gramStart"/>
      <w:r w:rsidR="00E13C1C">
        <w:t>all of</w:t>
      </w:r>
      <w:proofErr w:type="gramEnd"/>
      <w:r w:rsidR="00E13C1C">
        <w:t xml:space="preserve"> these norms have high levels of acceptability in the 13 counties</w:t>
      </w:r>
      <w:r w:rsidR="00740AAF">
        <w:t>, but girls’ education is the most universally accepted at 91 percent.</w:t>
      </w:r>
    </w:p>
    <w:p w14:paraId="3C2481D1" w14:textId="78B92AB9" w:rsidR="009F7A6E" w:rsidRDefault="009F7A6E" w:rsidP="009F7A6E">
      <w:pPr>
        <w:pStyle w:val="Caption"/>
      </w:pPr>
      <w:bookmarkStart w:id="97" w:name="_Toc90462203"/>
      <w:r>
        <w:t xml:space="preserve">Table </w:t>
      </w:r>
      <w:fldSimple w:instr=" SEQ Table \* ARABIC ">
        <w:r w:rsidR="00BE6A73">
          <w:rPr>
            <w:noProof/>
          </w:rPr>
          <w:t>10</w:t>
        </w:r>
      </w:fldSimple>
      <w:r>
        <w:t>. Summary of Social Norms Indicators</w:t>
      </w:r>
      <w:bookmarkEnd w:id="97"/>
    </w:p>
    <w:tbl>
      <w:tblPr>
        <w:tblW w:w="5000" w:type="pct"/>
        <w:tblLook w:val="04A0" w:firstRow="1" w:lastRow="0" w:firstColumn="1" w:lastColumn="0" w:noHBand="0" w:noVBand="1"/>
      </w:tblPr>
      <w:tblGrid>
        <w:gridCol w:w="2811"/>
        <w:gridCol w:w="843"/>
        <w:gridCol w:w="1062"/>
        <w:gridCol w:w="774"/>
        <w:gridCol w:w="810"/>
        <w:gridCol w:w="1407"/>
        <w:gridCol w:w="1653"/>
      </w:tblGrid>
      <w:tr w:rsidR="009F7A6E" w:rsidRPr="00CF794F" w14:paraId="6CF8D04C" w14:textId="77777777" w:rsidTr="009F7A6E">
        <w:trPr>
          <w:trHeight w:val="320"/>
        </w:trPr>
        <w:tc>
          <w:tcPr>
            <w:tcW w:w="1294" w:type="pct"/>
            <w:tcBorders>
              <w:top w:val="single" w:sz="4" w:space="0" w:color="auto"/>
              <w:left w:val="nil"/>
              <w:bottom w:val="single" w:sz="4" w:space="0" w:color="auto"/>
              <w:right w:val="nil"/>
            </w:tcBorders>
            <w:shd w:val="clear" w:color="000000" w:fill="A7C6ED"/>
            <w:noWrap/>
            <w:vAlign w:val="bottom"/>
            <w:hideMark/>
          </w:tcPr>
          <w:p w14:paraId="2EA07D89" w14:textId="38C487F4"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 xml:space="preserve">Theme: </w:t>
            </w:r>
            <w:r>
              <w:rPr>
                <w:rFonts w:eastAsia="Times New Roman" w:cs="Calibri"/>
                <w:b/>
                <w:bCs/>
                <w:color w:val="000000"/>
                <w:sz w:val="20"/>
                <w:szCs w:val="20"/>
              </w:rPr>
              <w:t>Social Norms</w:t>
            </w:r>
          </w:p>
        </w:tc>
        <w:tc>
          <w:tcPr>
            <w:tcW w:w="524" w:type="pct"/>
            <w:tcBorders>
              <w:top w:val="single" w:sz="4" w:space="0" w:color="auto"/>
              <w:left w:val="nil"/>
              <w:bottom w:val="single" w:sz="4" w:space="0" w:color="auto"/>
              <w:right w:val="nil"/>
            </w:tcBorders>
            <w:shd w:val="clear" w:color="000000" w:fill="A7C6ED"/>
            <w:noWrap/>
            <w:vAlign w:val="bottom"/>
            <w:hideMark/>
          </w:tcPr>
          <w:p w14:paraId="5DFCAAFD"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Scale</w:t>
            </w:r>
          </w:p>
        </w:tc>
        <w:tc>
          <w:tcPr>
            <w:tcW w:w="737" w:type="pct"/>
            <w:tcBorders>
              <w:top w:val="single" w:sz="4" w:space="0" w:color="auto"/>
              <w:left w:val="nil"/>
              <w:bottom w:val="single" w:sz="4" w:space="0" w:color="auto"/>
              <w:right w:val="nil"/>
            </w:tcBorders>
            <w:shd w:val="clear" w:color="000000" w:fill="A7C6ED"/>
            <w:noWrap/>
            <w:vAlign w:val="bottom"/>
            <w:hideMark/>
          </w:tcPr>
          <w:p w14:paraId="41388AEB"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Overall</w:t>
            </w:r>
          </w:p>
        </w:tc>
        <w:tc>
          <w:tcPr>
            <w:tcW w:w="538" w:type="pct"/>
            <w:tcBorders>
              <w:top w:val="single" w:sz="4" w:space="0" w:color="auto"/>
              <w:left w:val="nil"/>
              <w:bottom w:val="single" w:sz="4" w:space="0" w:color="auto"/>
              <w:right w:val="nil"/>
            </w:tcBorders>
            <w:shd w:val="clear" w:color="000000" w:fill="A7C6ED"/>
            <w:noWrap/>
            <w:vAlign w:val="bottom"/>
            <w:hideMark/>
          </w:tcPr>
          <w:p w14:paraId="31363F80"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Rural</w:t>
            </w:r>
          </w:p>
        </w:tc>
        <w:tc>
          <w:tcPr>
            <w:tcW w:w="538" w:type="pct"/>
            <w:tcBorders>
              <w:top w:val="single" w:sz="4" w:space="0" w:color="auto"/>
              <w:left w:val="nil"/>
              <w:bottom w:val="single" w:sz="4" w:space="0" w:color="auto"/>
              <w:right w:val="nil"/>
            </w:tcBorders>
            <w:shd w:val="clear" w:color="000000" w:fill="A7C6ED"/>
            <w:noWrap/>
            <w:vAlign w:val="bottom"/>
            <w:hideMark/>
          </w:tcPr>
          <w:p w14:paraId="092EDB15"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Urban</w:t>
            </w:r>
          </w:p>
        </w:tc>
        <w:tc>
          <w:tcPr>
            <w:tcW w:w="623" w:type="pct"/>
            <w:tcBorders>
              <w:top w:val="single" w:sz="4" w:space="0" w:color="auto"/>
              <w:left w:val="nil"/>
              <w:bottom w:val="single" w:sz="4" w:space="0" w:color="auto"/>
              <w:right w:val="nil"/>
            </w:tcBorders>
            <w:shd w:val="clear" w:color="000000" w:fill="A7C6ED"/>
            <w:noWrap/>
            <w:vAlign w:val="bottom"/>
            <w:hideMark/>
          </w:tcPr>
          <w:p w14:paraId="65977657"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Male-headed</w:t>
            </w:r>
          </w:p>
        </w:tc>
        <w:tc>
          <w:tcPr>
            <w:tcW w:w="746" w:type="pct"/>
            <w:tcBorders>
              <w:top w:val="single" w:sz="4" w:space="0" w:color="auto"/>
              <w:left w:val="nil"/>
              <w:bottom w:val="single" w:sz="4" w:space="0" w:color="auto"/>
              <w:right w:val="nil"/>
            </w:tcBorders>
            <w:shd w:val="clear" w:color="000000" w:fill="A7C6ED"/>
            <w:noWrap/>
            <w:vAlign w:val="bottom"/>
            <w:hideMark/>
          </w:tcPr>
          <w:p w14:paraId="7EA3CCE8"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Female-headed</w:t>
            </w:r>
          </w:p>
        </w:tc>
      </w:tr>
      <w:tr w:rsidR="00CF794F" w:rsidRPr="00CF794F" w14:paraId="14D15C3F"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205BE2BB"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t>Acceptability of SGBV</w:t>
            </w:r>
          </w:p>
        </w:tc>
        <w:tc>
          <w:tcPr>
            <w:tcW w:w="524" w:type="pct"/>
            <w:tcBorders>
              <w:top w:val="nil"/>
              <w:left w:val="nil"/>
              <w:bottom w:val="single" w:sz="4" w:space="0" w:color="auto"/>
              <w:right w:val="nil"/>
            </w:tcBorders>
            <w:shd w:val="clear" w:color="auto" w:fill="auto"/>
            <w:noWrap/>
            <w:vAlign w:val="bottom"/>
            <w:hideMark/>
          </w:tcPr>
          <w:p w14:paraId="0015E1CD" w14:textId="4F4FFF2F"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62841BFC"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61%</w:t>
            </w:r>
          </w:p>
        </w:tc>
        <w:tc>
          <w:tcPr>
            <w:tcW w:w="538" w:type="pct"/>
            <w:tcBorders>
              <w:top w:val="nil"/>
              <w:left w:val="nil"/>
              <w:bottom w:val="single" w:sz="4" w:space="0" w:color="auto"/>
              <w:right w:val="nil"/>
            </w:tcBorders>
            <w:shd w:val="clear" w:color="auto" w:fill="auto"/>
            <w:noWrap/>
            <w:vAlign w:val="bottom"/>
            <w:hideMark/>
          </w:tcPr>
          <w:p w14:paraId="01327A54"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60%</w:t>
            </w:r>
          </w:p>
        </w:tc>
        <w:tc>
          <w:tcPr>
            <w:tcW w:w="538" w:type="pct"/>
            <w:tcBorders>
              <w:top w:val="nil"/>
              <w:left w:val="nil"/>
              <w:bottom w:val="single" w:sz="4" w:space="0" w:color="auto"/>
              <w:right w:val="nil"/>
            </w:tcBorders>
            <w:shd w:val="clear" w:color="auto" w:fill="auto"/>
            <w:noWrap/>
            <w:vAlign w:val="bottom"/>
            <w:hideMark/>
          </w:tcPr>
          <w:p w14:paraId="088B9939"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65%</w:t>
            </w:r>
          </w:p>
        </w:tc>
        <w:tc>
          <w:tcPr>
            <w:tcW w:w="623" w:type="pct"/>
            <w:tcBorders>
              <w:top w:val="nil"/>
              <w:left w:val="nil"/>
              <w:bottom w:val="single" w:sz="4" w:space="0" w:color="auto"/>
              <w:right w:val="nil"/>
            </w:tcBorders>
            <w:shd w:val="clear" w:color="auto" w:fill="auto"/>
            <w:noWrap/>
            <w:vAlign w:val="bottom"/>
            <w:hideMark/>
          </w:tcPr>
          <w:p w14:paraId="6E81D5BB"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57%</w:t>
            </w:r>
          </w:p>
        </w:tc>
        <w:tc>
          <w:tcPr>
            <w:tcW w:w="746" w:type="pct"/>
            <w:tcBorders>
              <w:top w:val="nil"/>
              <w:left w:val="nil"/>
              <w:bottom w:val="single" w:sz="4" w:space="0" w:color="auto"/>
              <w:right w:val="nil"/>
            </w:tcBorders>
            <w:shd w:val="clear" w:color="auto" w:fill="auto"/>
            <w:noWrap/>
            <w:vAlign w:val="bottom"/>
            <w:hideMark/>
          </w:tcPr>
          <w:p w14:paraId="05F14ADB"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60%</w:t>
            </w:r>
          </w:p>
        </w:tc>
      </w:tr>
      <w:tr w:rsidR="00CF794F" w:rsidRPr="00CF794F" w14:paraId="698BFD33"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3ECCA891"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lastRenderedPageBreak/>
              <w:t>Acceptability of Cattle Raiding</w:t>
            </w:r>
          </w:p>
        </w:tc>
        <w:tc>
          <w:tcPr>
            <w:tcW w:w="524" w:type="pct"/>
            <w:tcBorders>
              <w:top w:val="nil"/>
              <w:left w:val="nil"/>
              <w:bottom w:val="single" w:sz="4" w:space="0" w:color="auto"/>
              <w:right w:val="nil"/>
            </w:tcBorders>
            <w:shd w:val="clear" w:color="auto" w:fill="auto"/>
            <w:noWrap/>
            <w:vAlign w:val="bottom"/>
            <w:hideMark/>
          </w:tcPr>
          <w:p w14:paraId="4C6B87AF" w14:textId="15430351"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54412994"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75%</w:t>
            </w:r>
          </w:p>
        </w:tc>
        <w:tc>
          <w:tcPr>
            <w:tcW w:w="538" w:type="pct"/>
            <w:tcBorders>
              <w:top w:val="nil"/>
              <w:left w:val="nil"/>
              <w:bottom w:val="single" w:sz="4" w:space="0" w:color="auto"/>
              <w:right w:val="nil"/>
            </w:tcBorders>
            <w:shd w:val="clear" w:color="auto" w:fill="auto"/>
            <w:noWrap/>
            <w:vAlign w:val="bottom"/>
            <w:hideMark/>
          </w:tcPr>
          <w:p w14:paraId="62E4E6E9"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73%</w:t>
            </w:r>
          </w:p>
        </w:tc>
        <w:tc>
          <w:tcPr>
            <w:tcW w:w="538" w:type="pct"/>
            <w:tcBorders>
              <w:top w:val="nil"/>
              <w:left w:val="nil"/>
              <w:bottom w:val="single" w:sz="4" w:space="0" w:color="auto"/>
              <w:right w:val="nil"/>
            </w:tcBorders>
            <w:shd w:val="clear" w:color="auto" w:fill="auto"/>
            <w:noWrap/>
            <w:vAlign w:val="bottom"/>
            <w:hideMark/>
          </w:tcPr>
          <w:p w14:paraId="027B51D0"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80%</w:t>
            </w:r>
          </w:p>
        </w:tc>
        <w:tc>
          <w:tcPr>
            <w:tcW w:w="623" w:type="pct"/>
            <w:tcBorders>
              <w:top w:val="nil"/>
              <w:left w:val="nil"/>
              <w:bottom w:val="single" w:sz="4" w:space="0" w:color="auto"/>
              <w:right w:val="nil"/>
            </w:tcBorders>
            <w:shd w:val="clear" w:color="auto" w:fill="auto"/>
            <w:noWrap/>
            <w:vAlign w:val="bottom"/>
            <w:hideMark/>
          </w:tcPr>
          <w:p w14:paraId="4FFE51E2"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77%</w:t>
            </w:r>
          </w:p>
        </w:tc>
        <w:tc>
          <w:tcPr>
            <w:tcW w:w="746" w:type="pct"/>
            <w:tcBorders>
              <w:top w:val="nil"/>
              <w:left w:val="nil"/>
              <w:bottom w:val="single" w:sz="4" w:space="0" w:color="auto"/>
              <w:right w:val="nil"/>
            </w:tcBorders>
            <w:shd w:val="clear" w:color="auto" w:fill="auto"/>
            <w:noWrap/>
            <w:vAlign w:val="bottom"/>
            <w:hideMark/>
          </w:tcPr>
          <w:p w14:paraId="6A982338"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75%</w:t>
            </w:r>
          </w:p>
        </w:tc>
      </w:tr>
      <w:tr w:rsidR="00CF794F" w:rsidRPr="00CF794F" w14:paraId="09BB82B9"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3A7D6FE9"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t>Acceptability of Girls' Education</w:t>
            </w:r>
          </w:p>
        </w:tc>
        <w:tc>
          <w:tcPr>
            <w:tcW w:w="524" w:type="pct"/>
            <w:tcBorders>
              <w:top w:val="nil"/>
              <w:left w:val="nil"/>
              <w:bottom w:val="single" w:sz="4" w:space="0" w:color="auto"/>
              <w:right w:val="nil"/>
            </w:tcBorders>
            <w:shd w:val="clear" w:color="auto" w:fill="auto"/>
            <w:noWrap/>
            <w:vAlign w:val="bottom"/>
            <w:hideMark/>
          </w:tcPr>
          <w:p w14:paraId="793B0413" w14:textId="627EB3AF"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68184336"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91%</w:t>
            </w:r>
          </w:p>
        </w:tc>
        <w:tc>
          <w:tcPr>
            <w:tcW w:w="538" w:type="pct"/>
            <w:tcBorders>
              <w:top w:val="nil"/>
              <w:left w:val="nil"/>
              <w:bottom w:val="single" w:sz="4" w:space="0" w:color="auto"/>
              <w:right w:val="nil"/>
            </w:tcBorders>
            <w:shd w:val="clear" w:color="auto" w:fill="auto"/>
            <w:noWrap/>
            <w:vAlign w:val="bottom"/>
            <w:hideMark/>
          </w:tcPr>
          <w:p w14:paraId="05D767A1"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90%</w:t>
            </w:r>
          </w:p>
        </w:tc>
        <w:tc>
          <w:tcPr>
            <w:tcW w:w="538" w:type="pct"/>
            <w:tcBorders>
              <w:top w:val="nil"/>
              <w:left w:val="nil"/>
              <w:bottom w:val="single" w:sz="4" w:space="0" w:color="auto"/>
              <w:right w:val="nil"/>
            </w:tcBorders>
            <w:shd w:val="clear" w:color="auto" w:fill="auto"/>
            <w:noWrap/>
            <w:vAlign w:val="bottom"/>
            <w:hideMark/>
          </w:tcPr>
          <w:p w14:paraId="33AF4C61"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92%</w:t>
            </w:r>
          </w:p>
        </w:tc>
        <w:tc>
          <w:tcPr>
            <w:tcW w:w="623" w:type="pct"/>
            <w:tcBorders>
              <w:top w:val="nil"/>
              <w:left w:val="nil"/>
              <w:bottom w:val="single" w:sz="4" w:space="0" w:color="auto"/>
              <w:right w:val="nil"/>
            </w:tcBorders>
            <w:shd w:val="clear" w:color="auto" w:fill="auto"/>
            <w:noWrap/>
            <w:vAlign w:val="bottom"/>
            <w:hideMark/>
          </w:tcPr>
          <w:p w14:paraId="6711E440"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90%</w:t>
            </w:r>
          </w:p>
        </w:tc>
        <w:tc>
          <w:tcPr>
            <w:tcW w:w="746" w:type="pct"/>
            <w:tcBorders>
              <w:top w:val="nil"/>
              <w:left w:val="nil"/>
              <w:bottom w:val="single" w:sz="4" w:space="0" w:color="auto"/>
              <w:right w:val="nil"/>
            </w:tcBorders>
            <w:shd w:val="clear" w:color="auto" w:fill="auto"/>
            <w:noWrap/>
            <w:vAlign w:val="bottom"/>
            <w:hideMark/>
          </w:tcPr>
          <w:p w14:paraId="346E623D"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89%</w:t>
            </w:r>
          </w:p>
        </w:tc>
      </w:tr>
      <w:tr w:rsidR="00CF794F" w:rsidRPr="00CF794F" w14:paraId="6E9CB0D2"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7992AE66"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t>Acceptability of Early Marriage</w:t>
            </w:r>
          </w:p>
        </w:tc>
        <w:tc>
          <w:tcPr>
            <w:tcW w:w="524" w:type="pct"/>
            <w:tcBorders>
              <w:top w:val="nil"/>
              <w:left w:val="nil"/>
              <w:bottom w:val="single" w:sz="4" w:space="0" w:color="auto"/>
              <w:right w:val="nil"/>
            </w:tcBorders>
            <w:shd w:val="clear" w:color="auto" w:fill="auto"/>
            <w:noWrap/>
            <w:vAlign w:val="bottom"/>
            <w:hideMark/>
          </w:tcPr>
          <w:p w14:paraId="0B396BEE" w14:textId="7621863E"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34EE3A17"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73%</w:t>
            </w:r>
          </w:p>
        </w:tc>
        <w:tc>
          <w:tcPr>
            <w:tcW w:w="538" w:type="pct"/>
            <w:tcBorders>
              <w:top w:val="nil"/>
              <w:left w:val="nil"/>
              <w:bottom w:val="single" w:sz="4" w:space="0" w:color="auto"/>
              <w:right w:val="nil"/>
            </w:tcBorders>
            <w:shd w:val="clear" w:color="auto" w:fill="auto"/>
            <w:noWrap/>
            <w:vAlign w:val="bottom"/>
            <w:hideMark/>
          </w:tcPr>
          <w:p w14:paraId="323759C6"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71%</w:t>
            </w:r>
          </w:p>
        </w:tc>
        <w:tc>
          <w:tcPr>
            <w:tcW w:w="538" w:type="pct"/>
            <w:tcBorders>
              <w:top w:val="nil"/>
              <w:left w:val="nil"/>
              <w:bottom w:val="single" w:sz="4" w:space="0" w:color="auto"/>
              <w:right w:val="nil"/>
            </w:tcBorders>
            <w:shd w:val="clear" w:color="auto" w:fill="auto"/>
            <w:noWrap/>
            <w:vAlign w:val="bottom"/>
            <w:hideMark/>
          </w:tcPr>
          <w:p w14:paraId="107BDD78"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77%</w:t>
            </w:r>
          </w:p>
        </w:tc>
        <w:tc>
          <w:tcPr>
            <w:tcW w:w="623" w:type="pct"/>
            <w:tcBorders>
              <w:top w:val="nil"/>
              <w:left w:val="nil"/>
              <w:bottom w:val="single" w:sz="4" w:space="0" w:color="auto"/>
              <w:right w:val="nil"/>
            </w:tcBorders>
            <w:shd w:val="clear" w:color="auto" w:fill="auto"/>
            <w:noWrap/>
            <w:vAlign w:val="bottom"/>
            <w:hideMark/>
          </w:tcPr>
          <w:p w14:paraId="7AEC0494"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74%</w:t>
            </w:r>
          </w:p>
        </w:tc>
        <w:tc>
          <w:tcPr>
            <w:tcW w:w="746" w:type="pct"/>
            <w:tcBorders>
              <w:top w:val="nil"/>
              <w:left w:val="nil"/>
              <w:bottom w:val="single" w:sz="4" w:space="0" w:color="auto"/>
              <w:right w:val="nil"/>
            </w:tcBorders>
            <w:shd w:val="clear" w:color="auto" w:fill="auto"/>
            <w:noWrap/>
            <w:vAlign w:val="bottom"/>
            <w:hideMark/>
          </w:tcPr>
          <w:p w14:paraId="4B78A69D"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73%</w:t>
            </w:r>
          </w:p>
        </w:tc>
      </w:tr>
    </w:tbl>
    <w:p w14:paraId="303B6286" w14:textId="77777777" w:rsidR="005E4537" w:rsidRDefault="005E4537" w:rsidP="00A365D8"/>
    <w:p w14:paraId="493FEF3F" w14:textId="5EA4AB17" w:rsidR="00740AAF" w:rsidRDefault="00676EAA" w:rsidP="0014169A">
      <w:pPr>
        <w:pStyle w:val="Heading3"/>
      </w:pPr>
      <w:commentRangeStart w:id="98"/>
      <w:commentRangeStart w:id="99"/>
      <w:r>
        <w:t>Sexual- and Gender-Based Violence</w:t>
      </w:r>
      <w:commentRangeEnd w:id="98"/>
      <w:r w:rsidR="00E84AC7">
        <w:rPr>
          <w:rStyle w:val="CommentReference"/>
          <w:caps w:val="0"/>
          <w:color w:val="6C6463"/>
        </w:rPr>
        <w:commentReference w:id="98"/>
      </w:r>
      <w:commentRangeEnd w:id="99"/>
      <w:r w:rsidR="00205403">
        <w:rPr>
          <w:rStyle w:val="CommentReference"/>
          <w:caps w:val="0"/>
          <w:color w:val="6C6463"/>
        </w:rPr>
        <w:commentReference w:id="99"/>
      </w:r>
    </w:p>
    <w:p w14:paraId="2BB892A8" w14:textId="09203DD7" w:rsidR="004A1893" w:rsidRDefault="00395AF0" w:rsidP="00115317">
      <w:r>
        <w:t xml:space="preserve">Overall, 61 percent of households indicated that SGBV was acceptable. </w:t>
      </w:r>
      <w:r w:rsidR="006F46B6">
        <w:t>Within the 61 perc</w:t>
      </w:r>
      <w:r w:rsidR="003F21B5">
        <w:t xml:space="preserve">ent, </w:t>
      </w:r>
      <w:r w:rsidR="004005F6">
        <w:t xml:space="preserve">SGBV </w:t>
      </w:r>
      <w:r w:rsidR="00115317" w:rsidRPr="00115317">
        <w:t>most often justified as acceptable in the context of a relationship</w:t>
      </w:r>
      <w:r w:rsidR="00ED439D">
        <w:t xml:space="preserve"> married or unmarried</w:t>
      </w:r>
      <w:r w:rsidR="00115317" w:rsidRPr="00115317">
        <w:t xml:space="preserve"> (22</w:t>
      </w:r>
      <w:r w:rsidR="004A1893">
        <w:t xml:space="preserve"> percent</w:t>
      </w:r>
      <w:r w:rsidR="00115317" w:rsidRPr="00115317">
        <w:t>) or time of conflict (23</w:t>
      </w:r>
      <w:r w:rsidR="004A1893">
        <w:t xml:space="preserve"> percent</w:t>
      </w:r>
      <w:r w:rsidR="00115317" w:rsidRPr="00115317">
        <w:t>)</w:t>
      </w:r>
      <w:r w:rsidR="004A1893">
        <w:t>.</w:t>
      </w:r>
    </w:p>
    <w:p w14:paraId="5F62C13D" w14:textId="4326FB05" w:rsidR="006F46B6" w:rsidRDefault="006F46B6" w:rsidP="006F46B6">
      <w:pPr>
        <w:pStyle w:val="Caption"/>
      </w:pPr>
      <w:bookmarkStart w:id="100" w:name="_Toc90462177"/>
      <w:r>
        <w:t xml:space="preserve">Figure </w:t>
      </w:r>
      <w:fldSimple w:instr=" SEQ Figure \* ARABIC ">
        <w:r w:rsidR="0013726B">
          <w:rPr>
            <w:noProof/>
          </w:rPr>
          <w:t>4</w:t>
        </w:r>
      </w:fldSimple>
      <w:r>
        <w:t>. Acceptability of SGBV</w:t>
      </w:r>
      <w:bookmarkEnd w:id="100"/>
    </w:p>
    <w:p w14:paraId="5005D354" w14:textId="23106011" w:rsidR="006D39BD" w:rsidRDefault="006F46B6" w:rsidP="00CC458E">
      <w:r>
        <w:rPr>
          <w:noProof/>
        </w:rPr>
        <w:drawing>
          <wp:inline distT="0" distB="0" distL="0" distR="0" wp14:anchorId="277FE052" wp14:editId="6FCD747D">
            <wp:extent cx="4572000" cy="2743200"/>
            <wp:effectExtent l="0" t="0" r="0" b="0"/>
            <wp:docPr id="25" name="Chart 25">
              <a:extLst xmlns:a="http://schemas.openxmlformats.org/drawingml/2006/main">
                <a:ext uri="{FF2B5EF4-FFF2-40B4-BE49-F238E27FC236}">
                  <a16:creationId xmlns:a16="http://schemas.microsoft.com/office/drawing/2014/main" id="{4372DBCE-6B04-4C65-9BC4-6206116DDA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343F0D" w14:textId="4649D591" w:rsidR="00CC458E" w:rsidRPr="00CC458E" w:rsidRDefault="00CC458E" w:rsidP="00CC458E">
      <w:proofErr w:type="spellStart"/>
      <w:r w:rsidRPr="00CC458E">
        <w:t>Ulang</w:t>
      </w:r>
      <w:proofErr w:type="spellEnd"/>
      <w:r w:rsidRPr="00CC458E">
        <w:t xml:space="preserve"> has the greatest acceptance of SGBV </w:t>
      </w:r>
      <w:r>
        <w:t xml:space="preserve">at 82 percent. Within that county, the households indicate that SGBV is acceptable </w:t>
      </w:r>
      <w:r w:rsidRPr="00CC458E">
        <w:t>in time of conflict</w:t>
      </w:r>
      <w:r w:rsidR="00235CF9">
        <w:t xml:space="preserve"> (25 percent)</w:t>
      </w:r>
      <w:r w:rsidRPr="00CC458E">
        <w:t>, within a family to resolve a dispute</w:t>
      </w:r>
      <w:r w:rsidR="00522BE2">
        <w:t xml:space="preserve"> (21 percent)</w:t>
      </w:r>
      <w:r w:rsidRPr="00CC458E">
        <w:t xml:space="preserve">, </w:t>
      </w:r>
      <w:r w:rsidR="00522BE2">
        <w:t xml:space="preserve">and </w:t>
      </w:r>
      <w:r w:rsidRPr="00CC458E">
        <w:t>within a marriage to resolve a dispute</w:t>
      </w:r>
      <w:r w:rsidR="00522BE2">
        <w:t xml:space="preserve"> (19 percent</w:t>
      </w:r>
      <w:r w:rsidRPr="00CC458E">
        <w:t>)</w:t>
      </w:r>
      <w:r w:rsidR="00522BE2">
        <w:t xml:space="preserve">. </w:t>
      </w:r>
      <w:r w:rsidR="006B70BE">
        <w:t>Budi has</w:t>
      </w:r>
      <w:r w:rsidRPr="00CC458E">
        <w:t xml:space="preserve"> the lowest</w:t>
      </w:r>
      <w:r w:rsidR="006B70BE">
        <w:t xml:space="preserve"> acceptance of SGBV at 19 percent.</w:t>
      </w:r>
      <w:r w:rsidR="00B5201D">
        <w:t xml:space="preserve"> There are three distinct groups of counties in terms of accepting SBGV. The </w:t>
      </w:r>
      <w:r w:rsidR="00AE3D16">
        <w:t xml:space="preserve">seven </w:t>
      </w:r>
      <w:r w:rsidR="00B5201D">
        <w:t xml:space="preserve">high-acceptance counties </w:t>
      </w:r>
      <w:r w:rsidR="00400630">
        <w:t xml:space="preserve">exceed </w:t>
      </w:r>
      <w:r w:rsidR="00C61026">
        <w:t xml:space="preserve">60 percent </w:t>
      </w:r>
      <w:r w:rsidR="00FB2049">
        <w:t>finding the practice acceptable</w:t>
      </w:r>
      <w:r w:rsidR="00E95611">
        <w:t xml:space="preserve">. The </w:t>
      </w:r>
      <w:r w:rsidR="00966287">
        <w:t xml:space="preserve">middle-acceptance counties are </w:t>
      </w:r>
      <w:r w:rsidR="00CE5A2F">
        <w:t>four with acceptance between 50 percent and 60 percent</w:t>
      </w:r>
      <w:r w:rsidR="00E95611">
        <w:t xml:space="preserve">. </w:t>
      </w:r>
      <w:proofErr w:type="spellStart"/>
      <w:r w:rsidR="00CE5A2F">
        <w:t>Baliet</w:t>
      </w:r>
      <w:proofErr w:type="spellEnd"/>
      <w:r w:rsidR="00CE5A2F">
        <w:t xml:space="preserve"> and </w:t>
      </w:r>
      <w:r w:rsidR="00E95611">
        <w:t xml:space="preserve">Budi </w:t>
      </w:r>
      <w:r w:rsidR="00CE5A2F">
        <w:t>are the counties</w:t>
      </w:r>
      <w:r w:rsidR="00E95611">
        <w:t xml:space="preserve"> with relatively </w:t>
      </w:r>
      <w:proofErr w:type="gramStart"/>
      <w:r w:rsidR="00E95611">
        <w:t>low-acceptance</w:t>
      </w:r>
      <w:proofErr w:type="gramEnd"/>
      <w:r w:rsidR="00E95611">
        <w:t xml:space="preserve"> of SGBV</w:t>
      </w:r>
      <w:r w:rsidR="00CE5A2F">
        <w:t>, less than 50 percent</w:t>
      </w:r>
      <w:r w:rsidR="00E95611">
        <w:t>.</w:t>
      </w:r>
    </w:p>
    <w:p w14:paraId="507387CD" w14:textId="1431398A" w:rsidR="006D39BD" w:rsidRDefault="006D39BD" w:rsidP="006D39BD">
      <w:pPr>
        <w:pStyle w:val="Caption"/>
      </w:pPr>
      <w:bookmarkStart w:id="101" w:name="_Toc90462178"/>
      <w:r>
        <w:t xml:space="preserve">Figure </w:t>
      </w:r>
      <w:fldSimple w:instr=" SEQ Figure \* ARABIC ">
        <w:r w:rsidR="0013726B">
          <w:rPr>
            <w:noProof/>
          </w:rPr>
          <w:t>5</w:t>
        </w:r>
      </w:fldSimple>
      <w:r>
        <w:t xml:space="preserve">. Average Acceptability of SGBV by </w:t>
      </w:r>
      <w:commentRangeStart w:id="102"/>
      <w:r>
        <w:t>County</w:t>
      </w:r>
      <w:bookmarkEnd w:id="101"/>
      <w:commentRangeEnd w:id="102"/>
      <w:r w:rsidR="0093762D">
        <w:rPr>
          <w:rStyle w:val="CommentReference"/>
          <w:rFonts w:cs="GillSansMTStd-Book"/>
          <w:b w:val="0"/>
          <w:iCs w:val="0"/>
          <w:caps w:val="0"/>
          <w:color w:val="6C6463"/>
        </w:rPr>
        <w:commentReference w:id="102"/>
      </w:r>
    </w:p>
    <w:p w14:paraId="3BC31D3B" w14:textId="68E202A9" w:rsidR="00115317" w:rsidRDefault="00115317" w:rsidP="00115317"/>
    <w:p w14:paraId="18CDC224" w14:textId="0ED0098D" w:rsidR="00676EAA" w:rsidRDefault="00276884" w:rsidP="0014169A">
      <w:pPr>
        <w:pStyle w:val="Heading3"/>
      </w:pPr>
      <w:r>
        <w:t>Cattle Raiding</w:t>
      </w:r>
    </w:p>
    <w:p w14:paraId="472F6AD3" w14:textId="39298538" w:rsidR="00160276" w:rsidRDefault="00E326D6" w:rsidP="00160276">
      <w:r>
        <w:t>Overall</w:t>
      </w:r>
      <w:r w:rsidR="00160276">
        <w:t xml:space="preserve">, </w:t>
      </w:r>
      <w:r w:rsidR="00797996">
        <w:t>75</w:t>
      </w:r>
      <w:r w:rsidR="00160276">
        <w:t xml:space="preserve"> percent of households indicated that</w:t>
      </w:r>
      <w:r w:rsidR="00797996">
        <w:t xml:space="preserve"> cattle raiding</w:t>
      </w:r>
      <w:r w:rsidR="00160276">
        <w:t xml:space="preserve"> was acceptable. Within the </w:t>
      </w:r>
      <w:r w:rsidR="00797996">
        <w:t>75</w:t>
      </w:r>
      <w:r w:rsidR="00160276">
        <w:t xml:space="preserve"> percent, </w:t>
      </w:r>
      <w:r w:rsidR="00797996">
        <w:t>cattle raiding</w:t>
      </w:r>
      <w:r w:rsidR="00160276">
        <w:t xml:space="preserve"> </w:t>
      </w:r>
      <w:r w:rsidR="005D643C">
        <w:t xml:space="preserve">was </w:t>
      </w:r>
      <w:r w:rsidR="00160276" w:rsidRPr="00115317">
        <w:t xml:space="preserve">most often justified as acceptable </w:t>
      </w:r>
      <w:r w:rsidR="00797996">
        <w:t xml:space="preserve">for revenge (46 percent) and to </w:t>
      </w:r>
      <w:r w:rsidR="00DA089C">
        <w:t xml:space="preserve">gain money or cows for bride price (16 percent). </w:t>
      </w:r>
    </w:p>
    <w:p w14:paraId="2CF5264D" w14:textId="5C66A01C" w:rsidR="00036DAD" w:rsidRDefault="00036DAD" w:rsidP="00036DAD">
      <w:pPr>
        <w:pStyle w:val="Caption"/>
      </w:pPr>
      <w:bookmarkStart w:id="103" w:name="_Toc90462179"/>
      <w:r>
        <w:lastRenderedPageBreak/>
        <w:t xml:space="preserve">Figure </w:t>
      </w:r>
      <w:fldSimple w:instr=" SEQ Figure \* ARABIC ">
        <w:r w:rsidR="0013726B">
          <w:rPr>
            <w:noProof/>
          </w:rPr>
          <w:t>6</w:t>
        </w:r>
      </w:fldSimple>
      <w:r>
        <w:t>. Acceptability of Cattle Raiding</w:t>
      </w:r>
      <w:bookmarkEnd w:id="103"/>
    </w:p>
    <w:p w14:paraId="31A813C0" w14:textId="07B07323" w:rsidR="00036DAD" w:rsidRDefault="00036DAD" w:rsidP="00160276">
      <w:r>
        <w:rPr>
          <w:noProof/>
        </w:rPr>
        <w:drawing>
          <wp:inline distT="0" distB="0" distL="0" distR="0" wp14:anchorId="173DC2A2" wp14:editId="37608E2E">
            <wp:extent cx="4572000" cy="2743200"/>
            <wp:effectExtent l="0" t="0" r="0" b="0"/>
            <wp:docPr id="23" name="Chart 23">
              <a:extLst xmlns:a="http://schemas.openxmlformats.org/drawingml/2006/main">
                <a:ext uri="{FF2B5EF4-FFF2-40B4-BE49-F238E27FC236}">
                  <a16:creationId xmlns:a16="http://schemas.microsoft.com/office/drawing/2014/main" id="{4F397D59-E75A-4EBF-8C8E-4B877139CB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BA930E7" w14:textId="4BC37AC9" w:rsidR="00276884" w:rsidRDefault="001A6004" w:rsidP="00A365D8">
      <w:r>
        <w:t xml:space="preserve">Pibor </w:t>
      </w:r>
      <w:r w:rsidR="00B248CE" w:rsidRPr="00CC458E">
        <w:t xml:space="preserve">has the greatest acceptance of </w:t>
      </w:r>
      <w:r>
        <w:t>cattle raiding</w:t>
      </w:r>
      <w:r w:rsidR="00B248CE" w:rsidRPr="00CC458E">
        <w:t xml:space="preserve"> </w:t>
      </w:r>
      <w:r w:rsidR="00B248CE">
        <w:t xml:space="preserve">at </w:t>
      </w:r>
      <w:r>
        <w:t>98</w:t>
      </w:r>
      <w:r w:rsidR="00B248CE">
        <w:t xml:space="preserve"> percent. </w:t>
      </w:r>
      <w:r w:rsidR="004D203A">
        <w:t>There are five counties with very high acceptance (i.e., greater than 8</w:t>
      </w:r>
      <w:r w:rsidR="009135C2">
        <w:t>5</w:t>
      </w:r>
      <w:r w:rsidR="004D203A">
        <w:t xml:space="preserve"> percent) of cattle raiding: Akobo</w:t>
      </w:r>
      <w:r w:rsidR="000422DA">
        <w:t xml:space="preserve">, </w:t>
      </w:r>
      <w:proofErr w:type="spellStart"/>
      <w:r w:rsidR="000422DA">
        <w:t>Duk</w:t>
      </w:r>
      <w:proofErr w:type="spellEnd"/>
      <w:r w:rsidR="000422DA">
        <w:t xml:space="preserve">, Kapoeta North, Pibor, and </w:t>
      </w:r>
      <w:proofErr w:type="spellStart"/>
      <w:r w:rsidR="00915DB4">
        <w:t>Uror</w:t>
      </w:r>
      <w:proofErr w:type="spellEnd"/>
      <w:r w:rsidR="00B248CE">
        <w:t>. Budi has</w:t>
      </w:r>
      <w:r w:rsidR="00B248CE" w:rsidRPr="00CC458E">
        <w:t xml:space="preserve"> the lowest</w:t>
      </w:r>
      <w:r w:rsidR="00B248CE">
        <w:t xml:space="preserve"> acceptance of </w:t>
      </w:r>
      <w:r w:rsidR="009135C2">
        <w:t xml:space="preserve">cattle raiding </w:t>
      </w:r>
      <w:r w:rsidR="00B248CE">
        <w:t xml:space="preserve">at </w:t>
      </w:r>
      <w:r w:rsidR="009135C2">
        <w:t>33</w:t>
      </w:r>
      <w:r w:rsidR="00B248CE">
        <w:t xml:space="preserve"> percent. </w:t>
      </w:r>
    </w:p>
    <w:p w14:paraId="1EB00F3F" w14:textId="5CBA04D2" w:rsidR="00036DAD" w:rsidRDefault="00036DAD" w:rsidP="00036DAD">
      <w:pPr>
        <w:pStyle w:val="Caption"/>
      </w:pPr>
      <w:bookmarkStart w:id="104" w:name="_Toc90462180"/>
      <w:r>
        <w:t xml:space="preserve">Figure </w:t>
      </w:r>
      <w:fldSimple w:instr=" SEQ Figure \* ARABIC ">
        <w:r w:rsidR="0013726B">
          <w:rPr>
            <w:noProof/>
          </w:rPr>
          <w:t>7</w:t>
        </w:r>
      </w:fldSimple>
      <w:r>
        <w:t>. Average Acceptability of Cattle Raiding by County</w:t>
      </w:r>
      <w:bookmarkEnd w:id="104"/>
    </w:p>
    <w:p w14:paraId="7FB8B2B6" w14:textId="62532524" w:rsidR="00036DAD" w:rsidRPr="00036DAD" w:rsidRDefault="00036DAD" w:rsidP="00036DAD">
      <w:r>
        <w:rPr>
          <w:noProof/>
        </w:rPr>
        <w:drawing>
          <wp:inline distT="0" distB="0" distL="0" distR="0" wp14:anchorId="2AC4C0DA" wp14:editId="42001B4C">
            <wp:extent cx="3917950" cy="3027621"/>
            <wp:effectExtent l="0" t="0" r="0" b="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29762" cy="3036749"/>
                    </a:xfrm>
                    <a:prstGeom prst="rect">
                      <a:avLst/>
                    </a:prstGeom>
                  </pic:spPr>
                </pic:pic>
              </a:graphicData>
            </a:graphic>
          </wp:inline>
        </w:drawing>
      </w:r>
    </w:p>
    <w:p w14:paraId="4B46E1F5" w14:textId="0C22DB52" w:rsidR="00276884" w:rsidRDefault="0025396A" w:rsidP="0014169A">
      <w:pPr>
        <w:pStyle w:val="Heading3"/>
      </w:pPr>
      <w:r>
        <w:t>Girls’ Education</w:t>
      </w:r>
    </w:p>
    <w:p w14:paraId="4E0E6E09" w14:textId="61A161EF" w:rsidR="006C0A96" w:rsidRDefault="006C0A96" w:rsidP="00A365D8">
      <w:r>
        <w:t>Girls</w:t>
      </w:r>
      <w:r w:rsidR="000A2849">
        <w:t>’</w:t>
      </w:r>
      <w:r>
        <w:t xml:space="preserve"> education has near total acceptance</w:t>
      </w:r>
      <w:r w:rsidR="000A2849">
        <w:t xml:space="preserve"> with 91 percent of households agreeing girls should have the same education opportunities as boys. </w:t>
      </w:r>
      <w:r w:rsidR="006C0045">
        <w:t xml:space="preserve">It is notable that </w:t>
      </w:r>
      <w:r w:rsidR="0087070F">
        <w:t xml:space="preserve">this level of acceptance does not mean that girls </w:t>
      </w:r>
      <w:proofErr w:type="gramStart"/>
      <w:r w:rsidR="0087070F">
        <w:lastRenderedPageBreak/>
        <w:t>actually receive</w:t>
      </w:r>
      <w:proofErr w:type="gramEnd"/>
      <w:r w:rsidR="0087070F">
        <w:t xml:space="preserve"> the same opportunities or </w:t>
      </w:r>
      <w:r w:rsidR="00443910">
        <w:t xml:space="preserve">enroll and attend school </w:t>
      </w:r>
      <w:r w:rsidR="00E07CCB">
        <w:t>on par with boys.</w:t>
      </w:r>
      <w:r>
        <w:t xml:space="preserve"> </w:t>
      </w:r>
      <w:r w:rsidR="00CB5BAC">
        <w:t xml:space="preserve">All counties are above 90 percent acceptance of </w:t>
      </w:r>
      <w:proofErr w:type="gramStart"/>
      <w:r w:rsidR="00CB5BAC">
        <w:t>girls</w:t>
      </w:r>
      <w:proofErr w:type="gramEnd"/>
      <w:r w:rsidR="00CB5BAC">
        <w:t xml:space="preserve"> education except </w:t>
      </w:r>
      <w:proofErr w:type="spellStart"/>
      <w:r w:rsidR="00CB5BAC">
        <w:t>Jur</w:t>
      </w:r>
      <w:proofErr w:type="spellEnd"/>
      <w:r w:rsidR="00CB5BAC">
        <w:t xml:space="preserve"> River</w:t>
      </w:r>
      <w:r w:rsidR="00F8351B">
        <w:t xml:space="preserve"> (74 percent)</w:t>
      </w:r>
      <w:r w:rsidR="00CB5BAC">
        <w:t xml:space="preserve"> and </w:t>
      </w:r>
      <w:proofErr w:type="spellStart"/>
      <w:r w:rsidR="00CB5BAC">
        <w:t>Wau</w:t>
      </w:r>
      <w:proofErr w:type="spellEnd"/>
      <w:r w:rsidR="00CB5BAC">
        <w:t xml:space="preserve"> (</w:t>
      </w:r>
      <w:r w:rsidR="00F8351B">
        <w:t>87 percent</w:t>
      </w:r>
      <w:r w:rsidR="00CB5BAC">
        <w:t>)</w:t>
      </w:r>
    </w:p>
    <w:p w14:paraId="08CE77B2" w14:textId="30CFC69B" w:rsidR="0025396A" w:rsidRDefault="0014169A" w:rsidP="0014169A">
      <w:pPr>
        <w:pStyle w:val="Heading3"/>
      </w:pPr>
      <w:r>
        <w:t>Early Marriage</w:t>
      </w:r>
    </w:p>
    <w:p w14:paraId="2678B936" w14:textId="26A82563" w:rsidR="00054D2A" w:rsidRDefault="00E326D6" w:rsidP="00054D2A">
      <w:r>
        <w:t>In the 13 counties</w:t>
      </w:r>
      <w:r w:rsidR="00054D2A">
        <w:t xml:space="preserve">, </w:t>
      </w:r>
      <w:r>
        <w:t>73</w:t>
      </w:r>
      <w:r w:rsidR="00054D2A">
        <w:t xml:space="preserve"> percent of households indicated that </w:t>
      </w:r>
      <w:r>
        <w:t>early marriage</w:t>
      </w:r>
      <w:r w:rsidR="00054D2A">
        <w:t xml:space="preserve"> was acceptable. Within the </w:t>
      </w:r>
      <w:r>
        <w:t>73</w:t>
      </w:r>
      <w:r w:rsidR="00054D2A">
        <w:t xml:space="preserve"> percent, </w:t>
      </w:r>
      <w:r>
        <w:t>early marriage</w:t>
      </w:r>
      <w:r w:rsidR="00054D2A">
        <w:t xml:space="preserve"> was </w:t>
      </w:r>
      <w:r w:rsidR="00054D2A" w:rsidRPr="00115317">
        <w:t xml:space="preserve">most often justified as acceptable </w:t>
      </w:r>
      <w:r w:rsidR="00280623">
        <w:t>to gain money or cows for bride price (</w:t>
      </w:r>
      <w:r w:rsidR="004903E8">
        <w:t>34 percent</w:t>
      </w:r>
      <w:r w:rsidR="00280623">
        <w:t xml:space="preserve">) and </w:t>
      </w:r>
      <w:r w:rsidR="004903E8">
        <w:t>to feed a household (29 percent)</w:t>
      </w:r>
      <w:r w:rsidR="00D036DC">
        <w:t xml:space="preserve">. Per Green and </w:t>
      </w:r>
      <w:proofErr w:type="spellStart"/>
      <w:r w:rsidR="00D036DC">
        <w:t>Stiefvater</w:t>
      </w:r>
      <w:proofErr w:type="spellEnd"/>
      <w:r w:rsidR="00D036DC">
        <w:t xml:space="preserve"> (2019), early marriage may be seen not a norm in itself, but rather a reflection of a set of underlying social norms that include the transition from adolescent to adult, the age structure of the surrounding society, religious belief, gender inequality, and sex-differentiated roles in pursuing livelihoods. </w:t>
      </w:r>
    </w:p>
    <w:p w14:paraId="4F204095" w14:textId="4ACD6A5B" w:rsidR="00FB510D" w:rsidRDefault="00FB510D" w:rsidP="00FB510D">
      <w:pPr>
        <w:pStyle w:val="Caption"/>
      </w:pPr>
      <w:bookmarkStart w:id="105" w:name="_Toc90462181"/>
      <w:r>
        <w:t xml:space="preserve">Figure </w:t>
      </w:r>
      <w:fldSimple w:instr=" SEQ Figure \* ARABIC ">
        <w:r w:rsidR="0013726B">
          <w:rPr>
            <w:noProof/>
          </w:rPr>
          <w:t>8</w:t>
        </w:r>
      </w:fldSimple>
      <w:r>
        <w:t>. Acceptance of Early MArriage</w:t>
      </w:r>
      <w:bookmarkEnd w:id="105"/>
    </w:p>
    <w:p w14:paraId="38DD8D0B" w14:textId="1666B0EA" w:rsidR="00054D2A" w:rsidRDefault="00FB510D" w:rsidP="00115317">
      <w:r>
        <w:rPr>
          <w:noProof/>
        </w:rPr>
        <w:drawing>
          <wp:inline distT="0" distB="0" distL="0" distR="0" wp14:anchorId="7C9DAE69" wp14:editId="4838F532">
            <wp:extent cx="4572000" cy="2743200"/>
            <wp:effectExtent l="0" t="0" r="0" b="0"/>
            <wp:docPr id="28" name="Chart 28">
              <a:extLst xmlns:a="http://schemas.openxmlformats.org/drawingml/2006/main">
                <a:ext uri="{FF2B5EF4-FFF2-40B4-BE49-F238E27FC236}">
                  <a16:creationId xmlns:a16="http://schemas.microsoft.com/office/drawing/2014/main" id="{6FD09330-7FAB-4445-9AD7-6D6B59A4D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A210181" w14:textId="431E5935" w:rsidR="004903E8" w:rsidRDefault="00B149F8" w:rsidP="00115317">
      <w:r>
        <w:t xml:space="preserve">Pibor </w:t>
      </w:r>
      <w:r w:rsidRPr="00CC458E">
        <w:t xml:space="preserve">has the greatest acceptance of </w:t>
      </w:r>
      <w:r>
        <w:t>cattle raiding</w:t>
      </w:r>
      <w:r w:rsidRPr="00CC458E">
        <w:t xml:space="preserve"> </w:t>
      </w:r>
      <w:r>
        <w:t xml:space="preserve">at 98 percent. There are </w:t>
      </w:r>
      <w:r w:rsidR="002476A9">
        <w:t>four</w:t>
      </w:r>
      <w:r>
        <w:t xml:space="preserve"> counties with very high acceptance (i.e., greater than 8</w:t>
      </w:r>
      <w:r w:rsidR="00025391">
        <w:t>0</w:t>
      </w:r>
      <w:r>
        <w:t xml:space="preserve"> percent) of cattle raiding: Akobo, </w:t>
      </w:r>
      <w:proofErr w:type="spellStart"/>
      <w:r>
        <w:t>Duk</w:t>
      </w:r>
      <w:proofErr w:type="spellEnd"/>
      <w:r>
        <w:t xml:space="preserve">, Kapoeta North, </w:t>
      </w:r>
      <w:r w:rsidR="00DD4988">
        <w:t xml:space="preserve">and </w:t>
      </w:r>
      <w:r>
        <w:t>Pibor.</w:t>
      </w:r>
      <w:r w:rsidR="00DD4988">
        <w:t xml:space="preserve"> These are four of the five counties with very high acceptance of cattle raiding. The descriptive results would suggest </w:t>
      </w:r>
      <w:r w:rsidR="00DF6143">
        <w:t>a rela</w:t>
      </w:r>
      <w:r w:rsidR="00F6153F">
        <w:t xml:space="preserve">tionship between the </w:t>
      </w:r>
      <w:r w:rsidR="00746EA9">
        <w:t xml:space="preserve">cattle raiding and early marriage, given that the counties with the highest acceptance are almost the same and respondents to the survey most often justified acceptability of </w:t>
      </w:r>
      <w:r w:rsidR="00B2223E">
        <w:t>early marriage as a way to get money or cows for bride price.</w:t>
      </w:r>
      <w:r>
        <w:t xml:space="preserve"> Budi has</w:t>
      </w:r>
      <w:r w:rsidRPr="00CC458E">
        <w:t xml:space="preserve"> the lowest</w:t>
      </w:r>
      <w:r>
        <w:t xml:space="preserve"> acceptance of </w:t>
      </w:r>
      <w:r w:rsidR="00B2223E">
        <w:t>early marriage</w:t>
      </w:r>
      <w:r>
        <w:t xml:space="preserve"> at </w:t>
      </w:r>
      <w:r w:rsidR="00B2223E">
        <w:t>24</w:t>
      </w:r>
      <w:r>
        <w:t xml:space="preserve"> percent. </w:t>
      </w:r>
    </w:p>
    <w:p w14:paraId="6C5E40E2" w14:textId="7E3AA209" w:rsidR="00602EC8" w:rsidRDefault="00A64340" w:rsidP="00A64340">
      <w:pPr>
        <w:pStyle w:val="Caption"/>
      </w:pPr>
      <w:bookmarkStart w:id="106" w:name="_Toc90462182"/>
      <w:r>
        <w:t xml:space="preserve">Figure </w:t>
      </w:r>
      <w:fldSimple w:instr=" SEQ Figure \* ARABIC ">
        <w:r w:rsidR="0013726B">
          <w:rPr>
            <w:noProof/>
          </w:rPr>
          <w:t>9</w:t>
        </w:r>
      </w:fldSimple>
      <w:r>
        <w:t xml:space="preserve">. </w:t>
      </w:r>
      <w:r w:rsidR="008F584C">
        <w:t>Average Acceptance of early Marriage by County</w:t>
      </w:r>
      <w:bookmarkEnd w:id="106"/>
    </w:p>
    <w:p w14:paraId="3B30E933" w14:textId="68FA3B54" w:rsidR="00B149F8" w:rsidRPr="00B149F8" w:rsidRDefault="00B149F8" w:rsidP="00B149F8">
      <w:r>
        <w:rPr>
          <w:noProof/>
        </w:rPr>
        <w:lastRenderedPageBreak/>
        <w:drawing>
          <wp:inline distT="0" distB="0" distL="0" distR="0" wp14:anchorId="62C2E2BA" wp14:editId="1695B3C3">
            <wp:extent cx="4546600" cy="351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1100" cy="3516892"/>
                    </a:xfrm>
                    <a:prstGeom prst="rect">
                      <a:avLst/>
                    </a:prstGeom>
                  </pic:spPr>
                </pic:pic>
              </a:graphicData>
            </a:graphic>
          </wp:inline>
        </w:drawing>
      </w:r>
    </w:p>
    <w:p w14:paraId="62AAAB8D" w14:textId="7921C956" w:rsidR="007B0E63" w:rsidRDefault="00850615" w:rsidP="00850615">
      <w:pPr>
        <w:pStyle w:val="Heading3"/>
      </w:pPr>
      <w:r>
        <w:t>Correlations with Social Norms</w:t>
      </w:r>
    </w:p>
    <w:p w14:paraId="0536ED42" w14:textId="2A139589" w:rsidR="00D51827" w:rsidRDefault="00E71852" w:rsidP="00D51827">
      <w:r>
        <w:t>O</w:t>
      </w:r>
      <w:r w:rsidR="00490F54">
        <w:t xml:space="preserve">rdinary least squares </w:t>
      </w:r>
      <w:r>
        <w:t xml:space="preserve">regressions examining </w:t>
      </w:r>
      <w:r w:rsidR="005D2379">
        <w:t xml:space="preserve">the correlations of </w:t>
      </w:r>
      <w:r>
        <w:t xml:space="preserve">independent variables </w:t>
      </w:r>
      <w:r w:rsidR="005D2379">
        <w:t xml:space="preserve">to the acceptability of social norms revealed </w:t>
      </w:r>
      <w:r w:rsidR="00312052">
        <w:t xml:space="preserve">three </w:t>
      </w:r>
      <w:r w:rsidR="00295096">
        <w:t xml:space="preserve">findings across the four norms. First, none of the variables were </w:t>
      </w:r>
      <w:r w:rsidR="00835391">
        <w:t xml:space="preserve">correlated with the acceptance of girls’ education. </w:t>
      </w:r>
      <w:r w:rsidR="00961167">
        <w:t xml:space="preserve">Second, </w:t>
      </w:r>
      <w:proofErr w:type="gramStart"/>
      <w:r w:rsidR="00961167">
        <w:t>primary</w:t>
      </w:r>
      <w:proofErr w:type="gramEnd"/>
      <w:r w:rsidR="00961167">
        <w:t xml:space="preserve"> and secondary education relative to no education is correlated with less acceptance of cattle raiding, early marriage, and SGBV. Third, </w:t>
      </w:r>
      <w:r w:rsidR="006D6383">
        <w:t xml:space="preserve">negative events such as shock exposure and </w:t>
      </w:r>
      <w:r w:rsidR="00085945">
        <w:t xml:space="preserve">conflict incidence are correlated with increased acceptance of </w:t>
      </w:r>
      <w:r w:rsidR="00577353">
        <w:t>cattle raiding, early marriage, and SGBV. In addition, participation in social groups in the community is also correlated with increased acceptance of these negative norms.</w:t>
      </w:r>
    </w:p>
    <w:p w14:paraId="46B62E37" w14:textId="570D9FC4" w:rsidR="00D51827" w:rsidRPr="00D51827" w:rsidRDefault="00D51827" w:rsidP="00D51827">
      <w:pPr>
        <w:pStyle w:val="Caption"/>
      </w:pPr>
      <w:bookmarkStart w:id="107" w:name="_Toc90462204"/>
      <w:r>
        <w:t xml:space="preserve">Table </w:t>
      </w:r>
      <w:fldSimple w:instr=" SEQ Table \* ARABIC ">
        <w:r w:rsidR="00BE6A73">
          <w:rPr>
            <w:noProof/>
          </w:rPr>
          <w:t>11</w:t>
        </w:r>
      </w:fldSimple>
      <w:r>
        <w:t xml:space="preserve">. Correlations with Social </w:t>
      </w:r>
      <w:commentRangeStart w:id="108"/>
      <w:commentRangeStart w:id="109"/>
      <w:r>
        <w:t>Norms</w:t>
      </w:r>
      <w:commentRangeEnd w:id="108"/>
      <w:r w:rsidR="0009626D">
        <w:rPr>
          <w:rStyle w:val="CommentReference"/>
          <w:rFonts w:cs="GillSansMTStd-Book"/>
          <w:b w:val="0"/>
          <w:iCs w:val="0"/>
          <w:caps w:val="0"/>
          <w:color w:val="6C6463"/>
        </w:rPr>
        <w:commentReference w:id="108"/>
      </w:r>
      <w:commentRangeEnd w:id="109"/>
      <w:r w:rsidR="00480AF0">
        <w:rPr>
          <w:rStyle w:val="CommentReference"/>
          <w:rFonts w:cs="GillSansMTStd-Book"/>
          <w:b w:val="0"/>
          <w:iCs w:val="0"/>
          <w:caps w:val="0"/>
          <w:color w:val="6C6463"/>
        </w:rPr>
        <w:commentReference w:id="109"/>
      </w:r>
      <w:bookmarkEnd w:id="107"/>
    </w:p>
    <w:tbl>
      <w:tblPr>
        <w:tblStyle w:val="TableGrid"/>
        <w:tblW w:w="0" w:type="auto"/>
        <w:tblLook w:val="04A0" w:firstRow="1" w:lastRow="0" w:firstColumn="1" w:lastColumn="0" w:noHBand="0" w:noVBand="1"/>
      </w:tblPr>
      <w:tblGrid>
        <w:gridCol w:w="2335"/>
        <w:gridCol w:w="1753"/>
        <w:gridCol w:w="1754"/>
        <w:gridCol w:w="1533"/>
        <w:gridCol w:w="1975"/>
      </w:tblGrid>
      <w:tr w:rsidR="00E96FE7" w14:paraId="1610700F" w14:textId="77777777" w:rsidTr="00A12179">
        <w:tc>
          <w:tcPr>
            <w:tcW w:w="2335" w:type="dxa"/>
            <w:tcBorders>
              <w:top w:val="single" w:sz="12" w:space="0" w:color="auto"/>
              <w:left w:val="nil"/>
              <w:bottom w:val="single" w:sz="12" w:space="0" w:color="auto"/>
              <w:right w:val="single" w:sz="6" w:space="0" w:color="auto"/>
            </w:tcBorders>
          </w:tcPr>
          <w:p w14:paraId="747DD371" w14:textId="26D53D7E" w:rsidR="00E96FE7" w:rsidRPr="00294E8D" w:rsidRDefault="00E96FE7" w:rsidP="00294E8D">
            <w:pPr>
              <w:spacing w:after="0"/>
              <w:jc w:val="center"/>
              <w:rPr>
                <w:b/>
                <w:bCs/>
              </w:rPr>
            </w:pPr>
            <w:r w:rsidRPr="00294E8D">
              <w:rPr>
                <w:b/>
                <w:bCs/>
              </w:rPr>
              <w:t>Variable</w:t>
            </w:r>
          </w:p>
        </w:tc>
        <w:tc>
          <w:tcPr>
            <w:tcW w:w="1753" w:type="dxa"/>
            <w:tcBorders>
              <w:top w:val="single" w:sz="12" w:space="0" w:color="auto"/>
              <w:left w:val="single" w:sz="6" w:space="0" w:color="auto"/>
              <w:bottom w:val="single" w:sz="12" w:space="0" w:color="auto"/>
              <w:right w:val="single" w:sz="6" w:space="0" w:color="auto"/>
            </w:tcBorders>
          </w:tcPr>
          <w:p w14:paraId="1A258360" w14:textId="198FFB93" w:rsidR="00E96FE7" w:rsidRPr="00294E8D" w:rsidRDefault="006D667F" w:rsidP="00294E8D">
            <w:pPr>
              <w:spacing w:after="0"/>
              <w:jc w:val="center"/>
              <w:rPr>
                <w:b/>
                <w:bCs/>
              </w:rPr>
            </w:pPr>
            <w:r w:rsidRPr="00294E8D">
              <w:rPr>
                <w:b/>
                <w:bCs/>
              </w:rPr>
              <w:t>Cattle Raiding</w:t>
            </w:r>
          </w:p>
        </w:tc>
        <w:tc>
          <w:tcPr>
            <w:tcW w:w="1754" w:type="dxa"/>
            <w:tcBorders>
              <w:top w:val="single" w:sz="12" w:space="0" w:color="auto"/>
              <w:left w:val="single" w:sz="6" w:space="0" w:color="auto"/>
              <w:bottom w:val="single" w:sz="12" w:space="0" w:color="auto"/>
              <w:right w:val="single" w:sz="6" w:space="0" w:color="auto"/>
            </w:tcBorders>
          </w:tcPr>
          <w:p w14:paraId="2C2DADF4" w14:textId="63694993" w:rsidR="00E96FE7" w:rsidRPr="00294E8D" w:rsidRDefault="006D667F" w:rsidP="00294E8D">
            <w:pPr>
              <w:spacing w:after="0"/>
              <w:jc w:val="center"/>
              <w:rPr>
                <w:b/>
                <w:bCs/>
              </w:rPr>
            </w:pPr>
            <w:r w:rsidRPr="00294E8D">
              <w:rPr>
                <w:b/>
                <w:bCs/>
              </w:rPr>
              <w:t>Early Marriage</w:t>
            </w:r>
          </w:p>
        </w:tc>
        <w:tc>
          <w:tcPr>
            <w:tcW w:w="1533" w:type="dxa"/>
            <w:tcBorders>
              <w:top w:val="single" w:sz="12" w:space="0" w:color="auto"/>
              <w:left w:val="single" w:sz="6" w:space="0" w:color="auto"/>
              <w:bottom w:val="single" w:sz="12" w:space="0" w:color="auto"/>
              <w:right w:val="single" w:sz="6" w:space="0" w:color="auto"/>
            </w:tcBorders>
          </w:tcPr>
          <w:p w14:paraId="6F772654" w14:textId="1381B573" w:rsidR="00E96FE7" w:rsidRPr="00294E8D" w:rsidRDefault="006D667F" w:rsidP="00294E8D">
            <w:pPr>
              <w:spacing w:after="0"/>
              <w:jc w:val="center"/>
              <w:rPr>
                <w:b/>
                <w:bCs/>
              </w:rPr>
            </w:pPr>
            <w:r w:rsidRPr="00294E8D">
              <w:rPr>
                <w:b/>
                <w:bCs/>
              </w:rPr>
              <w:t>SGBV</w:t>
            </w:r>
          </w:p>
        </w:tc>
        <w:tc>
          <w:tcPr>
            <w:tcW w:w="1975" w:type="dxa"/>
            <w:tcBorders>
              <w:top w:val="single" w:sz="12" w:space="0" w:color="auto"/>
              <w:left w:val="single" w:sz="6" w:space="0" w:color="auto"/>
              <w:bottom w:val="single" w:sz="12" w:space="0" w:color="auto"/>
              <w:right w:val="nil"/>
            </w:tcBorders>
          </w:tcPr>
          <w:p w14:paraId="490669AA" w14:textId="7C17A0C6" w:rsidR="00E96FE7" w:rsidRPr="00294E8D" w:rsidRDefault="006D667F" w:rsidP="00294E8D">
            <w:pPr>
              <w:spacing w:after="0"/>
              <w:jc w:val="center"/>
              <w:rPr>
                <w:b/>
                <w:bCs/>
              </w:rPr>
            </w:pPr>
            <w:r w:rsidRPr="00294E8D">
              <w:rPr>
                <w:b/>
                <w:bCs/>
              </w:rPr>
              <w:t>Girls</w:t>
            </w:r>
            <w:r w:rsidR="00294E8D">
              <w:rPr>
                <w:b/>
                <w:bCs/>
              </w:rPr>
              <w:t>’</w:t>
            </w:r>
            <w:r w:rsidRPr="00294E8D">
              <w:rPr>
                <w:b/>
                <w:bCs/>
              </w:rPr>
              <w:t xml:space="preserve"> Education</w:t>
            </w:r>
          </w:p>
        </w:tc>
      </w:tr>
      <w:tr w:rsidR="00A12179" w14:paraId="306523B4" w14:textId="77777777" w:rsidTr="00A12179">
        <w:tc>
          <w:tcPr>
            <w:tcW w:w="2335" w:type="dxa"/>
            <w:tcBorders>
              <w:top w:val="single" w:sz="12" w:space="0" w:color="auto"/>
              <w:left w:val="nil"/>
              <w:bottom w:val="single" w:sz="6" w:space="0" w:color="auto"/>
            </w:tcBorders>
            <w:shd w:val="clear" w:color="auto" w:fill="auto"/>
          </w:tcPr>
          <w:p w14:paraId="0A85D0B5" w14:textId="27D73451" w:rsidR="00A12179" w:rsidRDefault="00A12179" w:rsidP="00294E8D">
            <w:pPr>
              <w:spacing w:after="0"/>
            </w:pPr>
            <w:r>
              <w:t>Locality</w:t>
            </w:r>
          </w:p>
        </w:tc>
        <w:tc>
          <w:tcPr>
            <w:tcW w:w="1753" w:type="dxa"/>
            <w:tcBorders>
              <w:top w:val="single" w:sz="12" w:space="0" w:color="auto"/>
              <w:bottom w:val="single" w:sz="6" w:space="0" w:color="auto"/>
            </w:tcBorders>
            <w:shd w:val="clear" w:color="auto" w:fill="auto"/>
          </w:tcPr>
          <w:p w14:paraId="4AA46A46" w14:textId="77777777" w:rsidR="00A12179" w:rsidRPr="004D47C0" w:rsidRDefault="00A12179" w:rsidP="00294E8D">
            <w:pPr>
              <w:spacing w:after="0"/>
              <w:jc w:val="center"/>
              <w:rPr>
                <w:b/>
                <w:bCs/>
                <w:color w:val="FFFFFF" w:themeColor="background1"/>
              </w:rPr>
            </w:pPr>
          </w:p>
        </w:tc>
        <w:tc>
          <w:tcPr>
            <w:tcW w:w="1754" w:type="dxa"/>
            <w:tcBorders>
              <w:top w:val="single" w:sz="12" w:space="0" w:color="auto"/>
              <w:bottom w:val="single" w:sz="6" w:space="0" w:color="auto"/>
            </w:tcBorders>
            <w:shd w:val="clear" w:color="auto" w:fill="auto"/>
          </w:tcPr>
          <w:p w14:paraId="208DD3F3" w14:textId="77777777" w:rsidR="00A12179" w:rsidRPr="004D47C0" w:rsidRDefault="00A12179" w:rsidP="00294E8D">
            <w:pPr>
              <w:spacing w:after="0"/>
              <w:jc w:val="center"/>
              <w:rPr>
                <w:b/>
                <w:bCs/>
                <w:color w:val="FFFFFF" w:themeColor="background1"/>
              </w:rPr>
            </w:pPr>
          </w:p>
        </w:tc>
        <w:tc>
          <w:tcPr>
            <w:tcW w:w="1533" w:type="dxa"/>
            <w:tcBorders>
              <w:top w:val="single" w:sz="12" w:space="0" w:color="auto"/>
              <w:bottom w:val="single" w:sz="6" w:space="0" w:color="auto"/>
            </w:tcBorders>
            <w:shd w:val="clear" w:color="auto" w:fill="auto"/>
          </w:tcPr>
          <w:p w14:paraId="7C08E6EB" w14:textId="77777777" w:rsidR="00A12179" w:rsidRPr="004D47C0" w:rsidRDefault="00A12179" w:rsidP="00294E8D">
            <w:pPr>
              <w:spacing w:after="0"/>
              <w:jc w:val="center"/>
              <w:rPr>
                <w:b/>
                <w:bCs/>
                <w:color w:val="FFFFFF" w:themeColor="background1"/>
              </w:rPr>
            </w:pPr>
          </w:p>
        </w:tc>
        <w:tc>
          <w:tcPr>
            <w:tcW w:w="1975" w:type="dxa"/>
            <w:tcBorders>
              <w:top w:val="single" w:sz="12" w:space="0" w:color="auto"/>
              <w:bottom w:val="single" w:sz="6" w:space="0" w:color="auto"/>
              <w:right w:val="nil"/>
            </w:tcBorders>
            <w:shd w:val="clear" w:color="auto" w:fill="auto"/>
          </w:tcPr>
          <w:p w14:paraId="7C8FB6CF" w14:textId="77777777" w:rsidR="00A12179" w:rsidRPr="004D47C0" w:rsidRDefault="00A12179" w:rsidP="00294E8D">
            <w:pPr>
              <w:spacing w:after="0"/>
              <w:jc w:val="center"/>
              <w:rPr>
                <w:b/>
                <w:bCs/>
                <w:color w:val="FFFFFF" w:themeColor="background1"/>
              </w:rPr>
            </w:pPr>
          </w:p>
        </w:tc>
      </w:tr>
      <w:tr w:rsidR="00E96FE7" w14:paraId="79AA8D93" w14:textId="77777777" w:rsidTr="00A12179">
        <w:tc>
          <w:tcPr>
            <w:tcW w:w="2335" w:type="dxa"/>
            <w:tcBorders>
              <w:top w:val="single" w:sz="6" w:space="0" w:color="auto"/>
              <w:left w:val="nil"/>
            </w:tcBorders>
          </w:tcPr>
          <w:p w14:paraId="0FA7A600" w14:textId="7F12F56F" w:rsidR="00E96FE7" w:rsidRDefault="006D667F" w:rsidP="00294E8D">
            <w:pPr>
              <w:spacing w:after="0"/>
            </w:pPr>
            <w:r>
              <w:t>Road Distance</w:t>
            </w:r>
          </w:p>
        </w:tc>
        <w:tc>
          <w:tcPr>
            <w:tcW w:w="1753" w:type="dxa"/>
            <w:tcBorders>
              <w:top w:val="single" w:sz="6" w:space="0" w:color="auto"/>
            </w:tcBorders>
            <w:shd w:val="clear" w:color="auto" w:fill="0067B9"/>
          </w:tcPr>
          <w:p w14:paraId="2D980A78" w14:textId="501F1E2D"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tcBorders>
              <w:top w:val="single" w:sz="6" w:space="0" w:color="auto"/>
            </w:tcBorders>
            <w:shd w:val="clear" w:color="auto" w:fill="0067B9"/>
          </w:tcPr>
          <w:p w14:paraId="3CD66779" w14:textId="54D58E72"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533" w:type="dxa"/>
            <w:tcBorders>
              <w:top w:val="single" w:sz="6" w:space="0" w:color="auto"/>
            </w:tcBorders>
          </w:tcPr>
          <w:p w14:paraId="084C6A8C" w14:textId="77777777" w:rsidR="00E96FE7" w:rsidRPr="004D47C0" w:rsidRDefault="00E96FE7" w:rsidP="00294E8D">
            <w:pPr>
              <w:spacing w:after="0"/>
              <w:jc w:val="center"/>
              <w:rPr>
                <w:b/>
                <w:bCs/>
                <w:color w:val="FFFFFF" w:themeColor="background1"/>
              </w:rPr>
            </w:pPr>
          </w:p>
        </w:tc>
        <w:tc>
          <w:tcPr>
            <w:tcW w:w="1975" w:type="dxa"/>
            <w:tcBorders>
              <w:top w:val="single" w:sz="6" w:space="0" w:color="auto"/>
              <w:right w:val="nil"/>
            </w:tcBorders>
          </w:tcPr>
          <w:p w14:paraId="76A02B50" w14:textId="77777777" w:rsidR="00E96FE7" w:rsidRPr="004D47C0" w:rsidRDefault="00E96FE7" w:rsidP="00294E8D">
            <w:pPr>
              <w:spacing w:after="0"/>
              <w:jc w:val="center"/>
              <w:rPr>
                <w:b/>
                <w:bCs/>
                <w:color w:val="FFFFFF" w:themeColor="background1"/>
              </w:rPr>
            </w:pPr>
          </w:p>
        </w:tc>
      </w:tr>
      <w:tr w:rsidR="00E96FE7" w14:paraId="1EEB86E5" w14:textId="77777777" w:rsidTr="004D47C0">
        <w:tc>
          <w:tcPr>
            <w:tcW w:w="2335" w:type="dxa"/>
            <w:tcBorders>
              <w:left w:val="nil"/>
            </w:tcBorders>
          </w:tcPr>
          <w:p w14:paraId="1F0647CD" w14:textId="6A922DD1" w:rsidR="00E96FE7" w:rsidRDefault="006D667F" w:rsidP="00294E8D">
            <w:pPr>
              <w:spacing w:after="0"/>
            </w:pPr>
            <w:r>
              <w:t xml:space="preserve">Education – Primary </w:t>
            </w:r>
          </w:p>
        </w:tc>
        <w:tc>
          <w:tcPr>
            <w:tcW w:w="1753" w:type="dxa"/>
            <w:shd w:val="clear" w:color="auto" w:fill="C00000"/>
          </w:tcPr>
          <w:p w14:paraId="4EFD3FA4" w14:textId="562E2E89"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shd w:val="clear" w:color="auto" w:fill="C00000"/>
          </w:tcPr>
          <w:p w14:paraId="647F4AF2" w14:textId="44BC32F5"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533" w:type="dxa"/>
          </w:tcPr>
          <w:p w14:paraId="026B13FD"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60EA7DDE" w14:textId="77777777" w:rsidR="00E96FE7" w:rsidRPr="004D47C0" w:rsidRDefault="00E96FE7" w:rsidP="00294E8D">
            <w:pPr>
              <w:spacing w:after="0"/>
              <w:jc w:val="center"/>
              <w:rPr>
                <w:b/>
                <w:bCs/>
                <w:color w:val="FFFFFF" w:themeColor="background1"/>
              </w:rPr>
            </w:pPr>
          </w:p>
        </w:tc>
      </w:tr>
      <w:tr w:rsidR="00E96FE7" w14:paraId="08D60E7F" w14:textId="77777777" w:rsidTr="004D47C0">
        <w:tc>
          <w:tcPr>
            <w:tcW w:w="2335" w:type="dxa"/>
            <w:tcBorders>
              <w:left w:val="nil"/>
            </w:tcBorders>
          </w:tcPr>
          <w:p w14:paraId="4CA2B01E" w14:textId="4C529954" w:rsidR="00E96FE7" w:rsidRDefault="006D667F" w:rsidP="00294E8D">
            <w:pPr>
              <w:spacing w:after="0"/>
            </w:pPr>
            <w:r>
              <w:t>Education – Secondary</w:t>
            </w:r>
          </w:p>
        </w:tc>
        <w:tc>
          <w:tcPr>
            <w:tcW w:w="1753" w:type="dxa"/>
            <w:shd w:val="clear" w:color="auto" w:fill="C00000"/>
          </w:tcPr>
          <w:p w14:paraId="184B6031" w14:textId="02FBBE25"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tcPr>
          <w:p w14:paraId="1EB603DB" w14:textId="77777777" w:rsidR="00E96FE7" w:rsidRPr="004D47C0" w:rsidRDefault="00E96FE7" w:rsidP="00294E8D">
            <w:pPr>
              <w:spacing w:after="0"/>
              <w:jc w:val="center"/>
              <w:rPr>
                <w:b/>
                <w:bCs/>
                <w:color w:val="FFFFFF" w:themeColor="background1"/>
              </w:rPr>
            </w:pPr>
          </w:p>
        </w:tc>
        <w:tc>
          <w:tcPr>
            <w:tcW w:w="1533" w:type="dxa"/>
            <w:shd w:val="clear" w:color="auto" w:fill="C00000"/>
          </w:tcPr>
          <w:p w14:paraId="47BEAA0C" w14:textId="0EBA3C74"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975" w:type="dxa"/>
            <w:tcBorders>
              <w:right w:val="nil"/>
            </w:tcBorders>
          </w:tcPr>
          <w:p w14:paraId="788E5EC1" w14:textId="77777777" w:rsidR="00E96FE7" w:rsidRPr="004D47C0" w:rsidRDefault="00E96FE7" w:rsidP="00294E8D">
            <w:pPr>
              <w:spacing w:after="0"/>
              <w:jc w:val="center"/>
              <w:rPr>
                <w:b/>
                <w:bCs/>
                <w:color w:val="FFFFFF" w:themeColor="background1"/>
              </w:rPr>
            </w:pPr>
          </w:p>
        </w:tc>
      </w:tr>
      <w:tr w:rsidR="00E96FE7" w14:paraId="028F5A48" w14:textId="77777777" w:rsidTr="00294E8D">
        <w:tc>
          <w:tcPr>
            <w:tcW w:w="2335" w:type="dxa"/>
            <w:tcBorders>
              <w:left w:val="nil"/>
            </w:tcBorders>
          </w:tcPr>
          <w:p w14:paraId="16F6E5B2" w14:textId="47C0A724" w:rsidR="00E96FE7" w:rsidRDefault="006D667F" w:rsidP="00294E8D">
            <w:pPr>
              <w:spacing w:after="0"/>
            </w:pPr>
            <w:r>
              <w:t>Education – Tertiary</w:t>
            </w:r>
          </w:p>
        </w:tc>
        <w:tc>
          <w:tcPr>
            <w:tcW w:w="1753" w:type="dxa"/>
          </w:tcPr>
          <w:p w14:paraId="18D6A30D" w14:textId="77777777" w:rsidR="00E96FE7" w:rsidRPr="004D47C0" w:rsidRDefault="00E96FE7" w:rsidP="00294E8D">
            <w:pPr>
              <w:spacing w:after="0"/>
              <w:jc w:val="center"/>
              <w:rPr>
                <w:b/>
                <w:bCs/>
                <w:color w:val="FFFFFF" w:themeColor="background1"/>
              </w:rPr>
            </w:pPr>
          </w:p>
        </w:tc>
        <w:tc>
          <w:tcPr>
            <w:tcW w:w="1754" w:type="dxa"/>
          </w:tcPr>
          <w:p w14:paraId="7D39E4D6" w14:textId="77777777" w:rsidR="00E96FE7" w:rsidRPr="004D47C0" w:rsidRDefault="00E96FE7" w:rsidP="00294E8D">
            <w:pPr>
              <w:spacing w:after="0"/>
              <w:jc w:val="center"/>
              <w:rPr>
                <w:b/>
                <w:bCs/>
                <w:color w:val="FFFFFF" w:themeColor="background1"/>
              </w:rPr>
            </w:pPr>
          </w:p>
        </w:tc>
        <w:tc>
          <w:tcPr>
            <w:tcW w:w="1533" w:type="dxa"/>
          </w:tcPr>
          <w:p w14:paraId="310CF202"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58AD11C3" w14:textId="77777777" w:rsidR="00E96FE7" w:rsidRPr="004D47C0" w:rsidRDefault="00E96FE7" w:rsidP="00294E8D">
            <w:pPr>
              <w:spacing w:after="0"/>
              <w:jc w:val="center"/>
              <w:rPr>
                <w:b/>
                <w:bCs/>
                <w:color w:val="FFFFFF" w:themeColor="background1"/>
              </w:rPr>
            </w:pPr>
          </w:p>
        </w:tc>
      </w:tr>
      <w:tr w:rsidR="00E96FE7" w14:paraId="0BCB191B" w14:textId="77777777" w:rsidTr="00D51827">
        <w:tc>
          <w:tcPr>
            <w:tcW w:w="2335" w:type="dxa"/>
            <w:tcBorders>
              <w:left w:val="nil"/>
            </w:tcBorders>
          </w:tcPr>
          <w:p w14:paraId="508739F9" w14:textId="14695884" w:rsidR="00E96FE7" w:rsidRDefault="006D667F" w:rsidP="00294E8D">
            <w:pPr>
              <w:spacing w:after="0"/>
            </w:pPr>
            <w:r>
              <w:t>Early Marriage in HH</w:t>
            </w:r>
          </w:p>
        </w:tc>
        <w:tc>
          <w:tcPr>
            <w:tcW w:w="1753" w:type="dxa"/>
            <w:shd w:val="clear" w:color="auto" w:fill="0067B9"/>
          </w:tcPr>
          <w:p w14:paraId="6EC7D9AD" w14:textId="19ADEBA9"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tcPr>
          <w:p w14:paraId="03F6B8FD" w14:textId="77777777" w:rsidR="00E96FE7" w:rsidRPr="004D47C0" w:rsidRDefault="00E96FE7" w:rsidP="00294E8D">
            <w:pPr>
              <w:spacing w:after="0"/>
              <w:jc w:val="center"/>
              <w:rPr>
                <w:b/>
                <w:bCs/>
                <w:color w:val="FFFFFF" w:themeColor="background1"/>
              </w:rPr>
            </w:pPr>
          </w:p>
        </w:tc>
        <w:tc>
          <w:tcPr>
            <w:tcW w:w="1533" w:type="dxa"/>
          </w:tcPr>
          <w:p w14:paraId="2B236E32"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0947350E" w14:textId="77777777" w:rsidR="00E96FE7" w:rsidRPr="004D47C0" w:rsidRDefault="00E96FE7" w:rsidP="00294E8D">
            <w:pPr>
              <w:spacing w:after="0"/>
              <w:jc w:val="center"/>
              <w:rPr>
                <w:b/>
                <w:bCs/>
                <w:color w:val="FFFFFF" w:themeColor="background1"/>
              </w:rPr>
            </w:pPr>
          </w:p>
        </w:tc>
      </w:tr>
      <w:tr w:rsidR="00E96FE7" w14:paraId="23F7F319" w14:textId="77777777" w:rsidTr="00B0742A">
        <w:tc>
          <w:tcPr>
            <w:tcW w:w="2335" w:type="dxa"/>
            <w:tcBorders>
              <w:left w:val="nil"/>
            </w:tcBorders>
          </w:tcPr>
          <w:p w14:paraId="098ECB12" w14:textId="63D29718" w:rsidR="00E96FE7" w:rsidRDefault="006D667F" w:rsidP="00294E8D">
            <w:pPr>
              <w:spacing w:after="0"/>
            </w:pPr>
            <w:r>
              <w:t>Household Size</w:t>
            </w:r>
          </w:p>
        </w:tc>
        <w:tc>
          <w:tcPr>
            <w:tcW w:w="1753" w:type="dxa"/>
            <w:shd w:val="clear" w:color="auto" w:fill="C00000"/>
          </w:tcPr>
          <w:p w14:paraId="46113619" w14:textId="3831E1DD"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shd w:val="clear" w:color="auto" w:fill="C00000"/>
          </w:tcPr>
          <w:p w14:paraId="1D553EA4" w14:textId="671F55F7" w:rsidR="00E96FE7" w:rsidRPr="004D47C0" w:rsidRDefault="00B0742A" w:rsidP="00294E8D">
            <w:pPr>
              <w:spacing w:after="0"/>
              <w:jc w:val="center"/>
              <w:rPr>
                <w:b/>
                <w:bCs/>
                <w:color w:val="FFFFFF" w:themeColor="background1"/>
              </w:rPr>
            </w:pPr>
            <w:r>
              <w:rPr>
                <w:b/>
                <w:bCs/>
                <w:color w:val="FFFFFF" w:themeColor="background1"/>
              </w:rPr>
              <w:t>-</w:t>
            </w:r>
          </w:p>
        </w:tc>
        <w:tc>
          <w:tcPr>
            <w:tcW w:w="1533" w:type="dxa"/>
          </w:tcPr>
          <w:p w14:paraId="6A50E015"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3BB182E9" w14:textId="77777777" w:rsidR="00E96FE7" w:rsidRPr="004D47C0" w:rsidRDefault="00E96FE7" w:rsidP="00294E8D">
            <w:pPr>
              <w:spacing w:after="0"/>
              <w:jc w:val="center"/>
              <w:rPr>
                <w:b/>
                <w:bCs/>
                <w:color w:val="FFFFFF" w:themeColor="background1"/>
              </w:rPr>
            </w:pPr>
          </w:p>
        </w:tc>
      </w:tr>
      <w:tr w:rsidR="00E96FE7" w14:paraId="117C44FA" w14:textId="77777777" w:rsidTr="00D51827">
        <w:tc>
          <w:tcPr>
            <w:tcW w:w="2335" w:type="dxa"/>
            <w:tcBorders>
              <w:left w:val="nil"/>
            </w:tcBorders>
          </w:tcPr>
          <w:p w14:paraId="7A35C05F" w14:textId="7A5DFD8C" w:rsidR="00E96FE7" w:rsidRDefault="006D667F" w:rsidP="00294E8D">
            <w:pPr>
              <w:spacing w:after="0"/>
            </w:pPr>
            <w:r>
              <w:t>Shock Exposure Index</w:t>
            </w:r>
          </w:p>
        </w:tc>
        <w:tc>
          <w:tcPr>
            <w:tcW w:w="1753" w:type="dxa"/>
            <w:shd w:val="clear" w:color="auto" w:fill="0067B9"/>
          </w:tcPr>
          <w:p w14:paraId="7B2208D9" w14:textId="3F06167D"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754" w:type="dxa"/>
            <w:shd w:val="clear" w:color="auto" w:fill="0067B9"/>
          </w:tcPr>
          <w:p w14:paraId="63BA7546" w14:textId="6799957F"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533" w:type="dxa"/>
            <w:shd w:val="clear" w:color="auto" w:fill="0067B9"/>
          </w:tcPr>
          <w:p w14:paraId="0331F5CB" w14:textId="0A090C0C"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975" w:type="dxa"/>
            <w:tcBorders>
              <w:right w:val="nil"/>
            </w:tcBorders>
          </w:tcPr>
          <w:p w14:paraId="2EAF2DC9" w14:textId="77777777" w:rsidR="00E96FE7" w:rsidRPr="004D47C0" w:rsidRDefault="00E96FE7" w:rsidP="00294E8D">
            <w:pPr>
              <w:spacing w:after="0"/>
              <w:jc w:val="center"/>
              <w:rPr>
                <w:b/>
                <w:bCs/>
                <w:color w:val="FFFFFF" w:themeColor="background1"/>
              </w:rPr>
            </w:pPr>
          </w:p>
        </w:tc>
      </w:tr>
      <w:tr w:rsidR="00E96FE7" w14:paraId="5B76E870" w14:textId="77777777" w:rsidTr="00D51827">
        <w:tc>
          <w:tcPr>
            <w:tcW w:w="2335" w:type="dxa"/>
            <w:tcBorders>
              <w:left w:val="nil"/>
            </w:tcBorders>
          </w:tcPr>
          <w:p w14:paraId="676EE3D7" w14:textId="26C3F761" w:rsidR="00E96FE7" w:rsidRDefault="006D667F" w:rsidP="00294E8D">
            <w:pPr>
              <w:spacing w:after="0"/>
            </w:pPr>
            <w:r>
              <w:t>Group Participation</w:t>
            </w:r>
          </w:p>
        </w:tc>
        <w:tc>
          <w:tcPr>
            <w:tcW w:w="1753" w:type="dxa"/>
            <w:shd w:val="clear" w:color="auto" w:fill="0067B9"/>
          </w:tcPr>
          <w:p w14:paraId="242791B7" w14:textId="181FD2D9"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754" w:type="dxa"/>
            <w:shd w:val="clear" w:color="auto" w:fill="0067B9"/>
          </w:tcPr>
          <w:p w14:paraId="1D0DCE75" w14:textId="17E881F0"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533" w:type="dxa"/>
            <w:shd w:val="clear" w:color="auto" w:fill="0067B9"/>
          </w:tcPr>
          <w:p w14:paraId="35B62217" w14:textId="4DCD8304"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975" w:type="dxa"/>
            <w:tcBorders>
              <w:right w:val="nil"/>
            </w:tcBorders>
          </w:tcPr>
          <w:p w14:paraId="2746A00D" w14:textId="77777777" w:rsidR="00E96FE7" w:rsidRPr="004D47C0" w:rsidRDefault="00E96FE7" w:rsidP="00294E8D">
            <w:pPr>
              <w:spacing w:after="0"/>
              <w:jc w:val="center"/>
              <w:rPr>
                <w:b/>
                <w:bCs/>
                <w:color w:val="FFFFFF" w:themeColor="background1"/>
              </w:rPr>
            </w:pPr>
          </w:p>
        </w:tc>
      </w:tr>
      <w:tr w:rsidR="00E96FE7" w14:paraId="76987A37" w14:textId="77777777" w:rsidTr="00D51827">
        <w:tc>
          <w:tcPr>
            <w:tcW w:w="2335" w:type="dxa"/>
            <w:tcBorders>
              <w:left w:val="nil"/>
              <w:bottom w:val="single" w:sz="12" w:space="0" w:color="auto"/>
            </w:tcBorders>
          </w:tcPr>
          <w:p w14:paraId="7BC00918" w14:textId="1CC8FF84" w:rsidR="00E96FE7" w:rsidRDefault="006D667F" w:rsidP="00294E8D">
            <w:pPr>
              <w:spacing w:after="0"/>
            </w:pPr>
            <w:r>
              <w:t>Conflict Incidence</w:t>
            </w:r>
          </w:p>
        </w:tc>
        <w:tc>
          <w:tcPr>
            <w:tcW w:w="1753" w:type="dxa"/>
            <w:tcBorders>
              <w:bottom w:val="single" w:sz="12" w:space="0" w:color="auto"/>
            </w:tcBorders>
            <w:shd w:val="clear" w:color="auto" w:fill="0067B9"/>
          </w:tcPr>
          <w:p w14:paraId="1129D9F4" w14:textId="60281E72"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754" w:type="dxa"/>
            <w:tcBorders>
              <w:bottom w:val="single" w:sz="12" w:space="0" w:color="auto"/>
            </w:tcBorders>
            <w:shd w:val="clear" w:color="auto" w:fill="0067B9"/>
          </w:tcPr>
          <w:p w14:paraId="0D9B1F6A" w14:textId="7E24EE20"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533" w:type="dxa"/>
            <w:tcBorders>
              <w:bottom w:val="single" w:sz="12" w:space="0" w:color="auto"/>
            </w:tcBorders>
          </w:tcPr>
          <w:p w14:paraId="1310DAB6" w14:textId="77777777" w:rsidR="00E96FE7" w:rsidRPr="004D47C0" w:rsidRDefault="00E96FE7" w:rsidP="00294E8D">
            <w:pPr>
              <w:spacing w:after="0"/>
              <w:jc w:val="center"/>
              <w:rPr>
                <w:b/>
                <w:bCs/>
                <w:color w:val="FFFFFF" w:themeColor="background1"/>
              </w:rPr>
            </w:pPr>
          </w:p>
        </w:tc>
        <w:tc>
          <w:tcPr>
            <w:tcW w:w="1975" w:type="dxa"/>
            <w:tcBorders>
              <w:bottom w:val="single" w:sz="12" w:space="0" w:color="auto"/>
              <w:right w:val="nil"/>
            </w:tcBorders>
          </w:tcPr>
          <w:p w14:paraId="08A32A3F" w14:textId="77777777" w:rsidR="00E96FE7" w:rsidRPr="004D47C0" w:rsidRDefault="00E96FE7" w:rsidP="00294E8D">
            <w:pPr>
              <w:spacing w:after="0"/>
              <w:jc w:val="center"/>
              <w:rPr>
                <w:b/>
                <w:bCs/>
                <w:color w:val="FFFFFF" w:themeColor="background1"/>
              </w:rPr>
            </w:pPr>
          </w:p>
        </w:tc>
      </w:tr>
    </w:tbl>
    <w:p w14:paraId="103363C4" w14:textId="6D10AC42" w:rsidR="00A365D8" w:rsidRDefault="00A7121B" w:rsidP="00A365D8">
      <w:r>
        <w:t xml:space="preserve">Note: All correlations are statistically significant </w:t>
      </w:r>
      <w:r w:rsidR="00480AF0">
        <w:t>(</w:t>
      </w:r>
      <w:r>
        <w:t>p &lt; 0.05</w:t>
      </w:r>
      <w:r w:rsidR="00480AF0">
        <w:t>)</w:t>
      </w:r>
    </w:p>
    <w:p w14:paraId="0BFFD4F0" w14:textId="77777777" w:rsidR="00A365D8" w:rsidRPr="00A365D8" w:rsidRDefault="00A365D8" w:rsidP="00A365D8">
      <w:pPr>
        <w:rPr>
          <w:ins w:id="111" w:author="Killian, Dan" w:date="2021-09-29T16:59:00Z"/>
        </w:rPr>
      </w:pPr>
    </w:p>
    <w:p w14:paraId="40A5DF16" w14:textId="0AB87FD0" w:rsidR="002C1F9C" w:rsidRPr="009651C4" w:rsidRDefault="009651C4" w:rsidP="009651C4">
      <w:pPr>
        <w:pStyle w:val="Heading2"/>
      </w:pPr>
      <w:bookmarkStart w:id="112" w:name="_Toc90462120"/>
      <w:commentRangeStart w:id="113"/>
      <w:r w:rsidRPr="004256C0">
        <w:rPr>
          <w:strike/>
        </w:rPr>
        <w:t>Models of</w:t>
      </w:r>
      <w:r w:rsidR="006F6D43">
        <w:t xml:space="preserve"> </w:t>
      </w:r>
      <w:commentRangeEnd w:id="113"/>
      <w:r w:rsidR="004256C0">
        <w:rPr>
          <w:rStyle w:val="CommentReference"/>
          <w:b w:val="0"/>
          <w:bCs w:val="0"/>
          <w:caps w:val="0"/>
          <w:color w:val="6C6463"/>
        </w:rPr>
        <w:commentReference w:id="113"/>
      </w:r>
      <w:r w:rsidR="006F6D43">
        <w:t>Resilience</w:t>
      </w:r>
      <w:bookmarkEnd w:id="112"/>
    </w:p>
    <w:p w14:paraId="653AD68E" w14:textId="2CDECFC5" w:rsidR="009651C4" w:rsidRDefault="00EF61F3" w:rsidP="009651C4">
      <w:r>
        <w:t xml:space="preserve">TEST </w:t>
      </w:r>
    </w:p>
    <w:p w14:paraId="7AD57854" w14:textId="0048876D" w:rsidR="00071209" w:rsidRDefault="00071209" w:rsidP="009651C4">
      <w:r>
        <w:t xml:space="preserve">For the conditional moments approach, see </w:t>
      </w:r>
      <w:proofErr w:type="spellStart"/>
      <w:r>
        <w:t>Cisse</w:t>
      </w:r>
      <w:proofErr w:type="spellEnd"/>
      <w:r>
        <w:t xml:space="preserve"> and Barrett (2018). </w:t>
      </w:r>
      <w:r w:rsidR="001819F6">
        <w:t xml:space="preserve">For the FAO approach, see FAO (2018). </w:t>
      </w:r>
      <w:r w:rsidR="003269BC">
        <w:t xml:space="preserve">For the USAID approach, see TANGO (2018). </w:t>
      </w:r>
    </w:p>
    <w:p w14:paraId="28CBC57B" w14:textId="77777777" w:rsidR="003D3EDC" w:rsidRDefault="003D3EDC" w:rsidP="009651C4">
      <w:r>
        <w:t>(Barrett 2021)</w:t>
      </w:r>
    </w:p>
    <w:p w14:paraId="4938F550" w14:textId="77777777" w:rsidR="001819F6" w:rsidRDefault="001819F6" w:rsidP="009651C4"/>
    <w:p w14:paraId="452DCBCA" w14:textId="77777777" w:rsidR="004D0AA9" w:rsidRDefault="004D0AA9" w:rsidP="009651C4"/>
    <w:p w14:paraId="54FEDD0E" w14:textId="77777777" w:rsidR="004D0AA9" w:rsidRDefault="004D0AA9" w:rsidP="009651C4"/>
    <w:p w14:paraId="3D1D9EDD" w14:textId="162CA169" w:rsidR="00071209" w:rsidRDefault="00EB1952" w:rsidP="009651C4">
      <w:r>
        <w:fldChar w:fldCharType="begin"/>
      </w:r>
      <w:r>
        <w:instrText xml:space="preserve"> ADDIN EN.CITE &lt;EndNote&gt;&lt;Cite&gt;&lt;Author&gt;Ensor&lt;/Author&gt;&lt;Year&gt;2021&lt;/Year&gt;&lt;RecNum&gt;15&lt;/RecNum&gt;&lt;record&gt;&lt;rec-number&gt;15&lt;/rec-number&gt;&lt;foreign-keys&gt;&lt;key app="EN" db-id="ftxvzdf0k0xz2ieavd75wftsrvzdp99sxtd2" timestamp="1635790488"&gt;15&lt;/key&gt;&lt;/foreign-keys&gt;&lt;ref-type name="Journal Article"&gt;17&lt;/ref-type&gt;&lt;contributors&gt;&lt;authors&gt;&lt;author&gt;Ensor, Jonathan E.&lt;/author&gt;&lt;author&gt;Mohan, Taneesha&lt;/author&gt;&lt;author&gt;Forrester, John&lt;/author&gt;&lt;author&gt;Khisa, Utpal Kanti&lt;/author&gt;&lt;author&gt;Karim, Tasnina&lt;/author&gt;&lt;author&gt;Howley, Peter&lt;/author&gt;&lt;/authors&gt;&lt;/contributors&gt;&lt;titles&gt;&lt;title&gt;Opening space for equity and justice in resilience: A subjective approach to household resilience assessment&lt;/title&gt;&lt;secondary-title&gt;Global Environmental Change&lt;/secondary-title&gt;&lt;/titles&gt;&lt;periodical&gt;&lt;full-title&gt;Global Environmental Change&lt;/full-title&gt;&lt;/periodical&gt;&lt;pages&gt;102251&lt;/pages&gt;&lt;volume&gt;68&lt;/volume&gt;&lt;keywords&gt;&lt;keyword&gt;Subjective resilience&lt;/keyword&gt;&lt;keyword&gt;Equitable resilience&lt;/keyword&gt;&lt;keyword&gt;Recognition justice&lt;/keyword&gt;&lt;keyword&gt;Measurement&lt;/keyword&gt;&lt;keyword&gt;Thresholds&lt;/keyword&gt;&lt;/keywords&gt;&lt;dates&gt;&lt;year&gt;2021&lt;/year&gt;&lt;pub-dates&gt;&lt;date&gt;2021/05/01/&lt;/date&gt;&lt;/pub-dates&gt;&lt;/dates&gt;&lt;isbn&gt;0959-3780&lt;/isbn&gt;&lt;urls&gt;&lt;related-urls&gt;&lt;url&gt;https://www.sciencedirect.com/science/article/pii/S0959378021000303&lt;/url&gt;&lt;/related-urls&gt;&lt;/urls&gt;&lt;electronic-resource-num&gt;https://doi.org/10.1016/j.gloenvcha.2021.102251&lt;/electronic-resource-num&gt;&lt;/record&gt;&lt;/Cite&gt;&lt;/EndNote&gt;</w:instrText>
      </w:r>
      <w:r>
        <w:fldChar w:fldCharType="end"/>
      </w:r>
    </w:p>
    <w:p w14:paraId="591455CF" w14:textId="77777777" w:rsidR="00036793" w:rsidRDefault="00036793" w:rsidP="009651C4"/>
    <w:p w14:paraId="020BEA16" w14:textId="77777777" w:rsidR="00036793" w:rsidRPr="009651C4" w:rsidRDefault="00036793" w:rsidP="009651C4"/>
    <w:p w14:paraId="45308C0D" w14:textId="65C3140A" w:rsidR="0006602C" w:rsidRDefault="00CD1585" w:rsidP="0006602C">
      <w:pPr>
        <w:pStyle w:val="Heading1"/>
      </w:pPr>
      <w:bookmarkStart w:id="114" w:name="_Toc90462121"/>
      <w:r>
        <w:t>D</w:t>
      </w:r>
      <w:r w:rsidR="0087173D">
        <w:t xml:space="preserve">iscussion </w:t>
      </w:r>
      <w:r w:rsidR="003923A5">
        <w:t xml:space="preserve">(2 </w:t>
      </w:r>
      <w:commentRangeStart w:id="115"/>
      <w:r w:rsidR="003923A5">
        <w:t>pages</w:t>
      </w:r>
      <w:commentRangeEnd w:id="115"/>
      <w:r w:rsidR="00036793">
        <w:rPr>
          <w:rStyle w:val="CommentReference"/>
          <w:b w:val="0"/>
          <w:bCs w:val="0"/>
          <w:caps w:val="0"/>
          <w:noProof w:val="0"/>
          <w:color w:val="6C6463"/>
        </w:rPr>
        <w:commentReference w:id="115"/>
      </w:r>
      <w:r w:rsidR="003923A5">
        <w:t>)</w:t>
      </w:r>
      <w:bookmarkEnd w:id="114"/>
    </w:p>
    <w:p w14:paraId="15A84033" w14:textId="5FB1BC3C" w:rsidR="0087173D" w:rsidRDefault="0087173D" w:rsidP="002C1F9C">
      <w:pPr>
        <w:pStyle w:val="Heading2"/>
      </w:pPr>
      <w:bookmarkStart w:id="116" w:name="_Toc90462122"/>
      <w:r>
        <w:t>Conclusion</w:t>
      </w:r>
      <w:r w:rsidR="003923A5">
        <w:t xml:space="preserve"> (1page)</w:t>
      </w:r>
      <w:bookmarkEnd w:id="116"/>
    </w:p>
    <w:p w14:paraId="6B76EC42"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USAID/South Sudan has a valid baseline to measure its 2020-2024 strategy</w:t>
      </w:r>
    </w:p>
    <w:p w14:paraId="6AA78A9B"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USAID/South Sudan has additional baseline measures on resilience capacities</w:t>
      </w:r>
    </w:p>
    <w:p w14:paraId="4A6CAC50"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Could incorporate into PMP as contextual indicators or a learning agenda</w:t>
      </w:r>
    </w:p>
    <w:p w14:paraId="4FB6F32E"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Increases in resilience capacity were associated with improvements in well-being outcomes (ability to recover from shocks, food insecurity)</w:t>
      </w:r>
    </w:p>
    <w:p w14:paraId="18706D33"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Food security a better outcome measure of humanitarian assistance outcomes than dietary diversity</w:t>
      </w:r>
    </w:p>
    <w:p w14:paraId="3F746B05" w14:textId="03E2374E" w:rsidR="00036793" w:rsidRPr="004D0AA9" w:rsidRDefault="004D0AA9" w:rsidP="004D0AA9">
      <w:pPr>
        <w:pStyle w:val="ListParagraph"/>
        <w:numPr>
          <w:ilvl w:val="0"/>
          <w:numId w:val="23"/>
        </w:numPr>
        <w:rPr>
          <w:rFonts w:ascii="Gill Sans MT" w:hAnsi="Gill Sans MT"/>
        </w:rPr>
      </w:pPr>
      <w:r w:rsidRPr="004D0AA9">
        <w:rPr>
          <w:rFonts w:ascii="Gill Sans MT" w:hAnsi="Gill Sans MT"/>
        </w:rPr>
        <w:t>Resilience capacity measures (agency, cohesion) tended to be higher in areas with higher incidence of shocks and conflict, and could therefore be considered a form of coping strategy</w:t>
      </w:r>
    </w:p>
    <w:p w14:paraId="07BB89C9" w14:textId="4DB42744" w:rsidR="0006602C" w:rsidRDefault="0087173D" w:rsidP="002F4BFB">
      <w:pPr>
        <w:pStyle w:val="Heading1"/>
      </w:pPr>
      <w:bookmarkStart w:id="117" w:name="_Toc90462123"/>
      <w:commentRangeStart w:id="118"/>
      <w:r w:rsidRPr="002F4BFB">
        <w:t>recommendations</w:t>
      </w:r>
      <w:commentRangeEnd w:id="118"/>
      <w:r w:rsidR="00895832">
        <w:rPr>
          <w:rStyle w:val="CommentReference"/>
          <w:b w:val="0"/>
          <w:bCs w:val="0"/>
          <w:caps w:val="0"/>
          <w:noProof w:val="0"/>
          <w:color w:val="6C6463"/>
        </w:rPr>
        <w:commentReference w:id="118"/>
      </w:r>
      <w:r w:rsidR="003923A5">
        <w:t xml:space="preserve"> (1-2 pages)</w:t>
      </w:r>
      <w:bookmarkEnd w:id="117"/>
      <w:r w:rsidR="003923A5">
        <w:t xml:space="preserve"> </w:t>
      </w:r>
    </w:p>
    <w:p w14:paraId="457A3E8C" w14:textId="77777777" w:rsidR="008B083A" w:rsidRPr="008B083A" w:rsidRDefault="00466ADE" w:rsidP="00466ADE">
      <w:pPr>
        <w:pStyle w:val="ListParagraph"/>
        <w:numPr>
          <w:ilvl w:val="0"/>
          <w:numId w:val="22"/>
        </w:numPr>
        <w:rPr>
          <w:rFonts w:ascii="Gill Sans MT" w:hAnsi="Gill Sans MT"/>
        </w:rPr>
      </w:pPr>
      <w:r w:rsidRPr="008B083A">
        <w:rPr>
          <w:rFonts w:ascii="Gill Sans MT" w:hAnsi="Gill Sans MT"/>
        </w:rPr>
        <w:t>Conduct follow-up studies to examine relationships between resilience capacities, coping strategies, and subsequent well-being</w:t>
      </w:r>
    </w:p>
    <w:p w14:paraId="643C5F44" w14:textId="77777777" w:rsidR="008B083A" w:rsidRPr="008B083A" w:rsidRDefault="00466ADE" w:rsidP="008D12D0">
      <w:pPr>
        <w:pStyle w:val="ListParagraph"/>
        <w:numPr>
          <w:ilvl w:val="1"/>
          <w:numId w:val="22"/>
        </w:numPr>
        <w:rPr>
          <w:rFonts w:ascii="Gill Sans MT" w:hAnsi="Gill Sans MT"/>
        </w:rPr>
      </w:pPr>
      <w:r w:rsidRPr="008B083A">
        <w:rPr>
          <w:rFonts w:ascii="Gill Sans MT" w:hAnsi="Gill Sans MT"/>
        </w:rPr>
        <w:t>variation across county</w:t>
      </w:r>
    </w:p>
    <w:p w14:paraId="3EA277C9" w14:textId="77777777" w:rsidR="008B083A" w:rsidRPr="008B083A" w:rsidRDefault="00466ADE" w:rsidP="008D12D0">
      <w:pPr>
        <w:pStyle w:val="ListParagraph"/>
        <w:numPr>
          <w:ilvl w:val="1"/>
          <w:numId w:val="22"/>
        </w:numPr>
        <w:rPr>
          <w:rFonts w:ascii="Gill Sans MT" w:hAnsi="Gill Sans MT"/>
        </w:rPr>
      </w:pPr>
      <w:r w:rsidRPr="008B083A">
        <w:rPr>
          <w:rFonts w:ascii="Gill Sans MT" w:hAnsi="Gill Sans MT"/>
        </w:rPr>
        <w:t>disparities in bonding and bridging social capital</w:t>
      </w:r>
    </w:p>
    <w:p w14:paraId="4C77DB6A" w14:textId="77777777" w:rsidR="008B083A" w:rsidRPr="008B083A" w:rsidRDefault="00466ADE" w:rsidP="008D12D0">
      <w:pPr>
        <w:pStyle w:val="ListParagraph"/>
        <w:numPr>
          <w:ilvl w:val="1"/>
          <w:numId w:val="22"/>
        </w:numPr>
        <w:rPr>
          <w:rFonts w:ascii="Gill Sans MT" w:hAnsi="Gill Sans MT"/>
        </w:rPr>
      </w:pPr>
      <w:r w:rsidRPr="008B083A">
        <w:rPr>
          <w:rFonts w:ascii="Gill Sans MT" w:hAnsi="Gill Sans MT"/>
        </w:rPr>
        <w:t xml:space="preserve">additional social norms information (i.e., education, household power distribution, food access, informal safety nets) </w:t>
      </w:r>
    </w:p>
    <w:p w14:paraId="07FFEFB5" w14:textId="77777777" w:rsidR="008B083A" w:rsidRPr="008B083A" w:rsidRDefault="00466ADE" w:rsidP="00466ADE">
      <w:pPr>
        <w:pStyle w:val="ListParagraph"/>
        <w:numPr>
          <w:ilvl w:val="0"/>
          <w:numId w:val="22"/>
        </w:numPr>
        <w:rPr>
          <w:rFonts w:ascii="Gill Sans MT" w:hAnsi="Gill Sans MT"/>
        </w:rPr>
      </w:pPr>
      <w:r w:rsidRPr="008B083A">
        <w:rPr>
          <w:rFonts w:ascii="Gill Sans MT" w:hAnsi="Gill Sans MT"/>
        </w:rPr>
        <w:t>Collect additional data on food security, coping strategies</w:t>
      </w:r>
    </w:p>
    <w:p w14:paraId="47F12D1C" w14:textId="77777777" w:rsidR="008B083A" w:rsidRPr="008B083A" w:rsidRDefault="00466ADE" w:rsidP="00E06FFF">
      <w:pPr>
        <w:pStyle w:val="ListParagraph"/>
        <w:numPr>
          <w:ilvl w:val="1"/>
          <w:numId w:val="22"/>
        </w:numPr>
        <w:rPr>
          <w:rFonts w:ascii="Gill Sans MT" w:hAnsi="Gill Sans MT"/>
        </w:rPr>
      </w:pPr>
      <w:r w:rsidRPr="008B083A">
        <w:rPr>
          <w:rFonts w:ascii="Gill Sans MT" w:hAnsi="Gill Sans MT"/>
        </w:rPr>
        <w:t>Add food security as a PMP indicator if feasible</w:t>
      </w:r>
    </w:p>
    <w:p w14:paraId="2FC8ADA7" w14:textId="59164F68" w:rsidR="00466ADE" w:rsidRPr="008B083A" w:rsidRDefault="00466ADE" w:rsidP="00E06FFF">
      <w:pPr>
        <w:pStyle w:val="ListParagraph"/>
        <w:numPr>
          <w:ilvl w:val="1"/>
          <w:numId w:val="22"/>
        </w:numPr>
        <w:rPr>
          <w:rFonts w:ascii="Gill Sans MT" w:hAnsi="Gill Sans MT"/>
        </w:rPr>
      </w:pPr>
      <w:r w:rsidRPr="008B083A">
        <w:rPr>
          <w:rFonts w:ascii="Gill Sans MT" w:hAnsi="Gill Sans MT"/>
        </w:rPr>
        <w:lastRenderedPageBreak/>
        <w:t>Review SSD MESP monitoring activities, and where feasible incorporate outcome monitoring into beneficiary surveys</w:t>
      </w:r>
    </w:p>
    <w:p w14:paraId="0D9B8E80" w14:textId="77777777" w:rsidR="0087173D" w:rsidRDefault="0087173D" w:rsidP="0006602C"/>
    <w:p w14:paraId="61474F56" w14:textId="77777777" w:rsidR="0006602C" w:rsidRDefault="0006602C" w:rsidP="00BF4AEE"/>
    <w:p w14:paraId="000000F5" w14:textId="77777777" w:rsidR="00C071E2" w:rsidRDefault="00AA609D">
      <w:r>
        <w:br w:type="page"/>
      </w:r>
    </w:p>
    <w:p w14:paraId="69100642" w14:textId="093ED2D3" w:rsidR="002F4BFB" w:rsidRDefault="002F4BFB" w:rsidP="002F4BFB">
      <w:pPr>
        <w:pStyle w:val="Heading1"/>
      </w:pPr>
      <w:bookmarkStart w:id="119" w:name="_Toc90462124"/>
      <w:r>
        <w:lastRenderedPageBreak/>
        <w:t>BIBLIOGRAPHY (unlimited)</w:t>
      </w:r>
      <w:bookmarkEnd w:id="119"/>
    </w:p>
    <w:p w14:paraId="2437FF32" w14:textId="599F85D7" w:rsidR="009F1FAA" w:rsidRPr="009F1FAA" w:rsidRDefault="009F1FAA" w:rsidP="009F1FAA"/>
    <w:p w14:paraId="2FB85A2F" w14:textId="68026425" w:rsidR="00393466" w:rsidRDefault="00393466">
      <w:pPr>
        <w:pStyle w:val="Heading1"/>
      </w:pPr>
      <w:bookmarkStart w:id="120" w:name="_Toc90462125"/>
      <w:r>
        <w:t>Annex tables and figures</w:t>
      </w:r>
      <w:bookmarkEnd w:id="120"/>
    </w:p>
    <w:p w14:paraId="7FB3D731" w14:textId="43E1C8B5" w:rsidR="007B28DA" w:rsidRDefault="007B28DA" w:rsidP="007B28DA">
      <w:pPr>
        <w:pStyle w:val="Heading1"/>
      </w:pPr>
      <w:bookmarkStart w:id="121" w:name="_Toc90462126"/>
      <w:r>
        <w:t>ANNEX</w:t>
      </w:r>
      <w:r w:rsidR="003923A5">
        <w:t xml:space="preserve"> (unlimited</w:t>
      </w:r>
      <w:r w:rsidR="00393466">
        <w:t>; separate doc</w:t>
      </w:r>
      <w:r w:rsidR="003923A5">
        <w:t>)</w:t>
      </w:r>
      <w:bookmarkEnd w:id="121"/>
    </w:p>
    <w:p w14:paraId="7F2D8EB4" w14:textId="6B8E0C4A" w:rsidR="008C49C6" w:rsidRDefault="0006602C" w:rsidP="0006602C">
      <w:pPr>
        <w:pStyle w:val="Heading2"/>
      </w:pPr>
      <w:bookmarkStart w:id="122" w:name="_Toc90462127"/>
      <w:r>
        <w:t xml:space="preserve">Annex A. </w:t>
      </w:r>
      <w:r w:rsidR="0080417E">
        <w:t xml:space="preserve">Methodological </w:t>
      </w:r>
      <w:commentRangeStart w:id="123"/>
      <w:commentRangeStart w:id="124"/>
      <w:r w:rsidR="0080417E">
        <w:t>Details</w:t>
      </w:r>
      <w:commentRangeEnd w:id="123"/>
      <w:r w:rsidR="00F6757F">
        <w:rPr>
          <w:rStyle w:val="CommentReference"/>
          <w:b w:val="0"/>
          <w:bCs w:val="0"/>
          <w:caps w:val="0"/>
          <w:color w:val="6C6463"/>
        </w:rPr>
        <w:commentReference w:id="123"/>
      </w:r>
      <w:commentRangeEnd w:id="124"/>
      <w:r w:rsidR="001D6E41">
        <w:rPr>
          <w:rStyle w:val="CommentReference"/>
          <w:b w:val="0"/>
          <w:bCs w:val="0"/>
          <w:caps w:val="0"/>
          <w:color w:val="6C6463"/>
        </w:rPr>
        <w:commentReference w:id="124"/>
      </w:r>
    </w:p>
    <w:p w14:paraId="23CB902F" w14:textId="77777777" w:rsidR="001D6E41" w:rsidRPr="00F42784" w:rsidRDefault="001D6E41" w:rsidP="001D6E41">
      <w:pPr>
        <w:pStyle w:val="Heading2"/>
      </w:pPr>
      <w:r>
        <w:t>Sample Design</w:t>
      </w:r>
    </w:p>
    <w:p w14:paraId="53671957" w14:textId="77777777" w:rsidR="001D6E41" w:rsidRDefault="001D6E41" w:rsidP="001D6E41">
      <w:r>
        <w:t>The selected EAs formed clusters from which the household samples were selected in the second stage, using systematic sampling.</w:t>
      </w:r>
    </w:p>
    <w:p w14:paraId="3543F646" w14:textId="77777777" w:rsidR="001D6E41" w:rsidRPr="00145502" w:rsidRDefault="001D6E41" w:rsidP="001D6E41">
      <w:pPr>
        <w:pStyle w:val="Caption"/>
      </w:pPr>
      <w:r>
        <w:t xml:space="preserve">Table </w:t>
      </w:r>
      <w:fldSimple w:instr=" SEQ Table \* ARABIC ">
        <w:r>
          <w:rPr>
            <w:noProof/>
          </w:rPr>
          <w:t>39</w:t>
        </w:r>
      </w:fldSimple>
      <w:r>
        <w:t>. Stages of Sample Selection and Selection Method</w:t>
      </w:r>
    </w:p>
    <w:tbl>
      <w:tblPr>
        <w:tblW w:w="5000" w:type="pct"/>
        <w:tblLook w:val="04A0" w:firstRow="1" w:lastRow="0" w:firstColumn="1" w:lastColumn="0" w:noHBand="0" w:noVBand="1"/>
      </w:tblPr>
      <w:tblGrid>
        <w:gridCol w:w="3287"/>
        <w:gridCol w:w="3287"/>
        <w:gridCol w:w="2786"/>
      </w:tblGrid>
      <w:tr w:rsidR="001D6E41" w:rsidRPr="00274C4F" w14:paraId="2CCF9C25" w14:textId="77777777" w:rsidTr="00CB0121">
        <w:trPr>
          <w:trHeight w:val="290"/>
        </w:trPr>
        <w:tc>
          <w:tcPr>
            <w:tcW w:w="1756" w:type="pct"/>
            <w:tcBorders>
              <w:top w:val="single" w:sz="12" w:space="0" w:color="000000"/>
              <w:bottom w:val="single" w:sz="12" w:space="0" w:color="000000"/>
            </w:tcBorders>
          </w:tcPr>
          <w:p w14:paraId="0B4BA2D7" w14:textId="77777777" w:rsidR="001D6E41" w:rsidRPr="008B09D6" w:rsidRDefault="001D6E41" w:rsidP="00CB0121">
            <w:pPr>
              <w:spacing w:after="0"/>
              <w:jc w:val="center"/>
              <w:rPr>
                <w:b/>
                <w:bCs/>
                <w:color w:val="000000"/>
              </w:rPr>
            </w:pPr>
            <w:r w:rsidRPr="008B09D6">
              <w:rPr>
                <w:b/>
                <w:bCs/>
                <w:color w:val="000000"/>
              </w:rPr>
              <w:t>Stage</w:t>
            </w:r>
          </w:p>
        </w:tc>
        <w:tc>
          <w:tcPr>
            <w:tcW w:w="1756" w:type="pct"/>
            <w:tcBorders>
              <w:top w:val="single" w:sz="12" w:space="0" w:color="000000"/>
              <w:bottom w:val="single" w:sz="12" w:space="0" w:color="000000"/>
            </w:tcBorders>
            <w:shd w:val="clear" w:color="auto" w:fill="auto"/>
            <w:vAlign w:val="center"/>
            <w:hideMark/>
          </w:tcPr>
          <w:p w14:paraId="6FB2C98D" w14:textId="77777777" w:rsidR="001D6E41" w:rsidRPr="00274C4F" w:rsidRDefault="001D6E41" w:rsidP="00CB0121">
            <w:pPr>
              <w:spacing w:after="0"/>
              <w:jc w:val="center"/>
              <w:rPr>
                <w:b/>
                <w:bCs/>
                <w:color w:val="000000"/>
              </w:rPr>
            </w:pPr>
            <w:r w:rsidRPr="00274C4F">
              <w:rPr>
                <w:b/>
                <w:bCs/>
                <w:color w:val="000000"/>
              </w:rPr>
              <w:t>Stage 1</w:t>
            </w:r>
          </w:p>
        </w:tc>
        <w:tc>
          <w:tcPr>
            <w:tcW w:w="1488" w:type="pct"/>
            <w:tcBorders>
              <w:top w:val="single" w:sz="12" w:space="0" w:color="000000"/>
              <w:bottom w:val="single" w:sz="12" w:space="0" w:color="000000"/>
            </w:tcBorders>
            <w:shd w:val="clear" w:color="auto" w:fill="auto"/>
            <w:vAlign w:val="center"/>
            <w:hideMark/>
          </w:tcPr>
          <w:p w14:paraId="38EB0FF2" w14:textId="77777777" w:rsidR="001D6E41" w:rsidRPr="00274C4F" w:rsidRDefault="001D6E41" w:rsidP="00CB0121">
            <w:pPr>
              <w:spacing w:after="0"/>
              <w:jc w:val="center"/>
              <w:rPr>
                <w:b/>
                <w:bCs/>
                <w:color w:val="000000"/>
              </w:rPr>
            </w:pPr>
            <w:r w:rsidRPr="00274C4F">
              <w:rPr>
                <w:b/>
                <w:bCs/>
                <w:color w:val="000000"/>
              </w:rPr>
              <w:t>Stage 2</w:t>
            </w:r>
          </w:p>
        </w:tc>
      </w:tr>
      <w:tr w:rsidR="001D6E41" w:rsidRPr="00274C4F" w14:paraId="3927035A" w14:textId="77777777" w:rsidTr="00CB0121">
        <w:trPr>
          <w:trHeight w:val="290"/>
        </w:trPr>
        <w:tc>
          <w:tcPr>
            <w:tcW w:w="1756" w:type="pct"/>
            <w:tcBorders>
              <w:top w:val="single" w:sz="12" w:space="0" w:color="000000"/>
              <w:bottom w:val="single" w:sz="4" w:space="0" w:color="000000"/>
            </w:tcBorders>
          </w:tcPr>
          <w:p w14:paraId="33A5FA21" w14:textId="77777777" w:rsidR="001D6E41" w:rsidRPr="005C6815" w:rsidRDefault="001D6E41" w:rsidP="00CB0121">
            <w:pPr>
              <w:spacing w:after="0"/>
              <w:jc w:val="center"/>
              <w:rPr>
                <w:b/>
                <w:bCs/>
                <w:color w:val="000000"/>
              </w:rPr>
            </w:pPr>
            <w:r w:rsidRPr="005C6815">
              <w:rPr>
                <w:b/>
                <w:bCs/>
                <w:color w:val="000000"/>
              </w:rPr>
              <w:t>Unit of Selection</w:t>
            </w:r>
          </w:p>
        </w:tc>
        <w:tc>
          <w:tcPr>
            <w:tcW w:w="1756" w:type="pct"/>
            <w:tcBorders>
              <w:top w:val="single" w:sz="12" w:space="0" w:color="000000"/>
              <w:bottom w:val="single" w:sz="4" w:space="0" w:color="000000"/>
            </w:tcBorders>
            <w:shd w:val="clear" w:color="auto" w:fill="auto"/>
            <w:vAlign w:val="center"/>
            <w:hideMark/>
          </w:tcPr>
          <w:p w14:paraId="017990CB" w14:textId="77777777" w:rsidR="001D6E41" w:rsidRPr="00274C4F" w:rsidRDefault="001D6E41" w:rsidP="00CB0121">
            <w:pPr>
              <w:spacing w:after="0"/>
              <w:jc w:val="center"/>
              <w:rPr>
                <w:color w:val="000000"/>
              </w:rPr>
            </w:pPr>
            <w:r w:rsidRPr="00274C4F">
              <w:rPr>
                <w:color w:val="000000"/>
              </w:rPr>
              <w:t>Enumeration Areas</w:t>
            </w:r>
            <w:r>
              <w:rPr>
                <w:color w:val="000000"/>
              </w:rPr>
              <w:t xml:space="preserve"> (EAs)</w:t>
            </w:r>
          </w:p>
        </w:tc>
        <w:tc>
          <w:tcPr>
            <w:tcW w:w="1488" w:type="pct"/>
            <w:tcBorders>
              <w:top w:val="single" w:sz="12" w:space="0" w:color="000000"/>
              <w:bottom w:val="single" w:sz="4" w:space="0" w:color="000000"/>
            </w:tcBorders>
            <w:shd w:val="clear" w:color="auto" w:fill="auto"/>
            <w:vAlign w:val="center"/>
            <w:hideMark/>
          </w:tcPr>
          <w:p w14:paraId="2FB47631" w14:textId="77777777" w:rsidR="001D6E41" w:rsidRPr="00274C4F" w:rsidRDefault="001D6E41" w:rsidP="00CB0121">
            <w:pPr>
              <w:spacing w:after="0"/>
              <w:jc w:val="center"/>
              <w:rPr>
                <w:color w:val="000000"/>
              </w:rPr>
            </w:pPr>
            <w:r w:rsidRPr="00274C4F">
              <w:rPr>
                <w:color w:val="000000"/>
              </w:rPr>
              <w:t>Households</w:t>
            </w:r>
          </w:p>
        </w:tc>
      </w:tr>
      <w:tr w:rsidR="001D6E41" w:rsidRPr="00274C4F" w14:paraId="6B17F940" w14:textId="77777777" w:rsidTr="00CB0121">
        <w:trPr>
          <w:trHeight w:val="290"/>
        </w:trPr>
        <w:tc>
          <w:tcPr>
            <w:tcW w:w="1756" w:type="pct"/>
            <w:tcBorders>
              <w:top w:val="single" w:sz="4" w:space="0" w:color="000000"/>
              <w:bottom w:val="single" w:sz="12" w:space="0" w:color="000000"/>
            </w:tcBorders>
          </w:tcPr>
          <w:p w14:paraId="28B878F6" w14:textId="77777777" w:rsidR="001D6E41" w:rsidRPr="005C6815" w:rsidRDefault="001D6E41" w:rsidP="00CB0121">
            <w:pPr>
              <w:spacing w:after="0"/>
              <w:jc w:val="center"/>
              <w:rPr>
                <w:b/>
                <w:bCs/>
                <w:color w:val="000000"/>
              </w:rPr>
            </w:pPr>
            <w:r w:rsidRPr="005C6815">
              <w:rPr>
                <w:b/>
                <w:bCs/>
                <w:color w:val="000000"/>
              </w:rPr>
              <w:t>Selection Method</w:t>
            </w:r>
          </w:p>
        </w:tc>
        <w:tc>
          <w:tcPr>
            <w:tcW w:w="1756" w:type="pct"/>
            <w:tcBorders>
              <w:top w:val="single" w:sz="4" w:space="0" w:color="000000"/>
              <w:bottom w:val="single" w:sz="12" w:space="0" w:color="000000"/>
            </w:tcBorders>
            <w:shd w:val="clear" w:color="auto" w:fill="auto"/>
            <w:vAlign w:val="center"/>
            <w:hideMark/>
          </w:tcPr>
          <w:p w14:paraId="48054EAE" w14:textId="77777777" w:rsidR="001D6E41" w:rsidRPr="00274C4F" w:rsidRDefault="001D6E41" w:rsidP="00CB0121">
            <w:pPr>
              <w:spacing w:after="0"/>
              <w:jc w:val="center"/>
              <w:rPr>
                <w:color w:val="000000"/>
              </w:rPr>
            </w:pPr>
            <w:r w:rsidRPr="00274C4F">
              <w:rPr>
                <w:color w:val="000000"/>
              </w:rPr>
              <w:t>Stratified P</w:t>
            </w:r>
            <w:r>
              <w:rPr>
                <w:color w:val="000000"/>
              </w:rPr>
              <w:t>robability Proportionate to Size</w:t>
            </w:r>
            <w:r w:rsidRPr="00274C4F">
              <w:rPr>
                <w:color w:val="000000"/>
              </w:rPr>
              <w:t xml:space="preserve"> </w:t>
            </w:r>
          </w:p>
        </w:tc>
        <w:tc>
          <w:tcPr>
            <w:tcW w:w="1488" w:type="pct"/>
            <w:tcBorders>
              <w:top w:val="single" w:sz="4" w:space="0" w:color="000000"/>
              <w:bottom w:val="single" w:sz="12" w:space="0" w:color="000000"/>
            </w:tcBorders>
            <w:shd w:val="clear" w:color="auto" w:fill="auto"/>
            <w:vAlign w:val="center"/>
            <w:hideMark/>
          </w:tcPr>
          <w:p w14:paraId="0EA856D6" w14:textId="77777777" w:rsidR="001D6E41" w:rsidRPr="00274C4F" w:rsidRDefault="001D6E41" w:rsidP="00CB0121">
            <w:pPr>
              <w:spacing w:after="0"/>
              <w:jc w:val="center"/>
              <w:rPr>
                <w:color w:val="000000"/>
              </w:rPr>
            </w:pPr>
            <w:r w:rsidRPr="00274C4F">
              <w:rPr>
                <w:color w:val="000000"/>
              </w:rPr>
              <w:t>Systematic</w:t>
            </w:r>
          </w:p>
        </w:tc>
      </w:tr>
    </w:tbl>
    <w:p w14:paraId="11C1FE38" w14:textId="77777777" w:rsidR="001D6E41" w:rsidRDefault="001D6E41" w:rsidP="001D6E41">
      <w:pPr>
        <w:spacing w:before="240"/>
      </w:pPr>
      <w:r>
        <w:t>MESP</w:t>
      </w:r>
      <w:r w:rsidRPr="00A627D0">
        <w:t xml:space="preserve"> collaborate</w:t>
      </w:r>
      <w:r>
        <w:t>d</w:t>
      </w:r>
      <w:r w:rsidRPr="00A627D0">
        <w:t xml:space="preserve"> with</w:t>
      </w:r>
      <w:r>
        <w:t xml:space="preserve"> </w:t>
      </w:r>
      <w:r w:rsidRPr="00A627D0">
        <w:t xml:space="preserve">NBS to select sample </w:t>
      </w:r>
      <w:r>
        <w:t>EAs</w:t>
      </w:r>
      <w:r w:rsidRPr="00A627D0">
        <w:t xml:space="preserve"> in </w:t>
      </w:r>
      <w:r>
        <w:t>S</w:t>
      </w:r>
      <w:r w:rsidRPr="00A627D0">
        <w:t xml:space="preserve">tage 1 </w:t>
      </w:r>
      <w:r>
        <w:t>from</w:t>
      </w:r>
      <w:r w:rsidRPr="00A627D0">
        <w:t xml:space="preserve"> the </w:t>
      </w:r>
      <w:r>
        <w:t xml:space="preserve">2008 </w:t>
      </w:r>
      <w:r w:rsidRPr="00A627D0">
        <w:t xml:space="preserve">sampling frame </w:t>
      </w:r>
      <w:r>
        <w:t>of</w:t>
      </w:r>
      <w:r w:rsidRPr="00A627D0">
        <w:t xml:space="preserve"> </w:t>
      </w:r>
      <w:r>
        <w:t>the</w:t>
      </w:r>
      <w:r w:rsidRPr="00A627D0">
        <w:t xml:space="preserve"> Population and Housing Census. Although the NBS update</w:t>
      </w:r>
      <w:r>
        <w:t>d</w:t>
      </w:r>
      <w:r w:rsidRPr="00A627D0">
        <w:t xml:space="preserve"> various demographic indicators every year through statistical projections, the projections </w:t>
      </w:r>
      <w:r>
        <w:t>were</w:t>
      </w:r>
      <w:r w:rsidRPr="00A627D0">
        <w:t xml:space="preserve"> limited to states, counties, and </w:t>
      </w:r>
      <w:proofErr w:type="spellStart"/>
      <w:r w:rsidRPr="00A627D0">
        <w:t>payams</w:t>
      </w:r>
      <w:proofErr w:type="spellEnd"/>
      <w:r>
        <w:t xml:space="preserve">. </w:t>
      </w:r>
      <w:r w:rsidRPr="00A627D0">
        <w:t>MESP d</w:t>
      </w:r>
      <w:r>
        <w:t>id</w:t>
      </w:r>
      <w:r w:rsidRPr="00A627D0">
        <w:t xml:space="preserve"> not have updated information </w:t>
      </w:r>
      <w:r>
        <w:t>about</w:t>
      </w:r>
      <w:r w:rsidRPr="00A627D0">
        <w:t xml:space="preserve"> the total number of households </w:t>
      </w:r>
      <w:r>
        <w:t>at EA level</w:t>
      </w:r>
      <w:r w:rsidRPr="00A627D0">
        <w:t xml:space="preserve"> to calculate</w:t>
      </w:r>
      <w:r>
        <w:t xml:space="preserve"> the</w:t>
      </w:r>
      <w:r w:rsidRPr="00A627D0">
        <w:t xml:space="preserve"> </w:t>
      </w:r>
      <w:r>
        <w:t xml:space="preserve">required </w:t>
      </w:r>
      <w:r w:rsidRPr="00A627D0">
        <w:t>sample interval</w:t>
      </w:r>
      <w:r>
        <w:t>s</w:t>
      </w:r>
      <w:r w:rsidRPr="00A627D0">
        <w:t xml:space="preserve"> and to select random sample</w:t>
      </w:r>
      <w:r>
        <w:t>s</w:t>
      </w:r>
      <w:r w:rsidRPr="00A627D0">
        <w:t xml:space="preserve"> of households </w:t>
      </w:r>
      <w:r>
        <w:t>for</w:t>
      </w:r>
      <w:r w:rsidRPr="00A627D0">
        <w:t xml:space="preserve"> </w:t>
      </w:r>
      <w:r>
        <w:t>St</w:t>
      </w:r>
      <w:r w:rsidRPr="00A627D0">
        <w:t xml:space="preserve">age 2. </w:t>
      </w:r>
      <w:r>
        <w:t>To address this challenge, the survey team</w:t>
      </w:r>
      <w:r w:rsidRPr="00A627D0">
        <w:t xml:space="preserve"> </w:t>
      </w:r>
      <w:r>
        <w:t>conducted a household listing for</w:t>
      </w:r>
      <w:r w:rsidRPr="00A627D0">
        <w:t xml:space="preserve"> each </w:t>
      </w:r>
      <w:r>
        <w:t>selected EA</w:t>
      </w:r>
      <w:r w:rsidRPr="00A627D0">
        <w:t xml:space="preserve">. </w:t>
      </w:r>
    </w:p>
    <w:p w14:paraId="5A426875" w14:textId="77777777" w:rsidR="001D6E41" w:rsidRDefault="001D6E41" w:rsidP="001D6E41">
      <w:pPr>
        <w:spacing w:before="240"/>
      </w:pPr>
      <w:r>
        <w:t>The sample size for each county was determined by calculating sample sizes for several relevant indicators using the following formula and basing the decision on the one which gives the largest sample size.</w:t>
      </w:r>
    </w:p>
    <w:p w14:paraId="40AE4099" w14:textId="77777777" w:rsidR="001D6E41" w:rsidRDefault="001D6E41" w:rsidP="001D6E41">
      <w:pPr>
        <w:pStyle w:val="Caption"/>
      </w:pPr>
      <w:r>
        <w:t xml:space="preserve">Equation </w:t>
      </w:r>
      <w:fldSimple w:instr=" SEQ Equation \* ARABIC ">
        <w:r>
          <w:rPr>
            <w:noProof/>
          </w:rPr>
          <w:t>1</w:t>
        </w:r>
      </w:fldSimple>
      <w:r>
        <w:t>. Sample Size Calculation</w:t>
      </w:r>
    </w:p>
    <w:p w14:paraId="77F0FD3A" w14:textId="77777777" w:rsidR="001D6E41" w:rsidRDefault="001D6E41" w:rsidP="001D6E41">
      <m:oMathPara>
        <m:oMath>
          <m:r>
            <w:rPr>
              <w:rFonts w:ascii="Cambria Math" w:hAnsi="Cambria Math"/>
            </w:rPr>
            <m:t xml:space="preserve">n=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 . </m:t>
              </m:r>
              <m:d>
                <m:dPr>
                  <m:ctrlPr>
                    <w:rPr>
                      <w:rFonts w:ascii="Cambria Math" w:hAnsi="Cambria Math"/>
                      <w:i/>
                    </w:rPr>
                  </m:ctrlPr>
                </m:dPr>
                <m:e>
                  <m:r>
                    <w:rPr>
                      <w:rFonts w:ascii="Cambria Math" w:hAnsi="Cambria Math"/>
                    </w:rPr>
                    <m:t>1-p</m:t>
                  </m:r>
                </m:e>
              </m:d>
              <m:r>
                <w:rPr>
                  <w:rFonts w:ascii="Cambria Math" w:hAnsi="Cambria Math"/>
                </w:rPr>
                <m:t>. deff</m:t>
              </m:r>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1-r</m:t>
                  </m:r>
                </m:e>
              </m:d>
            </m:den>
          </m:f>
        </m:oMath>
      </m:oMathPara>
    </w:p>
    <w:p w14:paraId="732F9D7E" w14:textId="77777777" w:rsidR="001D6E41" w:rsidRDefault="001D6E41" w:rsidP="001D6E41">
      <w:pPr>
        <w:spacing w:after="0"/>
      </w:pPr>
      <w:r>
        <w:t>Where:</w:t>
      </w:r>
    </w:p>
    <w:p w14:paraId="04B9DBB2" w14:textId="77777777" w:rsidR="001D6E41" w:rsidRDefault="001D6E41" w:rsidP="001D6E41">
      <w:pPr>
        <w:spacing w:after="0"/>
      </w:pPr>
      <w:r>
        <w:tab/>
        <w:t>n = required sample size (number of sample households)</w:t>
      </w:r>
    </w:p>
    <w:p w14:paraId="692DE4F3" w14:textId="77777777" w:rsidR="001D6E41" w:rsidRDefault="001D6E41" w:rsidP="001D6E41">
      <w:pPr>
        <w:spacing w:after="0"/>
      </w:pPr>
      <w:r>
        <w:tab/>
        <w:t>z = value in the normal distribution that provides 95% level of confidence (z=1.96)</w:t>
      </w:r>
    </w:p>
    <w:p w14:paraId="20B51B57" w14:textId="77777777" w:rsidR="001D6E41" w:rsidRDefault="001D6E41" w:rsidP="001D6E41">
      <w:pPr>
        <w:spacing w:after="0"/>
        <w:ind w:left="1080" w:hanging="360"/>
      </w:pPr>
      <w:r>
        <w:t xml:space="preserve">p = prevalence rate of the key or relevant indicator (% of households consumed 0-2 food group; p = 0.38)    </w:t>
      </w:r>
    </w:p>
    <w:p w14:paraId="5EE6A302" w14:textId="77777777" w:rsidR="001D6E41" w:rsidRDefault="001D6E41" w:rsidP="001D6E41">
      <w:pPr>
        <w:spacing w:after="0"/>
        <w:ind w:left="1440" w:hanging="720"/>
      </w:pPr>
      <w:r>
        <w:t>r = rate of non-response (r=0.10, or 10%)</w:t>
      </w:r>
    </w:p>
    <w:p w14:paraId="51086BBA" w14:textId="77777777" w:rsidR="001D6E41" w:rsidRDefault="001D6E41" w:rsidP="001D6E41">
      <w:pPr>
        <w:spacing w:after="0"/>
        <w:ind w:left="1440" w:hanging="720"/>
      </w:pPr>
      <w:proofErr w:type="spellStart"/>
      <w:r>
        <w:t>deff</w:t>
      </w:r>
      <w:proofErr w:type="spellEnd"/>
      <w:r>
        <w:t xml:space="preserve"> = design effect (</w:t>
      </w:r>
      <w:proofErr w:type="spellStart"/>
      <w:r>
        <w:t>deff</w:t>
      </w:r>
      <w:proofErr w:type="spellEnd"/>
      <w:r>
        <w:t xml:space="preserve"> = 1.5)</w:t>
      </w:r>
    </w:p>
    <w:p w14:paraId="4B199CE8" w14:textId="77777777" w:rsidR="001D6E41" w:rsidRDefault="001D6E41" w:rsidP="001D6E41">
      <w:pPr>
        <w:spacing w:after="0"/>
        <w:ind w:left="1440" w:hanging="720"/>
      </w:pPr>
      <w:r>
        <w:t xml:space="preserve">d = desired margin of error (d=0.05 or 5%) </w:t>
      </w:r>
    </w:p>
    <w:p w14:paraId="30A53E0F" w14:textId="77777777" w:rsidR="001D6E41" w:rsidRDefault="001D6E41" w:rsidP="001D6E41">
      <w:pPr>
        <w:spacing w:after="0"/>
        <w:ind w:left="1440" w:hanging="720"/>
      </w:pPr>
    </w:p>
    <w:p w14:paraId="4E4A8DC1" w14:textId="77777777" w:rsidR="001D6E41" w:rsidRDefault="001D6E41" w:rsidP="001D6E41">
      <w:pPr>
        <w:spacing w:before="240"/>
      </w:pPr>
      <w:r>
        <w:lastRenderedPageBreak/>
        <w:t xml:space="preserve">Within each county, the target sample size was 629 households. The total sample size for the household survey was estimated as the number of counties (domains) times the maximum sample size required for each county (i.e., 629 x 13 = 8,177 households). The number of households to select from each EA was 17 households and the total number of EAs to selected from each county was 37. </w:t>
      </w:r>
    </w:p>
    <w:p w14:paraId="1D2D09D2" w14:textId="77777777" w:rsidR="001D6E41" w:rsidRDefault="001D6E41" w:rsidP="001D6E41">
      <w:pPr>
        <w:pStyle w:val="Caption"/>
      </w:pPr>
      <w:r>
        <w:t xml:space="preserve">Table </w:t>
      </w:r>
      <w:fldSimple w:instr=" SEQ Table \* ARABIC ">
        <w:r>
          <w:rPr>
            <w:noProof/>
          </w:rPr>
          <w:t>40</w:t>
        </w:r>
      </w:fldSimple>
      <w:r>
        <w:t>. SAmple Targets for Data Collection</w:t>
      </w:r>
    </w:p>
    <w:tbl>
      <w:tblPr>
        <w:tblStyle w:val="TableGrid"/>
        <w:tblW w:w="0" w:type="auto"/>
        <w:tblLook w:val="04A0" w:firstRow="1" w:lastRow="0" w:firstColumn="1" w:lastColumn="0" w:noHBand="0" w:noVBand="1"/>
      </w:tblPr>
      <w:tblGrid>
        <w:gridCol w:w="2337"/>
        <w:gridCol w:w="2337"/>
        <w:gridCol w:w="2338"/>
        <w:gridCol w:w="2338"/>
      </w:tblGrid>
      <w:tr w:rsidR="001D6E41" w14:paraId="2B031255" w14:textId="77777777" w:rsidTr="00CB0121">
        <w:tc>
          <w:tcPr>
            <w:tcW w:w="2337" w:type="dxa"/>
            <w:tcBorders>
              <w:top w:val="single" w:sz="12" w:space="0" w:color="auto"/>
              <w:left w:val="nil"/>
              <w:bottom w:val="single" w:sz="12" w:space="0" w:color="auto"/>
              <w:right w:val="nil"/>
            </w:tcBorders>
          </w:tcPr>
          <w:p w14:paraId="63DE758F" w14:textId="77777777" w:rsidR="001D6E41" w:rsidRPr="0005099D" w:rsidRDefault="001D6E41" w:rsidP="00CB0121">
            <w:pPr>
              <w:spacing w:after="0" w:line="240" w:lineRule="auto"/>
              <w:jc w:val="center"/>
              <w:rPr>
                <w:b/>
                <w:bCs/>
              </w:rPr>
            </w:pPr>
            <w:r w:rsidRPr="0005099D">
              <w:rPr>
                <w:b/>
                <w:bCs/>
              </w:rPr>
              <w:t>County</w:t>
            </w:r>
          </w:p>
        </w:tc>
        <w:tc>
          <w:tcPr>
            <w:tcW w:w="2337" w:type="dxa"/>
            <w:tcBorders>
              <w:top w:val="single" w:sz="12" w:space="0" w:color="auto"/>
              <w:left w:val="nil"/>
              <w:bottom w:val="single" w:sz="12" w:space="0" w:color="auto"/>
              <w:right w:val="nil"/>
            </w:tcBorders>
          </w:tcPr>
          <w:p w14:paraId="6850D899" w14:textId="77777777" w:rsidR="001D6E41" w:rsidRPr="0005099D" w:rsidRDefault="001D6E41" w:rsidP="00CB0121">
            <w:pPr>
              <w:spacing w:after="0" w:line="240" w:lineRule="auto"/>
              <w:jc w:val="center"/>
              <w:rPr>
                <w:b/>
                <w:bCs/>
              </w:rPr>
            </w:pPr>
            <w:r w:rsidRPr="0005099D">
              <w:rPr>
                <w:b/>
                <w:bCs/>
              </w:rPr>
              <w:t>Household Target</w:t>
            </w:r>
          </w:p>
        </w:tc>
        <w:tc>
          <w:tcPr>
            <w:tcW w:w="2338" w:type="dxa"/>
            <w:tcBorders>
              <w:top w:val="single" w:sz="12" w:space="0" w:color="auto"/>
              <w:left w:val="nil"/>
              <w:bottom w:val="single" w:sz="12" w:space="0" w:color="auto"/>
              <w:right w:val="nil"/>
            </w:tcBorders>
          </w:tcPr>
          <w:p w14:paraId="009243C5" w14:textId="77777777" w:rsidR="001D6E41" w:rsidRPr="0005099D" w:rsidRDefault="001D6E41" w:rsidP="00CB0121">
            <w:pPr>
              <w:spacing w:after="0" w:line="240" w:lineRule="auto"/>
              <w:jc w:val="center"/>
              <w:rPr>
                <w:b/>
                <w:bCs/>
              </w:rPr>
            </w:pPr>
            <w:r w:rsidRPr="0005099D">
              <w:rPr>
                <w:b/>
                <w:bCs/>
              </w:rPr>
              <w:t>EA Target</w:t>
            </w:r>
          </w:p>
        </w:tc>
        <w:tc>
          <w:tcPr>
            <w:tcW w:w="2338" w:type="dxa"/>
            <w:tcBorders>
              <w:top w:val="single" w:sz="12" w:space="0" w:color="auto"/>
              <w:left w:val="nil"/>
              <w:bottom w:val="single" w:sz="12" w:space="0" w:color="auto"/>
              <w:right w:val="nil"/>
            </w:tcBorders>
          </w:tcPr>
          <w:p w14:paraId="063E9C69" w14:textId="77777777" w:rsidR="001D6E41" w:rsidRPr="0005099D" w:rsidRDefault="001D6E41" w:rsidP="00CB0121">
            <w:pPr>
              <w:spacing w:after="0" w:line="240" w:lineRule="auto"/>
              <w:jc w:val="center"/>
              <w:rPr>
                <w:b/>
                <w:bCs/>
              </w:rPr>
            </w:pPr>
            <w:r w:rsidRPr="0005099D">
              <w:rPr>
                <w:b/>
                <w:bCs/>
              </w:rPr>
              <w:t>Household Target/EA</w:t>
            </w:r>
          </w:p>
        </w:tc>
      </w:tr>
      <w:tr w:rsidR="001D6E41" w14:paraId="1B77A97D" w14:textId="77777777" w:rsidTr="00CB0121">
        <w:tc>
          <w:tcPr>
            <w:tcW w:w="2337" w:type="dxa"/>
            <w:tcBorders>
              <w:top w:val="single" w:sz="12" w:space="0" w:color="auto"/>
              <w:left w:val="nil"/>
              <w:right w:val="nil"/>
            </w:tcBorders>
          </w:tcPr>
          <w:p w14:paraId="2FE30FF8" w14:textId="77777777" w:rsidR="001D6E41" w:rsidRDefault="001D6E41" w:rsidP="00CB0121">
            <w:pPr>
              <w:spacing w:after="0" w:line="240" w:lineRule="auto"/>
            </w:pPr>
            <w:r>
              <w:t>Akobo</w:t>
            </w:r>
          </w:p>
        </w:tc>
        <w:tc>
          <w:tcPr>
            <w:tcW w:w="2337" w:type="dxa"/>
            <w:tcBorders>
              <w:top w:val="single" w:sz="12" w:space="0" w:color="auto"/>
              <w:left w:val="nil"/>
              <w:right w:val="nil"/>
            </w:tcBorders>
          </w:tcPr>
          <w:p w14:paraId="34E8636A" w14:textId="77777777" w:rsidR="001D6E41" w:rsidRDefault="001D6E41" w:rsidP="00CB0121">
            <w:pPr>
              <w:spacing w:after="0" w:line="240" w:lineRule="auto"/>
              <w:jc w:val="center"/>
            </w:pPr>
            <w:r>
              <w:t>629</w:t>
            </w:r>
          </w:p>
        </w:tc>
        <w:tc>
          <w:tcPr>
            <w:tcW w:w="2338" w:type="dxa"/>
            <w:tcBorders>
              <w:top w:val="single" w:sz="12" w:space="0" w:color="auto"/>
              <w:left w:val="nil"/>
              <w:right w:val="nil"/>
            </w:tcBorders>
          </w:tcPr>
          <w:p w14:paraId="523AB22F" w14:textId="77777777" w:rsidR="001D6E41" w:rsidRDefault="001D6E41" w:rsidP="00CB0121">
            <w:pPr>
              <w:spacing w:after="0" w:line="240" w:lineRule="auto"/>
              <w:jc w:val="center"/>
            </w:pPr>
            <w:r>
              <w:t>37</w:t>
            </w:r>
          </w:p>
        </w:tc>
        <w:tc>
          <w:tcPr>
            <w:tcW w:w="2338" w:type="dxa"/>
            <w:tcBorders>
              <w:top w:val="single" w:sz="12" w:space="0" w:color="auto"/>
              <w:left w:val="nil"/>
              <w:right w:val="nil"/>
            </w:tcBorders>
          </w:tcPr>
          <w:p w14:paraId="30D2A102" w14:textId="77777777" w:rsidR="001D6E41" w:rsidRDefault="001D6E41" w:rsidP="00CB0121">
            <w:pPr>
              <w:spacing w:after="0" w:line="240" w:lineRule="auto"/>
              <w:jc w:val="center"/>
            </w:pPr>
            <w:r>
              <w:t>17</w:t>
            </w:r>
          </w:p>
        </w:tc>
      </w:tr>
      <w:tr w:rsidR="001D6E41" w14:paraId="7C598400" w14:textId="77777777" w:rsidTr="00CB0121">
        <w:tc>
          <w:tcPr>
            <w:tcW w:w="2337" w:type="dxa"/>
            <w:tcBorders>
              <w:left w:val="nil"/>
              <w:right w:val="nil"/>
            </w:tcBorders>
          </w:tcPr>
          <w:p w14:paraId="58ADD921" w14:textId="77777777" w:rsidR="001D6E41" w:rsidRDefault="001D6E41" w:rsidP="00CB0121">
            <w:pPr>
              <w:spacing w:after="0" w:line="240" w:lineRule="auto"/>
            </w:pPr>
            <w:proofErr w:type="spellStart"/>
            <w:r>
              <w:t>Baliet</w:t>
            </w:r>
            <w:proofErr w:type="spellEnd"/>
          </w:p>
        </w:tc>
        <w:tc>
          <w:tcPr>
            <w:tcW w:w="2337" w:type="dxa"/>
            <w:tcBorders>
              <w:left w:val="nil"/>
              <w:right w:val="nil"/>
            </w:tcBorders>
          </w:tcPr>
          <w:p w14:paraId="206FB416" w14:textId="77777777" w:rsidR="001D6E41" w:rsidRDefault="001D6E41" w:rsidP="00CB0121">
            <w:pPr>
              <w:spacing w:after="0" w:line="240" w:lineRule="auto"/>
              <w:jc w:val="center"/>
            </w:pPr>
            <w:r w:rsidRPr="00445413">
              <w:t>629</w:t>
            </w:r>
          </w:p>
        </w:tc>
        <w:tc>
          <w:tcPr>
            <w:tcW w:w="2338" w:type="dxa"/>
            <w:tcBorders>
              <w:left w:val="nil"/>
              <w:right w:val="nil"/>
            </w:tcBorders>
          </w:tcPr>
          <w:p w14:paraId="785C7573" w14:textId="77777777" w:rsidR="001D6E41" w:rsidRDefault="001D6E41" w:rsidP="00CB0121">
            <w:pPr>
              <w:spacing w:after="0" w:line="240" w:lineRule="auto"/>
              <w:jc w:val="center"/>
            </w:pPr>
            <w:r w:rsidRPr="00333E37">
              <w:t>37</w:t>
            </w:r>
          </w:p>
        </w:tc>
        <w:tc>
          <w:tcPr>
            <w:tcW w:w="2338" w:type="dxa"/>
            <w:tcBorders>
              <w:left w:val="nil"/>
              <w:right w:val="nil"/>
            </w:tcBorders>
          </w:tcPr>
          <w:p w14:paraId="0E12A53B" w14:textId="77777777" w:rsidR="001D6E41" w:rsidRDefault="001D6E41" w:rsidP="00CB0121">
            <w:pPr>
              <w:spacing w:after="0" w:line="240" w:lineRule="auto"/>
              <w:jc w:val="center"/>
            </w:pPr>
            <w:r w:rsidRPr="002E144C">
              <w:t>17</w:t>
            </w:r>
          </w:p>
        </w:tc>
      </w:tr>
      <w:tr w:rsidR="001D6E41" w14:paraId="264DA204" w14:textId="77777777" w:rsidTr="00CB0121">
        <w:tc>
          <w:tcPr>
            <w:tcW w:w="2337" w:type="dxa"/>
            <w:tcBorders>
              <w:left w:val="nil"/>
              <w:right w:val="nil"/>
            </w:tcBorders>
          </w:tcPr>
          <w:p w14:paraId="1129DD5A" w14:textId="77777777" w:rsidR="001D6E41" w:rsidRDefault="001D6E41" w:rsidP="00CB0121">
            <w:pPr>
              <w:spacing w:after="0" w:line="240" w:lineRule="auto"/>
            </w:pPr>
            <w:r>
              <w:t>Budi</w:t>
            </w:r>
          </w:p>
        </w:tc>
        <w:tc>
          <w:tcPr>
            <w:tcW w:w="2337" w:type="dxa"/>
            <w:tcBorders>
              <w:left w:val="nil"/>
              <w:right w:val="nil"/>
            </w:tcBorders>
          </w:tcPr>
          <w:p w14:paraId="0E1D8829" w14:textId="77777777" w:rsidR="001D6E41" w:rsidRDefault="001D6E41" w:rsidP="00CB0121">
            <w:pPr>
              <w:spacing w:after="0" w:line="240" w:lineRule="auto"/>
              <w:jc w:val="center"/>
            </w:pPr>
            <w:r w:rsidRPr="00445413">
              <w:t>629</w:t>
            </w:r>
          </w:p>
        </w:tc>
        <w:tc>
          <w:tcPr>
            <w:tcW w:w="2338" w:type="dxa"/>
            <w:tcBorders>
              <w:left w:val="nil"/>
              <w:right w:val="nil"/>
            </w:tcBorders>
          </w:tcPr>
          <w:p w14:paraId="1DFD44CB" w14:textId="77777777" w:rsidR="001D6E41" w:rsidRDefault="001D6E41" w:rsidP="00CB0121">
            <w:pPr>
              <w:spacing w:after="0" w:line="240" w:lineRule="auto"/>
              <w:jc w:val="center"/>
            </w:pPr>
            <w:r w:rsidRPr="00333E37">
              <w:t>37</w:t>
            </w:r>
          </w:p>
        </w:tc>
        <w:tc>
          <w:tcPr>
            <w:tcW w:w="2338" w:type="dxa"/>
            <w:tcBorders>
              <w:left w:val="nil"/>
              <w:right w:val="nil"/>
            </w:tcBorders>
          </w:tcPr>
          <w:p w14:paraId="1844E68E" w14:textId="77777777" w:rsidR="001D6E41" w:rsidRDefault="001D6E41" w:rsidP="00CB0121">
            <w:pPr>
              <w:spacing w:after="0" w:line="240" w:lineRule="auto"/>
              <w:jc w:val="center"/>
            </w:pPr>
            <w:r w:rsidRPr="002E144C">
              <w:t>17</w:t>
            </w:r>
          </w:p>
        </w:tc>
      </w:tr>
      <w:tr w:rsidR="001D6E41" w14:paraId="29B0A0AA" w14:textId="77777777" w:rsidTr="00CB0121">
        <w:tc>
          <w:tcPr>
            <w:tcW w:w="2337" w:type="dxa"/>
            <w:tcBorders>
              <w:left w:val="nil"/>
              <w:right w:val="nil"/>
            </w:tcBorders>
          </w:tcPr>
          <w:p w14:paraId="0B4D316C" w14:textId="77777777" w:rsidR="001D6E41" w:rsidRDefault="001D6E41" w:rsidP="00CB0121">
            <w:pPr>
              <w:spacing w:after="0" w:line="240" w:lineRule="auto"/>
            </w:pPr>
            <w:proofErr w:type="spellStart"/>
            <w:r>
              <w:t>Duk</w:t>
            </w:r>
            <w:proofErr w:type="spellEnd"/>
          </w:p>
        </w:tc>
        <w:tc>
          <w:tcPr>
            <w:tcW w:w="2337" w:type="dxa"/>
            <w:tcBorders>
              <w:left w:val="nil"/>
              <w:right w:val="nil"/>
            </w:tcBorders>
          </w:tcPr>
          <w:p w14:paraId="2B6DB807" w14:textId="77777777" w:rsidR="001D6E41" w:rsidRDefault="001D6E41" w:rsidP="00CB0121">
            <w:pPr>
              <w:spacing w:after="0" w:line="240" w:lineRule="auto"/>
              <w:jc w:val="center"/>
            </w:pPr>
            <w:r w:rsidRPr="00445413">
              <w:t>629</w:t>
            </w:r>
          </w:p>
        </w:tc>
        <w:tc>
          <w:tcPr>
            <w:tcW w:w="2338" w:type="dxa"/>
            <w:tcBorders>
              <w:left w:val="nil"/>
              <w:right w:val="nil"/>
            </w:tcBorders>
          </w:tcPr>
          <w:p w14:paraId="2B39BC6F" w14:textId="77777777" w:rsidR="001D6E41" w:rsidRDefault="001D6E41" w:rsidP="00CB0121">
            <w:pPr>
              <w:spacing w:after="0" w:line="240" w:lineRule="auto"/>
              <w:jc w:val="center"/>
            </w:pPr>
            <w:r w:rsidRPr="00333E37">
              <w:t>37</w:t>
            </w:r>
          </w:p>
        </w:tc>
        <w:tc>
          <w:tcPr>
            <w:tcW w:w="2338" w:type="dxa"/>
            <w:tcBorders>
              <w:left w:val="nil"/>
              <w:right w:val="nil"/>
            </w:tcBorders>
          </w:tcPr>
          <w:p w14:paraId="60FECAA2" w14:textId="77777777" w:rsidR="001D6E41" w:rsidRDefault="001D6E41" w:rsidP="00CB0121">
            <w:pPr>
              <w:spacing w:after="0" w:line="240" w:lineRule="auto"/>
              <w:jc w:val="center"/>
            </w:pPr>
            <w:r w:rsidRPr="002E144C">
              <w:t>17</w:t>
            </w:r>
          </w:p>
        </w:tc>
      </w:tr>
      <w:tr w:rsidR="001D6E41" w14:paraId="691BE355" w14:textId="77777777" w:rsidTr="00CB0121">
        <w:tc>
          <w:tcPr>
            <w:tcW w:w="2337" w:type="dxa"/>
            <w:tcBorders>
              <w:left w:val="nil"/>
              <w:right w:val="nil"/>
            </w:tcBorders>
          </w:tcPr>
          <w:p w14:paraId="78105E3D" w14:textId="77777777" w:rsidR="001D6E41" w:rsidRDefault="001D6E41" w:rsidP="00CB0121">
            <w:pPr>
              <w:spacing w:after="0" w:line="240" w:lineRule="auto"/>
            </w:pPr>
            <w:proofErr w:type="spellStart"/>
            <w:r>
              <w:t>Jur</w:t>
            </w:r>
            <w:proofErr w:type="spellEnd"/>
            <w:r>
              <w:t xml:space="preserve"> River</w:t>
            </w:r>
          </w:p>
        </w:tc>
        <w:tc>
          <w:tcPr>
            <w:tcW w:w="2337" w:type="dxa"/>
            <w:tcBorders>
              <w:left w:val="nil"/>
              <w:right w:val="nil"/>
            </w:tcBorders>
          </w:tcPr>
          <w:p w14:paraId="26FC4B1D" w14:textId="77777777" w:rsidR="001D6E41" w:rsidRDefault="001D6E41" w:rsidP="00CB0121">
            <w:pPr>
              <w:spacing w:after="0" w:line="240" w:lineRule="auto"/>
              <w:jc w:val="center"/>
            </w:pPr>
            <w:r w:rsidRPr="00445413">
              <w:t>629</w:t>
            </w:r>
          </w:p>
        </w:tc>
        <w:tc>
          <w:tcPr>
            <w:tcW w:w="2338" w:type="dxa"/>
            <w:tcBorders>
              <w:left w:val="nil"/>
              <w:right w:val="nil"/>
            </w:tcBorders>
          </w:tcPr>
          <w:p w14:paraId="37DA623D" w14:textId="77777777" w:rsidR="001D6E41" w:rsidRDefault="001D6E41" w:rsidP="00CB0121">
            <w:pPr>
              <w:spacing w:after="0" w:line="240" w:lineRule="auto"/>
              <w:jc w:val="center"/>
            </w:pPr>
            <w:r w:rsidRPr="00333E37">
              <w:t>37</w:t>
            </w:r>
          </w:p>
        </w:tc>
        <w:tc>
          <w:tcPr>
            <w:tcW w:w="2338" w:type="dxa"/>
            <w:tcBorders>
              <w:left w:val="nil"/>
              <w:right w:val="nil"/>
            </w:tcBorders>
          </w:tcPr>
          <w:p w14:paraId="4FF79BAC" w14:textId="77777777" w:rsidR="001D6E41" w:rsidRDefault="001D6E41" w:rsidP="00CB0121">
            <w:pPr>
              <w:spacing w:after="0" w:line="240" w:lineRule="auto"/>
              <w:jc w:val="center"/>
            </w:pPr>
            <w:r w:rsidRPr="002E144C">
              <w:t>17</w:t>
            </w:r>
          </w:p>
        </w:tc>
      </w:tr>
      <w:tr w:rsidR="001D6E41" w14:paraId="1BC011B5" w14:textId="77777777" w:rsidTr="00CB0121">
        <w:tc>
          <w:tcPr>
            <w:tcW w:w="2337" w:type="dxa"/>
            <w:tcBorders>
              <w:left w:val="nil"/>
              <w:right w:val="nil"/>
            </w:tcBorders>
          </w:tcPr>
          <w:p w14:paraId="6DED2984" w14:textId="77777777" w:rsidR="001D6E41" w:rsidRDefault="001D6E41" w:rsidP="00CB0121">
            <w:pPr>
              <w:spacing w:after="0" w:line="240" w:lineRule="auto"/>
            </w:pPr>
            <w:r>
              <w:t>Kapoeta North</w:t>
            </w:r>
          </w:p>
        </w:tc>
        <w:tc>
          <w:tcPr>
            <w:tcW w:w="2337" w:type="dxa"/>
            <w:tcBorders>
              <w:left w:val="nil"/>
              <w:right w:val="nil"/>
            </w:tcBorders>
          </w:tcPr>
          <w:p w14:paraId="3E5E8D89" w14:textId="77777777" w:rsidR="001D6E41" w:rsidRDefault="001D6E41" w:rsidP="00CB0121">
            <w:pPr>
              <w:spacing w:after="0" w:line="240" w:lineRule="auto"/>
              <w:jc w:val="center"/>
            </w:pPr>
            <w:r w:rsidRPr="00445413">
              <w:t>629</w:t>
            </w:r>
          </w:p>
        </w:tc>
        <w:tc>
          <w:tcPr>
            <w:tcW w:w="2338" w:type="dxa"/>
            <w:tcBorders>
              <w:left w:val="nil"/>
              <w:right w:val="nil"/>
            </w:tcBorders>
          </w:tcPr>
          <w:p w14:paraId="4C689FDA" w14:textId="77777777" w:rsidR="001D6E41" w:rsidRDefault="001D6E41" w:rsidP="00CB0121">
            <w:pPr>
              <w:spacing w:after="0" w:line="240" w:lineRule="auto"/>
              <w:jc w:val="center"/>
            </w:pPr>
            <w:r w:rsidRPr="00333E37">
              <w:t>37</w:t>
            </w:r>
          </w:p>
        </w:tc>
        <w:tc>
          <w:tcPr>
            <w:tcW w:w="2338" w:type="dxa"/>
            <w:tcBorders>
              <w:left w:val="nil"/>
              <w:right w:val="nil"/>
            </w:tcBorders>
          </w:tcPr>
          <w:p w14:paraId="64C95B4A" w14:textId="77777777" w:rsidR="001D6E41" w:rsidRDefault="001D6E41" w:rsidP="00CB0121">
            <w:pPr>
              <w:spacing w:after="0" w:line="240" w:lineRule="auto"/>
              <w:jc w:val="center"/>
            </w:pPr>
            <w:r w:rsidRPr="002E144C">
              <w:t>17</w:t>
            </w:r>
          </w:p>
        </w:tc>
      </w:tr>
      <w:tr w:rsidR="001D6E41" w14:paraId="368448D2" w14:textId="77777777" w:rsidTr="00CB0121">
        <w:tc>
          <w:tcPr>
            <w:tcW w:w="2337" w:type="dxa"/>
            <w:tcBorders>
              <w:left w:val="nil"/>
              <w:right w:val="nil"/>
            </w:tcBorders>
          </w:tcPr>
          <w:p w14:paraId="32740ED8" w14:textId="77777777" w:rsidR="001D6E41" w:rsidRDefault="001D6E41" w:rsidP="00CB0121">
            <w:pPr>
              <w:spacing w:after="0" w:line="240" w:lineRule="auto"/>
            </w:pPr>
            <w:r>
              <w:t>Leer</w:t>
            </w:r>
          </w:p>
        </w:tc>
        <w:tc>
          <w:tcPr>
            <w:tcW w:w="2337" w:type="dxa"/>
            <w:tcBorders>
              <w:left w:val="nil"/>
              <w:right w:val="nil"/>
            </w:tcBorders>
          </w:tcPr>
          <w:p w14:paraId="296A2FE3" w14:textId="77777777" w:rsidR="001D6E41" w:rsidRDefault="001D6E41" w:rsidP="00CB0121">
            <w:pPr>
              <w:spacing w:after="0" w:line="240" w:lineRule="auto"/>
              <w:jc w:val="center"/>
            </w:pPr>
            <w:r w:rsidRPr="00445413">
              <w:t>629</w:t>
            </w:r>
          </w:p>
        </w:tc>
        <w:tc>
          <w:tcPr>
            <w:tcW w:w="2338" w:type="dxa"/>
            <w:tcBorders>
              <w:left w:val="nil"/>
              <w:right w:val="nil"/>
            </w:tcBorders>
          </w:tcPr>
          <w:p w14:paraId="69BBF2E0" w14:textId="77777777" w:rsidR="001D6E41" w:rsidRDefault="001D6E41" w:rsidP="00CB0121">
            <w:pPr>
              <w:spacing w:after="0" w:line="240" w:lineRule="auto"/>
              <w:jc w:val="center"/>
            </w:pPr>
            <w:r w:rsidRPr="00333E37">
              <w:t>37</w:t>
            </w:r>
          </w:p>
        </w:tc>
        <w:tc>
          <w:tcPr>
            <w:tcW w:w="2338" w:type="dxa"/>
            <w:tcBorders>
              <w:left w:val="nil"/>
              <w:right w:val="nil"/>
            </w:tcBorders>
          </w:tcPr>
          <w:p w14:paraId="6A616C4A" w14:textId="77777777" w:rsidR="001D6E41" w:rsidRDefault="001D6E41" w:rsidP="00CB0121">
            <w:pPr>
              <w:spacing w:after="0" w:line="240" w:lineRule="auto"/>
              <w:jc w:val="center"/>
            </w:pPr>
            <w:r w:rsidRPr="002E144C">
              <w:t>17</w:t>
            </w:r>
          </w:p>
        </w:tc>
      </w:tr>
      <w:tr w:rsidR="001D6E41" w14:paraId="531B3A30" w14:textId="77777777" w:rsidTr="00CB0121">
        <w:tc>
          <w:tcPr>
            <w:tcW w:w="2337" w:type="dxa"/>
            <w:tcBorders>
              <w:left w:val="nil"/>
              <w:right w:val="nil"/>
            </w:tcBorders>
          </w:tcPr>
          <w:p w14:paraId="0BEA7663" w14:textId="77777777" w:rsidR="001D6E41" w:rsidRDefault="001D6E41" w:rsidP="00CB0121">
            <w:pPr>
              <w:spacing w:after="0" w:line="240" w:lineRule="auto"/>
            </w:pPr>
            <w:proofErr w:type="spellStart"/>
            <w:r>
              <w:t>Mayendit</w:t>
            </w:r>
            <w:proofErr w:type="spellEnd"/>
          </w:p>
        </w:tc>
        <w:tc>
          <w:tcPr>
            <w:tcW w:w="2337" w:type="dxa"/>
            <w:tcBorders>
              <w:left w:val="nil"/>
              <w:right w:val="nil"/>
            </w:tcBorders>
          </w:tcPr>
          <w:p w14:paraId="3CCC5C20" w14:textId="77777777" w:rsidR="001D6E41" w:rsidRDefault="001D6E41" w:rsidP="00CB0121">
            <w:pPr>
              <w:spacing w:after="0" w:line="240" w:lineRule="auto"/>
              <w:jc w:val="center"/>
            </w:pPr>
            <w:r w:rsidRPr="00445413">
              <w:t>629</w:t>
            </w:r>
          </w:p>
        </w:tc>
        <w:tc>
          <w:tcPr>
            <w:tcW w:w="2338" w:type="dxa"/>
            <w:tcBorders>
              <w:left w:val="nil"/>
              <w:right w:val="nil"/>
            </w:tcBorders>
          </w:tcPr>
          <w:p w14:paraId="06F71F41" w14:textId="77777777" w:rsidR="001D6E41" w:rsidRDefault="001D6E41" w:rsidP="00CB0121">
            <w:pPr>
              <w:spacing w:after="0" w:line="240" w:lineRule="auto"/>
              <w:jc w:val="center"/>
            </w:pPr>
            <w:r w:rsidRPr="00333E37">
              <w:t>37</w:t>
            </w:r>
          </w:p>
        </w:tc>
        <w:tc>
          <w:tcPr>
            <w:tcW w:w="2338" w:type="dxa"/>
            <w:tcBorders>
              <w:left w:val="nil"/>
              <w:right w:val="nil"/>
            </w:tcBorders>
          </w:tcPr>
          <w:p w14:paraId="5176BC1B" w14:textId="77777777" w:rsidR="001D6E41" w:rsidRDefault="001D6E41" w:rsidP="00CB0121">
            <w:pPr>
              <w:spacing w:after="0" w:line="240" w:lineRule="auto"/>
              <w:jc w:val="center"/>
            </w:pPr>
            <w:r w:rsidRPr="002E144C">
              <w:t>17</w:t>
            </w:r>
          </w:p>
        </w:tc>
      </w:tr>
      <w:tr w:rsidR="001D6E41" w14:paraId="685C9F04" w14:textId="77777777" w:rsidTr="00CB0121">
        <w:tc>
          <w:tcPr>
            <w:tcW w:w="2337" w:type="dxa"/>
            <w:tcBorders>
              <w:left w:val="nil"/>
              <w:right w:val="nil"/>
            </w:tcBorders>
          </w:tcPr>
          <w:p w14:paraId="5694303B" w14:textId="5A4CDEF9" w:rsidR="001D6E41" w:rsidRDefault="00DD0616" w:rsidP="00CB0121">
            <w:pPr>
              <w:spacing w:after="0" w:line="240" w:lineRule="auto"/>
            </w:pPr>
            <w:proofErr w:type="spellStart"/>
            <w:r>
              <w:t>Panyijar</w:t>
            </w:r>
            <w:proofErr w:type="spellEnd"/>
          </w:p>
        </w:tc>
        <w:tc>
          <w:tcPr>
            <w:tcW w:w="2337" w:type="dxa"/>
            <w:tcBorders>
              <w:left w:val="nil"/>
              <w:right w:val="nil"/>
            </w:tcBorders>
          </w:tcPr>
          <w:p w14:paraId="0E0B3DC0" w14:textId="77777777" w:rsidR="001D6E41" w:rsidRDefault="001D6E41" w:rsidP="00CB0121">
            <w:pPr>
              <w:spacing w:after="0" w:line="240" w:lineRule="auto"/>
              <w:jc w:val="center"/>
            </w:pPr>
            <w:r w:rsidRPr="00445413">
              <w:t>629</w:t>
            </w:r>
          </w:p>
        </w:tc>
        <w:tc>
          <w:tcPr>
            <w:tcW w:w="2338" w:type="dxa"/>
            <w:tcBorders>
              <w:left w:val="nil"/>
              <w:right w:val="nil"/>
            </w:tcBorders>
          </w:tcPr>
          <w:p w14:paraId="604C9AF5" w14:textId="77777777" w:rsidR="001D6E41" w:rsidRDefault="001D6E41" w:rsidP="00CB0121">
            <w:pPr>
              <w:spacing w:after="0" w:line="240" w:lineRule="auto"/>
              <w:jc w:val="center"/>
            </w:pPr>
            <w:r w:rsidRPr="00333E37">
              <w:t>37</w:t>
            </w:r>
          </w:p>
        </w:tc>
        <w:tc>
          <w:tcPr>
            <w:tcW w:w="2338" w:type="dxa"/>
            <w:tcBorders>
              <w:left w:val="nil"/>
              <w:right w:val="nil"/>
            </w:tcBorders>
          </w:tcPr>
          <w:p w14:paraId="75E18949" w14:textId="77777777" w:rsidR="001D6E41" w:rsidRDefault="001D6E41" w:rsidP="00CB0121">
            <w:pPr>
              <w:spacing w:after="0" w:line="240" w:lineRule="auto"/>
              <w:jc w:val="center"/>
            </w:pPr>
            <w:r w:rsidRPr="002E144C">
              <w:t>17</w:t>
            </w:r>
          </w:p>
        </w:tc>
      </w:tr>
      <w:tr w:rsidR="001D6E41" w14:paraId="5C58DC9F" w14:textId="77777777" w:rsidTr="00CB0121">
        <w:tc>
          <w:tcPr>
            <w:tcW w:w="2337" w:type="dxa"/>
            <w:tcBorders>
              <w:left w:val="nil"/>
              <w:right w:val="nil"/>
            </w:tcBorders>
          </w:tcPr>
          <w:p w14:paraId="444D5311" w14:textId="77777777" w:rsidR="001D6E41" w:rsidRDefault="001D6E41" w:rsidP="00CB0121">
            <w:pPr>
              <w:spacing w:after="0" w:line="240" w:lineRule="auto"/>
            </w:pPr>
            <w:r>
              <w:t>Pibor</w:t>
            </w:r>
          </w:p>
        </w:tc>
        <w:tc>
          <w:tcPr>
            <w:tcW w:w="2337" w:type="dxa"/>
            <w:tcBorders>
              <w:left w:val="nil"/>
              <w:right w:val="nil"/>
            </w:tcBorders>
          </w:tcPr>
          <w:p w14:paraId="65787B41" w14:textId="77777777" w:rsidR="001D6E41" w:rsidRDefault="001D6E41" w:rsidP="00CB0121">
            <w:pPr>
              <w:spacing w:after="0" w:line="240" w:lineRule="auto"/>
              <w:jc w:val="center"/>
            </w:pPr>
            <w:r w:rsidRPr="00445413">
              <w:t>629</w:t>
            </w:r>
          </w:p>
        </w:tc>
        <w:tc>
          <w:tcPr>
            <w:tcW w:w="2338" w:type="dxa"/>
            <w:tcBorders>
              <w:left w:val="nil"/>
              <w:right w:val="nil"/>
            </w:tcBorders>
          </w:tcPr>
          <w:p w14:paraId="5A1D62C6" w14:textId="77777777" w:rsidR="001D6E41" w:rsidRDefault="001D6E41" w:rsidP="00CB0121">
            <w:pPr>
              <w:spacing w:after="0" w:line="240" w:lineRule="auto"/>
              <w:jc w:val="center"/>
            </w:pPr>
            <w:r w:rsidRPr="00333E37">
              <w:t>37</w:t>
            </w:r>
          </w:p>
        </w:tc>
        <w:tc>
          <w:tcPr>
            <w:tcW w:w="2338" w:type="dxa"/>
            <w:tcBorders>
              <w:left w:val="nil"/>
              <w:right w:val="nil"/>
            </w:tcBorders>
          </w:tcPr>
          <w:p w14:paraId="346330EE" w14:textId="77777777" w:rsidR="001D6E41" w:rsidRDefault="001D6E41" w:rsidP="00CB0121">
            <w:pPr>
              <w:spacing w:after="0" w:line="240" w:lineRule="auto"/>
              <w:jc w:val="center"/>
            </w:pPr>
            <w:r w:rsidRPr="002E144C">
              <w:t>17</w:t>
            </w:r>
          </w:p>
        </w:tc>
      </w:tr>
      <w:tr w:rsidR="001D6E41" w14:paraId="6A3A15DA" w14:textId="77777777" w:rsidTr="00CB0121">
        <w:tc>
          <w:tcPr>
            <w:tcW w:w="2337" w:type="dxa"/>
            <w:tcBorders>
              <w:left w:val="nil"/>
              <w:right w:val="nil"/>
            </w:tcBorders>
          </w:tcPr>
          <w:p w14:paraId="5814A883" w14:textId="77777777" w:rsidR="001D6E41" w:rsidRDefault="001D6E41" w:rsidP="00CB0121">
            <w:pPr>
              <w:spacing w:after="0" w:line="240" w:lineRule="auto"/>
            </w:pPr>
            <w:proofErr w:type="spellStart"/>
            <w:r>
              <w:t>Ulang</w:t>
            </w:r>
            <w:proofErr w:type="spellEnd"/>
          </w:p>
        </w:tc>
        <w:tc>
          <w:tcPr>
            <w:tcW w:w="2337" w:type="dxa"/>
            <w:tcBorders>
              <w:left w:val="nil"/>
              <w:right w:val="nil"/>
            </w:tcBorders>
          </w:tcPr>
          <w:p w14:paraId="2B9180E2" w14:textId="77777777" w:rsidR="001D6E41" w:rsidRDefault="001D6E41" w:rsidP="00CB0121">
            <w:pPr>
              <w:spacing w:after="0" w:line="240" w:lineRule="auto"/>
              <w:jc w:val="center"/>
            </w:pPr>
            <w:r w:rsidRPr="00445413">
              <w:t>629</w:t>
            </w:r>
          </w:p>
        </w:tc>
        <w:tc>
          <w:tcPr>
            <w:tcW w:w="2338" w:type="dxa"/>
            <w:tcBorders>
              <w:left w:val="nil"/>
              <w:right w:val="nil"/>
            </w:tcBorders>
          </w:tcPr>
          <w:p w14:paraId="080A2909" w14:textId="77777777" w:rsidR="001D6E41" w:rsidRDefault="001D6E41" w:rsidP="00CB0121">
            <w:pPr>
              <w:spacing w:after="0" w:line="240" w:lineRule="auto"/>
              <w:jc w:val="center"/>
            </w:pPr>
            <w:r w:rsidRPr="00333E37">
              <w:t>37</w:t>
            </w:r>
          </w:p>
        </w:tc>
        <w:tc>
          <w:tcPr>
            <w:tcW w:w="2338" w:type="dxa"/>
            <w:tcBorders>
              <w:left w:val="nil"/>
              <w:right w:val="nil"/>
            </w:tcBorders>
          </w:tcPr>
          <w:p w14:paraId="08D4E3F6" w14:textId="77777777" w:rsidR="001D6E41" w:rsidRDefault="001D6E41" w:rsidP="00CB0121">
            <w:pPr>
              <w:spacing w:after="0" w:line="240" w:lineRule="auto"/>
              <w:jc w:val="center"/>
            </w:pPr>
            <w:r w:rsidRPr="002E144C">
              <w:t>17</w:t>
            </w:r>
          </w:p>
        </w:tc>
      </w:tr>
      <w:tr w:rsidR="001D6E41" w14:paraId="625AB77A" w14:textId="77777777" w:rsidTr="00CB0121">
        <w:tc>
          <w:tcPr>
            <w:tcW w:w="2337" w:type="dxa"/>
            <w:tcBorders>
              <w:left w:val="nil"/>
              <w:right w:val="nil"/>
            </w:tcBorders>
          </w:tcPr>
          <w:p w14:paraId="516542F5" w14:textId="77777777" w:rsidR="001D6E41" w:rsidRDefault="001D6E41" w:rsidP="00CB0121">
            <w:pPr>
              <w:spacing w:after="0" w:line="240" w:lineRule="auto"/>
            </w:pPr>
            <w:proofErr w:type="spellStart"/>
            <w:r>
              <w:t>Uror</w:t>
            </w:r>
            <w:proofErr w:type="spellEnd"/>
          </w:p>
        </w:tc>
        <w:tc>
          <w:tcPr>
            <w:tcW w:w="2337" w:type="dxa"/>
            <w:tcBorders>
              <w:left w:val="nil"/>
              <w:right w:val="nil"/>
            </w:tcBorders>
          </w:tcPr>
          <w:p w14:paraId="34C68706" w14:textId="77777777" w:rsidR="001D6E41" w:rsidRDefault="001D6E41" w:rsidP="00CB0121">
            <w:pPr>
              <w:spacing w:after="0" w:line="240" w:lineRule="auto"/>
              <w:jc w:val="center"/>
            </w:pPr>
            <w:r w:rsidRPr="00445413">
              <w:t>629</w:t>
            </w:r>
          </w:p>
        </w:tc>
        <w:tc>
          <w:tcPr>
            <w:tcW w:w="2338" w:type="dxa"/>
            <w:tcBorders>
              <w:left w:val="nil"/>
              <w:right w:val="nil"/>
            </w:tcBorders>
          </w:tcPr>
          <w:p w14:paraId="3F36B8BD" w14:textId="77777777" w:rsidR="001D6E41" w:rsidRDefault="001D6E41" w:rsidP="00CB0121">
            <w:pPr>
              <w:spacing w:after="0" w:line="240" w:lineRule="auto"/>
              <w:jc w:val="center"/>
            </w:pPr>
            <w:r w:rsidRPr="00333E37">
              <w:t>37</w:t>
            </w:r>
          </w:p>
        </w:tc>
        <w:tc>
          <w:tcPr>
            <w:tcW w:w="2338" w:type="dxa"/>
            <w:tcBorders>
              <w:left w:val="nil"/>
              <w:right w:val="nil"/>
            </w:tcBorders>
          </w:tcPr>
          <w:p w14:paraId="3159F00C" w14:textId="77777777" w:rsidR="001D6E41" w:rsidRDefault="001D6E41" w:rsidP="00CB0121">
            <w:pPr>
              <w:spacing w:after="0" w:line="240" w:lineRule="auto"/>
              <w:jc w:val="center"/>
            </w:pPr>
            <w:r w:rsidRPr="002E144C">
              <w:t>17</w:t>
            </w:r>
          </w:p>
        </w:tc>
      </w:tr>
      <w:tr w:rsidR="001D6E41" w14:paraId="36A48E94" w14:textId="77777777" w:rsidTr="00CB0121">
        <w:tc>
          <w:tcPr>
            <w:tcW w:w="2337" w:type="dxa"/>
            <w:tcBorders>
              <w:left w:val="nil"/>
              <w:bottom w:val="single" w:sz="12" w:space="0" w:color="auto"/>
              <w:right w:val="nil"/>
            </w:tcBorders>
          </w:tcPr>
          <w:p w14:paraId="4D3DA939" w14:textId="77777777" w:rsidR="001D6E41" w:rsidRDefault="001D6E41" w:rsidP="00CB0121">
            <w:pPr>
              <w:spacing w:after="0" w:line="240" w:lineRule="auto"/>
            </w:pPr>
            <w:proofErr w:type="spellStart"/>
            <w:r>
              <w:t>Wau</w:t>
            </w:r>
            <w:proofErr w:type="spellEnd"/>
          </w:p>
        </w:tc>
        <w:tc>
          <w:tcPr>
            <w:tcW w:w="2337" w:type="dxa"/>
            <w:tcBorders>
              <w:left w:val="nil"/>
              <w:bottom w:val="single" w:sz="12" w:space="0" w:color="auto"/>
              <w:right w:val="nil"/>
            </w:tcBorders>
          </w:tcPr>
          <w:p w14:paraId="5191CABF" w14:textId="77777777" w:rsidR="001D6E41" w:rsidRDefault="001D6E41" w:rsidP="00CB0121">
            <w:pPr>
              <w:spacing w:after="0" w:line="240" w:lineRule="auto"/>
              <w:jc w:val="center"/>
            </w:pPr>
            <w:r w:rsidRPr="00445413">
              <w:t>629</w:t>
            </w:r>
          </w:p>
        </w:tc>
        <w:tc>
          <w:tcPr>
            <w:tcW w:w="2338" w:type="dxa"/>
            <w:tcBorders>
              <w:left w:val="nil"/>
              <w:bottom w:val="single" w:sz="12" w:space="0" w:color="auto"/>
              <w:right w:val="nil"/>
            </w:tcBorders>
          </w:tcPr>
          <w:p w14:paraId="611BCF76" w14:textId="77777777" w:rsidR="001D6E41" w:rsidRDefault="001D6E41" w:rsidP="00CB0121">
            <w:pPr>
              <w:spacing w:after="0" w:line="240" w:lineRule="auto"/>
              <w:jc w:val="center"/>
            </w:pPr>
            <w:r w:rsidRPr="00333E37">
              <w:t>37</w:t>
            </w:r>
          </w:p>
        </w:tc>
        <w:tc>
          <w:tcPr>
            <w:tcW w:w="2338" w:type="dxa"/>
            <w:tcBorders>
              <w:left w:val="nil"/>
              <w:bottom w:val="single" w:sz="12" w:space="0" w:color="auto"/>
              <w:right w:val="nil"/>
            </w:tcBorders>
          </w:tcPr>
          <w:p w14:paraId="02F2C60D" w14:textId="77777777" w:rsidR="001D6E41" w:rsidRDefault="001D6E41" w:rsidP="00CB0121">
            <w:pPr>
              <w:spacing w:after="0" w:line="240" w:lineRule="auto"/>
              <w:jc w:val="center"/>
            </w:pPr>
            <w:r w:rsidRPr="002E144C">
              <w:t>17</w:t>
            </w:r>
          </w:p>
        </w:tc>
      </w:tr>
      <w:tr w:rsidR="001D6E41" w14:paraId="3CC73BFD" w14:textId="77777777" w:rsidTr="00CB0121">
        <w:tc>
          <w:tcPr>
            <w:tcW w:w="2337" w:type="dxa"/>
            <w:tcBorders>
              <w:top w:val="single" w:sz="12" w:space="0" w:color="auto"/>
              <w:left w:val="nil"/>
              <w:bottom w:val="single" w:sz="12" w:space="0" w:color="auto"/>
              <w:right w:val="nil"/>
            </w:tcBorders>
          </w:tcPr>
          <w:p w14:paraId="61FEA3E6" w14:textId="77777777" w:rsidR="001D6E41" w:rsidRDefault="001D6E41" w:rsidP="00CB0121">
            <w:pPr>
              <w:spacing w:after="0" w:line="240" w:lineRule="auto"/>
            </w:pPr>
            <w:r>
              <w:t>Total</w:t>
            </w:r>
          </w:p>
        </w:tc>
        <w:tc>
          <w:tcPr>
            <w:tcW w:w="2337" w:type="dxa"/>
            <w:tcBorders>
              <w:top w:val="single" w:sz="12" w:space="0" w:color="auto"/>
              <w:left w:val="nil"/>
              <w:bottom w:val="single" w:sz="12" w:space="0" w:color="auto"/>
              <w:right w:val="nil"/>
            </w:tcBorders>
          </w:tcPr>
          <w:p w14:paraId="00E2A120" w14:textId="77777777" w:rsidR="001D6E41" w:rsidRDefault="001D6E41" w:rsidP="00CB0121">
            <w:pPr>
              <w:spacing w:after="0" w:line="240" w:lineRule="auto"/>
              <w:jc w:val="center"/>
            </w:pPr>
            <w:r>
              <w:t>8,177</w:t>
            </w:r>
          </w:p>
        </w:tc>
        <w:tc>
          <w:tcPr>
            <w:tcW w:w="2338" w:type="dxa"/>
            <w:tcBorders>
              <w:top w:val="single" w:sz="12" w:space="0" w:color="auto"/>
              <w:left w:val="nil"/>
              <w:bottom w:val="single" w:sz="12" w:space="0" w:color="auto"/>
              <w:right w:val="nil"/>
            </w:tcBorders>
          </w:tcPr>
          <w:p w14:paraId="114BF1B0" w14:textId="77777777" w:rsidR="001D6E41" w:rsidRDefault="001D6E41" w:rsidP="00CB0121">
            <w:pPr>
              <w:spacing w:after="0" w:line="240" w:lineRule="auto"/>
              <w:jc w:val="center"/>
            </w:pPr>
            <w:r>
              <w:t>481</w:t>
            </w:r>
          </w:p>
        </w:tc>
        <w:tc>
          <w:tcPr>
            <w:tcW w:w="2338" w:type="dxa"/>
            <w:tcBorders>
              <w:top w:val="single" w:sz="12" w:space="0" w:color="auto"/>
              <w:left w:val="nil"/>
              <w:bottom w:val="single" w:sz="12" w:space="0" w:color="auto"/>
              <w:right w:val="nil"/>
            </w:tcBorders>
          </w:tcPr>
          <w:p w14:paraId="2983B519" w14:textId="77777777" w:rsidR="001D6E41" w:rsidRDefault="001D6E41" w:rsidP="00CB0121">
            <w:pPr>
              <w:spacing w:after="0" w:line="240" w:lineRule="auto"/>
              <w:jc w:val="center"/>
            </w:pPr>
            <w:r>
              <w:t>-</w:t>
            </w:r>
          </w:p>
        </w:tc>
      </w:tr>
    </w:tbl>
    <w:p w14:paraId="42552812" w14:textId="77777777" w:rsidR="001D6E41" w:rsidRDefault="001D6E41" w:rsidP="001D6E41">
      <w:pPr>
        <w:pStyle w:val="Caption"/>
      </w:pPr>
      <w:bookmarkStart w:id="126" w:name="_Toc90462195"/>
      <w:r>
        <w:t xml:space="preserve">Table </w:t>
      </w:r>
      <w:fldSimple w:instr=" SEQ Table \* ARABIC ">
        <w:r>
          <w:rPr>
            <w:noProof/>
          </w:rPr>
          <w:t>41</w:t>
        </w:r>
      </w:fldSimple>
      <w:r>
        <w:t>. Household Sample Achieved During Data Collection</w:t>
      </w:r>
      <w:bookmarkEnd w:id="126"/>
    </w:p>
    <w:tbl>
      <w:tblPr>
        <w:tblStyle w:val="TableGrid"/>
        <w:tblW w:w="0" w:type="auto"/>
        <w:tblLook w:val="04A0" w:firstRow="1" w:lastRow="0" w:firstColumn="1" w:lastColumn="0" w:noHBand="0" w:noVBand="1"/>
      </w:tblPr>
      <w:tblGrid>
        <w:gridCol w:w="2337"/>
        <w:gridCol w:w="2337"/>
        <w:gridCol w:w="2338"/>
        <w:gridCol w:w="2338"/>
      </w:tblGrid>
      <w:tr w:rsidR="001D6E41" w14:paraId="6AE735B0" w14:textId="77777777" w:rsidTr="00CB0121">
        <w:tc>
          <w:tcPr>
            <w:tcW w:w="2337" w:type="dxa"/>
            <w:tcBorders>
              <w:top w:val="single" w:sz="12" w:space="0" w:color="auto"/>
              <w:left w:val="nil"/>
              <w:bottom w:val="single" w:sz="12" w:space="0" w:color="auto"/>
              <w:right w:val="nil"/>
            </w:tcBorders>
          </w:tcPr>
          <w:p w14:paraId="57EF23E3" w14:textId="77777777" w:rsidR="001D6E41" w:rsidRPr="0005099D" w:rsidRDefault="001D6E41" w:rsidP="00CB0121">
            <w:pPr>
              <w:spacing w:after="0" w:line="240" w:lineRule="auto"/>
              <w:jc w:val="center"/>
              <w:rPr>
                <w:b/>
                <w:bCs/>
              </w:rPr>
            </w:pPr>
            <w:r w:rsidRPr="0005099D">
              <w:rPr>
                <w:b/>
                <w:bCs/>
              </w:rPr>
              <w:t>County</w:t>
            </w:r>
          </w:p>
        </w:tc>
        <w:tc>
          <w:tcPr>
            <w:tcW w:w="2337" w:type="dxa"/>
            <w:tcBorders>
              <w:top w:val="single" w:sz="12" w:space="0" w:color="auto"/>
              <w:left w:val="nil"/>
              <w:bottom w:val="single" w:sz="12" w:space="0" w:color="auto"/>
              <w:right w:val="nil"/>
            </w:tcBorders>
          </w:tcPr>
          <w:p w14:paraId="0C40A425" w14:textId="77777777" w:rsidR="001D6E41" w:rsidRDefault="001D6E41" w:rsidP="00CB0121">
            <w:pPr>
              <w:spacing w:after="0" w:line="240" w:lineRule="auto"/>
              <w:jc w:val="center"/>
              <w:rPr>
                <w:b/>
                <w:bCs/>
              </w:rPr>
            </w:pPr>
            <w:r w:rsidRPr="0005099D">
              <w:rPr>
                <w:b/>
                <w:bCs/>
              </w:rPr>
              <w:t xml:space="preserve">Household </w:t>
            </w:r>
          </w:p>
          <w:p w14:paraId="26E5C967" w14:textId="77777777" w:rsidR="001D6E41" w:rsidRPr="0005099D" w:rsidRDefault="001D6E41" w:rsidP="00CB0121">
            <w:pPr>
              <w:spacing w:after="0" w:line="240" w:lineRule="auto"/>
              <w:jc w:val="center"/>
              <w:rPr>
                <w:b/>
                <w:bCs/>
              </w:rPr>
            </w:pPr>
            <w:r>
              <w:rPr>
                <w:b/>
                <w:bCs/>
              </w:rPr>
              <w:t xml:space="preserve">Sample </w:t>
            </w:r>
            <w:r w:rsidRPr="0005099D">
              <w:rPr>
                <w:b/>
                <w:bCs/>
              </w:rPr>
              <w:t>Target</w:t>
            </w:r>
          </w:p>
        </w:tc>
        <w:tc>
          <w:tcPr>
            <w:tcW w:w="2338" w:type="dxa"/>
            <w:tcBorders>
              <w:top w:val="single" w:sz="12" w:space="0" w:color="auto"/>
              <w:left w:val="nil"/>
              <w:bottom w:val="single" w:sz="12" w:space="0" w:color="auto"/>
              <w:right w:val="nil"/>
            </w:tcBorders>
          </w:tcPr>
          <w:p w14:paraId="586C4377" w14:textId="77777777" w:rsidR="001D6E41" w:rsidRDefault="001D6E41" w:rsidP="00CB0121">
            <w:pPr>
              <w:spacing w:after="0" w:line="240" w:lineRule="auto"/>
              <w:jc w:val="center"/>
              <w:rPr>
                <w:b/>
                <w:bCs/>
              </w:rPr>
            </w:pPr>
            <w:r>
              <w:rPr>
                <w:b/>
                <w:bCs/>
              </w:rPr>
              <w:t xml:space="preserve">Household </w:t>
            </w:r>
          </w:p>
          <w:p w14:paraId="4C651E45" w14:textId="77777777" w:rsidR="001D6E41" w:rsidRPr="0005099D" w:rsidRDefault="001D6E41" w:rsidP="00CB0121">
            <w:pPr>
              <w:spacing w:after="0" w:line="240" w:lineRule="auto"/>
              <w:jc w:val="center"/>
              <w:rPr>
                <w:b/>
                <w:bCs/>
              </w:rPr>
            </w:pPr>
            <w:r>
              <w:rPr>
                <w:b/>
                <w:bCs/>
              </w:rPr>
              <w:t>Sample Collected</w:t>
            </w:r>
          </w:p>
        </w:tc>
        <w:tc>
          <w:tcPr>
            <w:tcW w:w="2338" w:type="dxa"/>
            <w:tcBorders>
              <w:top w:val="single" w:sz="12" w:space="0" w:color="auto"/>
              <w:left w:val="nil"/>
              <w:bottom w:val="single" w:sz="12" w:space="0" w:color="auto"/>
              <w:right w:val="nil"/>
            </w:tcBorders>
          </w:tcPr>
          <w:p w14:paraId="5E472870" w14:textId="77777777" w:rsidR="001D6E41" w:rsidRPr="0005099D" w:rsidRDefault="001D6E41" w:rsidP="00CB0121">
            <w:pPr>
              <w:spacing w:after="0" w:line="240" w:lineRule="auto"/>
              <w:jc w:val="center"/>
              <w:rPr>
                <w:b/>
                <w:bCs/>
              </w:rPr>
            </w:pPr>
            <w:r>
              <w:rPr>
                <w:b/>
                <w:bCs/>
              </w:rPr>
              <w:t>Percentage of Sample Achieved</w:t>
            </w:r>
          </w:p>
        </w:tc>
      </w:tr>
      <w:tr w:rsidR="001D6E41" w14:paraId="6E3278FD" w14:textId="77777777" w:rsidTr="00CB0121">
        <w:tc>
          <w:tcPr>
            <w:tcW w:w="2337" w:type="dxa"/>
            <w:tcBorders>
              <w:top w:val="single" w:sz="12" w:space="0" w:color="auto"/>
              <w:left w:val="nil"/>
              <w:right w:val="nil"/>
            </w:tcBorders>
          </w:tcPr>
          <w:p w14:paraId="43039B72" w14:textId="77777777" w:rsidR="001D6E41" w:rsidRDefault="001D6E41" w:rsidP="00CB0121">
            <w:pPr>
              <w:spacing w:after="0" w:line="240" w:lineRule="auto"/>
            </w:pPr>
            <w:r>
              <w:t>Akobo</w:t>
            </w:r>
          </w:p>
        </w:tc>
        <w:tc>
          <w:tcPr>
            <w:tcW w:w="2337" w:type="dxa"/>
            <w:tcBorders>
              <w:top w:val="single" w:sz="12" w:space="0" w:color="auto"/>
              <w:left w:val="nil"/>
              <w:right w:val="nil"/>
            </w:tcBorders>
          </w:tcPr>
          <w:p w14:paraId="7C6F3DA6" w14:textId="77777777" w:rsidR="001D6E41" w:rsidRDefault="001D6E41" w:rsidP="00CB0121">
            <w:pPr>
              <w:spacing w:after="0" w:line="240" w:lineRule="auto"/>
              <w:jc w:val="center"/>
            </w:pPr>
            <w:r>
              <w:t>629</w:t>
            </w:r>
          </w:p>
        </w:tc>
        <w:tc>
          <w:tcPr>
            <w:tcW w:w="2338" w:type="dxa"/>
            <w:tcBorders>
              <w:top w:val="single" w:sz="12" w:space="0" w:color="auto"/>
              <w:left w:val="nil"/>
              <w:right w:val="nil"/>
            </w:tcBorders>
          </w:tcPr>
          <w:p w14:paraId="529D1652" w14:textId="77777777" w:rsidR="001D6E41" w:rsidRDefault="001D6E41" w:rsidP="00CB0121">
            <w:pPr>
              <w:spacing w:after="0" w:line="240" w:lineRule="auto"/>
              <w:jc w:val="center"/>
            </w:pPr>
            <w:r>
              <w:t>625</w:t>
            </w:r>
          </w:p>
        </w:tc>
        <w:tc>
          <w:tcPr>
            <w:tcW w:w="2338" w:type="dxa"/>
            <w:tcBorders>
              <w:top w:val="single" w:sz="12" w:space="0" w:color="auto"/>
              <w:left w:val="nil"/>
              <w:right w:val="nil"/>
            </w:tcBorders>
          </w:tcPr>
          <w:p w14:paraId="6F6E1BEE" w14:textId="77777777" w:rsidR="001D6E41" w:rsidRDefault="001D6E41" w:rsidP="00CB0121">
            <w:pPr>
              <w:spacing w:after="0" w:line="240" w:lineRule="auto"/>
              <w:jc w:val="center"/>
            </w:pPr>
            <w:r>
              <w:t>99%</w:t>
            </w:r>
          </w:p>
        </w:tc>
      </w:tr>
      <w:tr w:rsidR="001D6E41" w14:paraId="53F1142B" w14:textId="77777777" w:rsidTr="00CB0121">
        <w:tc>
          <w:tcPr>
            <w:tcW w:w="2337" w:type="dxa"/>
            <w:tcBorders>
              <w:left w:val="nil"/>
              <w:right w:val="nil"/>
            </w:tcBorders>
          </w:tcPr>
          <w:p w14:paraId="215861BF" w14:textId="77777777" w:rsidR="001D6E41" w:rsidRDefault="001D6E41" w:rsidP="00CB0121">
            <w:pPr>
              <w:spacing w:after="0" w:line="240" w:lineRule="auto"/>
            </w:pPr>
            <w:proofErr w:type="spellStart"/>
            <w:r>
              <w:t>Baliet</w:t>
            </w:r>
            <w:proofErr w:type="spellEnd"/>
          </w:p>
        </w:tc>
        <w:tc>
          <w:tcPr>
            <w:tcW w:w="2337" w:type="dxa"/>
            <w:tcBorders>
              <w:left w:val="nil"/>
              <w:right w:val="nil"/>
            </w:tcBorders>
          </w:tcPr>
          <w:p w14:paraId="56AA9C26" w14:textId="77777777" w:rsidR="001D6E41" w:rsidRDefault="001D6E41" w:rsidP="00CB0121">
            <w:pPr>
              <w:spacing w:after="0" w:line="240" w:lineRule="auto"/>
              <w:jc w:val="center"/>
            </w:pPr>
            <w:r>
              <w:t>629</w:t>
            </w:r>
          </w:p>
        </w:tc>
        <w:tc>
          <w:tcPr>
            <w:tcW w:w="2338" w:type="dxa"/>
            <w:tcBorders>
              <w:left w:val="nil"/>
              <w:right w:val="nil"/>
            </w:tcBorders>
          </w:tcPr>
          <w:p w14:paraId="6A354DBF" w14:textId="77777777" w:rsidR="001D6E41" w:rsidRDefault="001D6E41" w:rsidP="00CB0121">
            <w:pPr>
              <w:spacing w:after="0" w:line="240" w:lineRule="auto"/>
              <w:jc w:val="center"/>
            </w:pPr>
            <w:r>
              <w:t>626</w:t>
            </w:r>
          </w:p>
        </w:tc>
        <w:tc>
          <w:tcPr>
            <w:tcW w:w="2338" w:type="dxa"/>
            <w:tcBorders>
              <w:left w:val="nil"/>
              <w:right w:val="nil"/>
            </w:tcBorders>
          </w:tcPr>
          <w:p w14:paraId="19F48077" w14:textId="77777777" w:rsidR="001D6E41" w:rsidRDefault="001D6E41" w:rsidP="00CB0121">
            <w:pPr>
              <w:spacing w:after="0" w:line="240" w:lineRule="auto"/>
              <w:jc w:val="center"/>
            </w:pPr>
            <w:r>
              <w:t>99%</w:t>
            </w:r>
          </w:p>
        </w:tc>
      </w:tr>
      <w:tr w:rsidR="001D6E41" w14:paraId="3B09ED42" w14:textId="77777777" w:rsidTr="00CB0121">
        <w:tc>
          <w:tcPr>
            <w:tcW w:w="2337" w:type="dxa"/>
            <w:tcBorders>
              <w:left w:val="nil"/>
              <w:right w:val="nil"/>
            </w:tcBorders>
          </w:tcPr>
          <w:p w14:paraId="629FA5A3" w14:textId="77777777" w:rsidR="001D6E41" w:rsidRDefault="001D6E41" w:rsidP="00CB0121">
            <w:pPr>
              <w:spacing w:after="0" w:line="240" w:lineRule="auto"/>
            </w:pPr>
            <w:r>
              <w:t>Budi</w:t>
            </w:r>
          </w:p>
        </w:tc>
        <w:tc>
          <w:tcPr>
            <w:tcW w:w="2337" w:type="dxa"/>
            <w:tcBorders>
              <w:left w:val="nil"/>
              <w:right w:val="nil"/>
            </w:tcBorders>
          </w:tcPr>
          <w:p w14:paraId="21A24D43" w14:textId="77777777" w:rsidR="001D6E41" w:rsidRDefault="001D6E41" w:rsidP="00CB0121">
            <w:pPr>
              <w:spacing w:after="0" w:line="240" w:lineRule="auto"/>
              <w:jc w:val="center"/>
            </w:pPr>
            <w:r>
              <w:t>629</w:t>
            </w:r>
          </w:p>
        </w:tc>
        <w:tc>
          <w:tcPr>
            <w:tcW w:w="2338" w:type="dxa"/>
            <w:tcBorders>
              <w:left w:val="nil"/>
              <w:right w:val="nil"/>
            </w:tcBorders>
          </w:tcPr>
          <w:p w14:paraId="6A7ABE28" w14:textId="77777777" w:rsidR="001D6E41" w:rsidRDefault="001D6E41" w:rsidP="00CB0121">
            <w:pPr>
              <w:spacing w:after="0" w:line="240" w:lineRule="auto"/>
              <w:jc w:val="center"/>
            </w:pPr>
            <w:r>
              <w:t>620</w:t>
            </w:r>
          </w:p>
        </w:tc>
        <w:tc>
          <w:tcPr>
            <w:tcW w:w="2338" w:type="dxa"/>
            <w:tcBorders>
              <w:left w:val="nil"/>
              <w:right w:val="nil"/>
            </w:tcBorders>
          </w:tcPr>
          <w:p w14:paraId="01DDF4EE" w14:textId="77777777" w:rsidR="001D6E41" w:rsidRDefault="001D6E41" w:rsidP="00CB0121">
            <w:pPr>
              <w:spacing w:after="0" w:line="240" w:lineRule="auto"/>
              <w:jc w:val="center"/>
            </w:pPr>
            <w:r>
              <w:t>99%</w:t>
            </w:r>
          </w:p>
        </w:tc>
      </w:tr>
      <w:tr w:rsidR="001D6E41" w14:paraId="06700C45" w14:textId="77777777" w:rsidTr="00CB0121">
        <w:tc>
          <w:tcPr>
            <w:tcW w:w="2337" w:type="dxa"/>
            <w:tcBorders>
              <w:left w:val="nil"/>
              <w:right w:val="nil"/>
            </w:tcBorders>
          </w:tcPr>
          <w:p w14:paraId="06DFC98F" w14:textId="77777777" w:rsidR="001D6E41" w:rsidRDefault="001D6E41" w:rsidP="00CB0121">
            <w:pPr>
              <w:spacing w:after="0" w:line="240" w:lineRule="auto"/>
            </w:pPr>
            <w:proofErr w:type="spellStart"/>
            <w:r>
              <w:t>Duk</w:t>
            </w:r>
            <w:proofErr w:type="spellEnd"/>
          </w:p>
        </w:tc>
        <w:tc>
          <w:tcPr>
            <w:tcW w:w="2337" w:type="dxa"/>
            <w:tcBorders>
              <w:left w:val="nil"/>
              <w:right w:val="nil"/>
            </w:tcBorders>
          </w:tcPr>
          <w:p w14:paraId="52442F7E" w14:textId="77777777" w:rsidR="001D6E41" w:rsidRDefault="001D6E41" w:rsidP="00CB0121">
            <w:pPr>
              <w:spacing w:after="0" w:line="240" w:lineRule="auto"/>
              <w:jc w:val="center"/>
            </w:pPr>
            <w:r>
              <w:t>629</w:t>
            </w:r>
          </w:p>
        </w:tc>
        <w:tc>
          <w:tcPr>
            <w:tcW w:w="2338" w:type="dxa"/>
            <w:tcBorders>
              <w:left w:val="nil"/>
              <w:right w:val="nil"/>
            </w:tcBorders>
          </w:tcPr>
          <w:p w14:paraId="1CDEC5A0" w14:textId="77777777" w:rsidR="001D6E41" w:rsidRDefault="001D6E41" w:rsidP="00CB0121">
            <w:pPr>
              <w:spacing w:after="0" w:line="240" w:lineRule="auto"/>
              <w:jc w:val="center"/>
            </w:pPr>
            <w:r>
              <w:t>518</w:t>
            </w:r>
          </w:p>
        </w:tc>
        <w:tc>
          <w:tcPr>
            <w:tcW w:w="2338" w:type="dxa"/>
            <w:tcBorders>
              <w:left w:val="nil"/>
              <w:right w:val="nil"/>
            </w:tcBorders>
          </w:tcPr>
          <w:p w14:paraId="29503E3A" w14:textId="77777777" w:rsidR="001D6E41" w:rsidRDefault="001D6E41" w:rsidP="00CB0121">
            <w:pPr>
              <w:spacing w:after="0" w:line="240" w:lineRule="auto"/>
              <w:jc w:val="center"/>
            </w:pPr>
            <w:r>
              <w:t>82%</w:t>
            </w:r>
          </w:p>
        </w:tc>
      </w:tr>
      <w:tr w:rsidR="001D6E41" w14:paraId="3E208483" w14:textId="77777777" w:rsidTr="00CB0121">
        <w:tc>
          <w:tcPr>
            <w:tcW w:w="2337" w:type="dxa"/>
            <w:tcBorders>
              <w:left w:val="nil"/>
              <w:right w:val="nil"/>
            </w:tcBorders>
          </w:tcPr>
          <w:p w14:paraId="13935456" w14:textId="77777777" w:rsidR="001D6E41" w:rsidRDefault="001D6E41" w:rsidP="00CB0121">
            <w:pPr>
              <w:spacing w:after="0" w:line="240" w:lineRule="auto"/>
            </w:pPr>
            <w:proofErr w:type="spellStart"/>
            <w:r>
              <w:t>Jur</w:t>
            </w:r>
            <w:proofErr w:type="spellEnd"/>
            <w:r>
              <w:t xml:space="preserve"> River</w:t>
            </w:r>
          </w:p>
        </w:tc>
        <w:tc>
          <w:tcPr>
            <w:tcW w:w="2337" w:type="dxa"/>
            <w:tcBorders>
              <w:left w:val="nil"/>
              <w:right w:val="nil"/>
            </w:tcBorders>
          </w:tcPr>
          <w:p w14:paraId="16173399" w14:textId="77777777" w:rsidR="001D6E41" w:rsidRDefault="001D6E41" w:rsidP="00CB0121">
            <w:pPr>
              <w:spacing w:after="0" w:line="240" w:lineRule="auto"/>
              <w:jc w:val="center"/>
            </w:pPr>
            <w:r>
              <w:t>629</w:t>
            </w:r>
          </w:p>
        </w:tc>
        <w:tc>
          <w:tcPr>
            <w:tcW w:w="2338" w:type="dxa"/>
            <w:tcBorders>
              <w:left w:val="nil"/>
              <w:right w:val="nil"/>
            </w:tcBorders>
          </w:tcPr>
          <w:p w14:paraId="13232B95" w14:textId="77777777" w:rsidR="001D6E41" w:rsidRDefault="001D6E41" w:rsidP="00CB0121">
            <w:pPr>
              <w:spacing w:after="0" w:line="240" w:lineRule="auto"/>
              <w:jc w:val="center"/>
            </w:pPr>
            <w:r>
              <w:t>611</w:t>
            </w:r>
          </w:p>
        </w:tc>
        <w:tc>
          <w:tcPr>
            <w:tcW w:w="2338" w:type="dxa"/>
            <w:tcBorders>
              <w:left w:val="nil"/>
              <w:right w:val="nil"/>
            </w:tcBorders>
          </w:tcPr>
          <w:p w14:paraId="474BB30B" w14:textId="77777777" w:rsidR="001D6E41" w:rsidRDefault="001D6E41" w:rsidP="00CB0121">
            <w:pPr>
              <w:spacing w:after="0" w:line="240" w:lineRule="auto"/>
              <w:jc w:val="center"/>
            </w:pPr>
            <w:r>
              <w:t>97%</w:t>
            </w:r>
          </w:p>
        </w:tc>
      </w:tr>
      <w:tr w:rsidR="001D6E41" w14:paraId="7D491321" w14:textId="77777777" w:rsidTr="00CB0121">
        <w:tc>
          <w:tcPr>
            <w:tcW w:w="2337" w:type="dxa"/>
            <w:tcBorders>
              <w:left w:val="nil"/>
              <w:right w:val="nil"/>
            </w:tcBorders>
          </w:tcPr>
          <w:p w14:paraId="0088756D" w14:textId="77777777" w:rsidR="001D6E41" w:rsidRDefault="001D6E41" w:rsidP="00CB0121">
            <w:pPr>
              <w:spacing w:after="0" w:line="240" w:lineRule="auto"/>
            </w:pPr>
            <w:r>
              <w:t>Kapoeta North</w:t>
            </w:r>
          </w:p>
        </w:tc>
        <w:tc>
          <w:tcPr>
            <w:tcW w:w="2337" w:type="dxa"/>
            <w:tcBorders>
              <w:left w:val="nil"/>
              <w:right w:val="nil"/>
            </w:tcBorders>
          </w:tcPr>
          <w:p w14:paraId="0E0D964A" w14:textId="77777777" w:rsidR="001D6E41" w:rsidRDefault="001D6E41" w:rsidP="00CB0121">
            <w:pPr>
              <w:spacing w:after="0" w:line="240" w:lineRule="auto"/>
              <w:jc w:val="center"/>
            </w:pPr>
            <w:r w:rsidRPr="00445413">
              <w:t>629</w:t>
            </w:r>
          </w:p>
        </w:tc>
        <w:tc>
          <w:tcPr>
            <w:tcW w:w="2338" w:type="dxa"/>
            <w:tcBorders>
              <w:left w:val="nil"/>
              <w:right w:val="nil"/>
            </w:tcBorders>
          </w:tcPr>
          <w:p w14:paraId="3A4B577F" w14:textId="77777777" w:rsidR="001D6E41" w:rsidRDefault="001D6E41" w:rsidP="00CB0121">
            <w:pPr>
              <w:spacing w:after="0" w:line="240" w:lineRule="auto"/>
              <w:jc w:val="center"/>
            </w:pPr>
            <w:r>
              <w:t>603</w:t>
            </w:r>
          </w:p>
        </w:tc>
        <w:tc>
          <w:tcPr>
            <w:tcW w:w="2338" w:type="dxa"/>
            <w:tcBorders>
              <w:left w:val="nil"/>
              <w:right w:val="nil"/>
            </w:tcBorders>
          </w:tcPr>
          <w:p w14:paraId="77687478" w14:textId="77777777" w:rsidR="001D6E41" w:rsidRDefault="001D6E41" w:rsidP="00CB0121">
            <w:pPr>
              <w:spacing w:after="0" w:line="240" w:lineRule="auto"/>
              <w:jc w:val="center"/>
            </w:pPr>
            <w:r>
              <w:t>96%</w:t>
            </w:r>
          </w:p>
        </w:tc>
      </w:tr>
      <w:tr w:rsidR="001D6E41" w14:paraId="29627282" w14:textId="77777777" w:rsidTr="00CB0121">
        <w:tc>
          <w:tcPr>
            <w:tcW w:w="2337" w:type="dxa"/>
            <w:tcBorders>
              <w:left w:val="nil"/>
              <w:right w:val="nil"/>
            </w:tcBorders>
          </w:tcPr>
          <w:p w14:paraId="776FDCC9" w14:textId="77777777" w:rsidR="001D6E41" w:rsidRDefault="001D6E41" w:rsidP="00CB0121">
            <w:pPr>
              <w:spacing w:after="0" w:line="240" w:lineRule="auto"/>
            </w:pPr>
            <w:r>
              <w:t>Leer</w:t>
            </w:r>
          </w:p>
        </w:tc>
        <w:tc>
          <w:tcPr>
            <w:tcW w:w="2337" w:type="dxa"/>
            <w:tcBorders>
              <w:left w:val="nil"/>
              <w:right w:val="nil"/>
            </w:tcBorders>
          </w:tcPr>
          <w:p w14:paraId="1975F858" w14:textId="77777777" w:rsidR="001D6E41" w:rsidRDefault="001D6E41" w:rsidP="00CB0121">
            <w:pPr>
              <w:spacing w:after="0" w:line="240" w:lineRule="auto"/>
              <w:jc w:val="center"/>
            </w:pPr>
            <w:r w:rsidRPr="00445413">
              <w:t>629</w:t>
            </w:r>
          </w:p>
        </w:tc>
        <w:tc>
          <w:tcPr>
            <w:tcW w:w="2338" w:type="dxa"/>
            <w:tcBorders>
              <w:left w:val="nil"/>
              <w:right w:val="nil"/>
            </w:tcBorders>
          </w:tcPr>
          <w:p w14:paraId="5DC4FC0B" w14:textId="77777777" w:rsidR="001D6E41" w:rsidRDefault="001D6E41" w:rsidP="00CB0121">
            <w:pPr>
              <w:spacing w:after="0" w:line="240" w:lineRule="auto"/>
              <w:jc w:val="center"/>
            </w:pPr>
            <w:r>
              <w:t>620</w:t>
            </w:r>
          </w:p>
        </w:tc>
        <w:tc>
          <w:tcPr>
            <w:tcW w:w="2338" w:type="dxa"/>
            <w:tcBorders>
              <w:left w:val="nil"/>
              <w:right w:val="nil"/>
            </w:tcBorders>
          </w:tcPr>
          <w:p w14:paraId="6906150D" w14:textId="77777777" w:rsidR="001D6E41" w:rsidRDefault="001D6E41" w:rsidP="00CB0121">
            <w:pPr>
              <w:spacing w:after="0" w:line="240" w:lineRule="auto"/>
              <w:jc w:val="center"/>
            </w:pPr>
            <w:r>
              <w:t>99%</w:t>
            </w:r>
          </w:p>
        </w:tc>
      </w:tr>
      <w:tr w:rsidR="001D6E41" w14:paraId="283422F6" w14:textId="77777777" w:rsidTr="00CB0121">
        <w:tc>
          <w:tcPr>
            <w:tcW w:w="2337" w:type="dxa"/>
            <w:tcBorders>
              <w:left w:val="nil"/>
              <w:right w:val="nil"/>
            </w:tcBorders>
          </w:tcPr>
          <w:p w14:paraId="40CFB673" w14:textId="77777777" w:rsidR="001D6E41" w:rsidRDefault="001D6E41" w:rsidP="00CB0121">
            <w:pPr>
              <w:spacing w:after="0" w:line="240" w:lineRule="auto"/>
            </w:pPr>
            <w:proofErr w:type="spellStart"/>
            <w:r>
              <w:t>Mayendit</w:t>
            </w:r>
            <w:proofErr w:type="spellEnd"/>
          </w:p>
        </w:tc>
        <w:tc>
          <w:tcPr>
            <w:tcW w:w="2337" w:type="dxa"/>
            <w:tcBorders>
              <w:left w:val="nil"/>
              <w:right w:val="nil"/>
            </w:tcBorders>
          </w:tcPr>
          <w:p w14:paraId="7B972FB7" w14:textId="77777777" w:rsidR="001D6E41" w:rsidRDefault="001D6E41" w:rsidP="00CB0121">
            <w:pPr>
              <w:spacing w:after="0" w:line="240" w:lineRule="auto"/>
              <w:jc w:val="center"/>
            </w:pPr>
            <w:r w:rsidRPr="00445413">
              <w:t>629</w:t>
            </w:r>
          </w:p>
        </w:tc>
        <w:tc>
          <w:tcPr>
            <w:tcW w:w="2338" w:type="dxa"/>
            <w:tcBorders>
              <w:left w:val="nil"/>
              <w:right w:val="nil"/>
            </w:tcBorders>
          </w:tcPr>
          <w:p w14:paraId="720E8CCB" w14:textId="77777777" w:rsidR="001D6E41" w:rsidRDefault="001D6E41" w:rsidP="00CB0121">
            <w:pPr>
              <w:spacing w:after="0" w:line="240" w:lineRule="auto"/>
              <w:jc w:val="center"/>
            </w:pPr>
            <w:r>
              <w:t>606</w:t>
            </w:r>
          </w:p>
        </w:tc>
        <w:tc>
          <w:tcPr>
            <w:tcW w:w="2338" w:type="dxa"/>
            <w:tcBorders>
              <w:left w:val="nil"/>
              <w:right w:val="nil"/>
            </w:tcBorders>
          </w:tcPr>
          <w:p w14:paraId="333C37C4" w14:textId="77777777" w:rsidR="001D6E41" w:rsidRDefault="001D6E41" w:rsidP="00CB0121">
            <w:pPr>
              <w:spacing w:after="0" w:line="240" w:lineRule="auto"/>
              <w:jc w:val="center"/>
            </w:pPr>
            <w:r>
              <w:t>96%</w:t>
            </w:r>
          </w:p>
        </w:tc>
      </w:tr>
      <w:tr w:rsidR="001D6E41" w14:paraId="09950A6A" w14:textId="77777777" w:rsidTr="00CB0121">
        <w:tc>
          <w:tcPr>
            <w:tcW w:w="2337" w:type="dxa"/>
            <w:tcBorders>
              <w:left w:val="nil"/>
              <w:right w:val="nil"/>
            </w:tcBorders>
          </w:tcPr>
          <w:p w14:paraId="732DF927" w14:textId="77777777" w:rsidR="001D6E41" w:rsidRDefault="001D6E41" w:rsidP="00CB0121">
            <w:pPr>
              <w:spacing w:after="0" w:line="240" w:lineRule="auto"/>
            </w:pPr>
            <w:proofErr w:type="spellStart"/>
            <w:r>
              <w:t>Panyijar</w:t>
            </w:r>
            <w:proofErr w:type="spellEnd"/>
          </w:p>
        </w:tc>
        <w:tc>
          <w:tcPr>
            <w:tcW w:w="2337" w:type="dxa"/>
            <w:tcBorders>
              <w:left w:val="nil"/>
              <w:right w:val="nil"/>
            </w:tcBorders>
          </w:tcPr>
          <w:p w14:paraId="45BC3970" w14:textId="77777777" w:rsidR="001D6E41" w:rsidRDefault="001D6E41" w:rsidP="00CB0121">
            <w:pPr>
              <w:spacing w:after="0" w:line="240" w:lineRule="auto"/>
              <w:jc w:val="center"/>
            </w:pPr>
            <w:r w:rsidRPr="00445413">
              <w:t>629</w:t>
            </w:r>
          </w:p>
        </w:tc>
        <w:tc>
          <w:tcPr>
            <w:tcW w:w="2338" w:type="dxa"/>
            <w:tcBorders>
              <w:left w:val="nil"/>
              <w:right w:val="nil"/>
            </w:tcBorders>
          </w:tcPr>
          <w:p w14:paraId="60F469A8" w14:textId="77777777" w:rsidR="001D6E41" w:rsidRDefault="001D6E41" w:rsidP="00CB0121">
            <w:pPr>
              <w:spacing w:after="0" w:line="240" w:lineRule="auto"/>
              <w:jc w:val="center"/>
            </w:pPr>
            <w:r>
              <w:t>618</w:t>
            </w:r>
          </w:p>
        </w:tc>
        <w:tc>
          <w:tcPr>
            <w:tcW w:w="2338" w:type="dxa"/>
            <w:tcBorders>
              <w:left w:val="nil"/>
              <w:right w:val="nil"/>
            </w:tcBorders>
          </w:tcPr>
          <w:p w14:paraId="1B86486C" w14:textId="77777777" w:rsidR="001D6E41" w:rsidRDefault="001D6E41" w:rsidP="00CB0121">
            <w:pPr>
              <w:spacing w:after="0" w:line="240" w:lineRule="auto"/>
              <w:jc w:val="center"/>
            </w:pPr>
            <w:r>
              <w:t>98%</w:t>
            </w:r>
          </w:p>
        </w:tc>
      </w:tr>
      <w:tr w:rsidR="001D6E41" w14:paraId="0C4F7BE0" w14:textId="77777777" w:rsidTr="00CB0121">
        <w:tc>
          <w:tcPr>
            <w:tcW w:w="2337" w:type="dxa"/>
            <w:tcBorders>
              <w:left w:val="nil"/>
              <w:right w:val="nil"/>
            </w:tcBorders>
          </w:tcPr>
          <w:p w14:paraId="35BD3A4F" w14:textId="77777777" w:rsidR="001D6E41" w:rsidRDefault="001D6E41" w:rsidP="00CB0121">
            <w:pPr>
              <w:spacing w:after="0" w:line="240" w:lineRule="auto"/>
            </w:pPr>
            <w:r>
              <w:t>Pibor</w:t>
            </w:r>
          </w:p>
        </w:tc>
        <w:tc>
          <w:tcPr>
            <w:tcW w:w="2337" w:type="dxa"/>
            <w:tcBorders>
              <w:left w:val="nil"/>
              <w:right w:val="nil"/>
            </w:tcBorders>
          </w:tcPr>
          <w:p w14:paraId="3772AC36" w14:textId="77777777" w:rsidR="001D6E41" w:rsidRDefault="001D6E41" w:rsidP="00CB0121">
            <w:pPr>
              <w:spacing w:after="0" w:line="240" w:lineRule="auto"/>
              <w:jc w:val="center"/>
            </w:pPr>
            <w:r w:rsidRPr="00445413">
              <w:t>629</w:t>
            </w:r>
          </w:p>
        </w:tc>
        <w:tc>
          <w:tcPr>
            <w:tcW w:w="2338" w:type="dxa"/>
            <w:tcBorders>
              <w:left w:val="nil"/>
              <w:right w:val="nil"/>
            </w:tcBorders>
          </w:tcPr>
          <w:p w14:paraId="45456058" w14:textId="77777777" w:rsidR="001D6E41" w:rsidRDefault="001D6E41" w:rsidP="00CB0121">
            <w:pPr>
              <w:spacing w:after="0" w:line="240" w:lineRule="auto"/>
              <w:jc w:val="center"/>
            </w:pPr>
            <w:r>
              <w:t>564</w:t>
            </w:r>
          </w:p>
        </w:tc>
        <w:tc>
          <w:tcPr>
            <w:tcW w:w="2338" w:type="dxa"/>
            <w:tcBorders>
              <w:left w:val="nil"/>
              <w:right w:val="nil"/>
            </w:tcBorders>
          </w:tcPr>
          <w:p w14:paraId="118DE9D0" w14:textId="77777777" w:rsidR="001D6E41" w:rsidRDefault="001D6E41" w:rsidP="00CB0121">
            <w:pPr>
              <w:spacing w:after="0" w:line="240" w:lineRule="auto"/>
              <w:jc w:val="center"/>
            </w:pPr>
            <w:r>
              <w:t>91%</w:t>
            </w:r>
          </w:p>
        </w:tc>
      </w:tr>
      <w:tr w:rsidR="001D6E41" w14:paraId="1D34ED55" w14:textId="77777777" w:rsidTr="00CB0121">
        <w:tc>
          <w:tcPr>
            <w:tcW w:w="2337" w:type="dxa"/>
            <w:tcBorders>
              <w:left w:val="nil"/>
              <w:right w:val="nil"/>
            </w:tcBorders>
          </w:tcPr>
          <w:p w14:paraId="604FF366" w14:textId="77777777" w:rsidR="001D6E41" w:rsidRDefault="001D6E41" w:rsidP="00CB0121">
            <w:pPr>
              <w:spacing w:after="0" w:line="240" w:lineRule="auto"/>
            </w:pPr>
            <w:proofErr w:type="spellStart"/>
            <w:r>
              <w:t>Ulang</w:t>
            </w:r>
            <w:proofErr w:type="spellEnd"/>
          </w:p>
        </w:tc>
        <w:tc>
          <w:tcPr>
            <w:tcW w:w="2337" w:type="dxa"/>
            <w:tcBorders>
              <w:left w:val="nil"/>
              <w:right w:val="nil"/>
            </w:tcBorders>
          </w:tcPr>
          <w:p w14:paraId="763984A4" w14:textId="77777777" w:rsidR="001D6E41" w:rsidRDefault="001D6E41" w:rsidP="00CB0121">
            <w:pPr>
              <w:spacing w:after="0" w:line="240" w:lineRule="auto"/>
              <w:jc w:val="center"/>
            </w:pPr>
            <w:r w:rsidRPr="00445413">
              <w:t>629</w:t>
            </w:r>
          </w:p>
        </w:tc>
        <w:tc>
          <w:tcPr>
            <w:tcW w:w="2338" w:type="dxa"/>
            <w:tcBorders>
              <w:left w:val="nil"/>
              <w:right w:val="nil"/>
            </w:tcBorders>
          </w:tcPr>
          <w:p w14:paraId="17A279B2" w14:textId="77777777" w:rsidR="001D6E41" w:rsidRDefault="001D6E41" w:rsidP="00CB0121">
            <w:pPr>
              <w:spacing w:after="0" w:line="240" w:lineRule="auto"/>
              <w:jc w:val="center"/>
            </w:pPr>
            <w:r>
              <w:t>626</w:t>
            </w:r>
          </w:p>
        </w:tc>
        <w:tc>
          <w:tcPr>
            <w:tcW w:w="2338" w:type="dxa"/>
            <w:tcBorders>
              <w:left w:val="nil"/>
              <w:right w:val="nil"/>
            </w:tcBorders>
          </w:tcPr>
          <w:p w14:paraId="4F236DB7" w14:textId="77777777" w:rsidR="001D6E41" w:rsidRDefault="001D6E41" w:rsidP="00CB0121">
            <w:pPr>
              <w:spacing w:after="0" w:line="240" w:lineRule="auto"/>
              <w:jc w:val="center"/>
            </w:pPr>
            <w:r>
              <w:t>99%</w:t>
            </w:r>
          </w:p>
        </w:tc>
      </w:tr>
      <w:tr w:rsidR="001D6E41" w14:paraId="39BDCB6C" w14:textId="77777777" w:rsidTr="00CB0121">
        <w:tc>
          <w:tcPr>
            <w:tcW w:w="2337" w:type="dxa"/>
            <w:tcBorders>
              <w:left w:val="nil"/>
              <w:right w:val="nil"/>
            </w:tcBorders>
          </w:tcPr>
          <w:p w14:paraId="1281A648" w14:textId="77777777" w:rsidR="001D6E41" w:rsidRDefault="001D6E41" w:rsidP="00CB0121">
            <w:pPr>
              <w:spacing w:after="0" w:line="240" w:lineRule="auto"/>
            </w:pPr>
            <w:proofErr w:type="spellStart"/>
            <w:r>
              <w:t>Uror</w:t>
            </w:r>
            <w:proofErr w:type="spellEnd"/>
          </w:p>
        </w:tc>
        <w:tc>
          <w:tcPr>
            <w:tcW w:w="2337" w:type="dxa"/>
            <w:tcBorders>
              <w:left w:val="nil"/>
              <w:right w:val="nil"/>
            </w:tcBorders>
          </w:tcPr>
          <w:p w14:paraId="12D4C7D0" w14:textId="77777777" w:rsidR="001D6E41" w:rsidRDefault="001D6E41" w:rsidP="00CB0121">
            <w:pPr>
              <w:spacing w:after="0" w:line="240" w:lineRule="auto"/>
              <w:jc w:val="center"/>
            </w:pPr>
            <w:r w:rsidRPr="00445413">
              <w:t>629</w:t>
            </w:r>
          </w:p>
        </w:tc>
        <w:tc>
          <w:tcPr>
            <w:tcW w:w="2338" w:type="dxa"/>
            <w:tcBorders>
              <w:left w:val="nil"/>
              <w:right w:val="nil"/>
            </w:tcBorders>
          </w:tcPr>
          <w:p w14:paraId="08023E1F" w14:textId="77777777" w:rsidR="001D6E41" w:rsidRDefault="001D6E41" w:rsidP="00CB0121">
            <w:pPr>
              <w:spacing w:after="0" w:line="240" w:lineRule="auto"/>
              <w:jc w:val="center"/>
            </w:pPr>
            <w:r>
              <w:t>616</w:t>
            </w:r>
          </w:p>
        </w:tc>
        <w:tc>
          <w:tcPr>
            <w:tcW w:w="2338" w:type="dxa"/>
            <w:tcBorders>
              <w:left w:val="nil"/>
              <w:right w:val="nil"/>
            </w:tcBorders>
          </w:tcPr>
          <w:p w14:paraId="5915F0A5" w14:textId="77777777" w:rsidR="001D6E41" w:rsidRDefault="001D6E41" w:rsidP="00CB0121">
            <w:pPr>
              <w:spacing w:after="0" w:line="240" w:lineRule="auto"/>
              <w:jc w:val="center"/>
            </w:pPr>
            <w:r>
              <w:t>98%</w:t>
            </w:r>
          </w:p>
        </w:tc>
      </w:tr>
      <w:tr w:rsidR="001D6E41" w14:paraId="607FBD9E" w14:textId="77777777" w:rsidTr="00CB0121">
        <w:tc>
          <w:tcPr>
            <w:tcW w:w="2337" w:type="dxa"/>
            <w:tcBorders>
              <w:left w:val="nil"/>
              <w:bottom w:val="single" w:sz="12" w:space="0" w:color="auto"/>
              <w:right w:val="nil"/>
            </w:tcBorders>
          </w:tcPr>
          <w:p w14:paraId="4131D423" w14:textId="77777777" w:rsidR="001D6E41" w:rsidRDefault="001D6E41" w:rsidP="00CB0121">
            <w:pPr>
              <w:spacing w:after="0" w:line="240" w:lineRule="auto"/>
            </w:pPr>
            <w:proofErr w:type="spellStart"/>
            <w:r>
              <w:t>Wau</w:t>
            </w:r>
            <w:proofErr w:type="spellEnd"/>
          </w:p>
        </w:tc>
        <w:tc>
          <w:tcPr>
            <w:tcW w:w="2337" w:type="dxa"/>
            <w:tcBorders>
              <w:left w:val="nil"/>
              <w:bottom w:val="single" w:sz="12" w:space="0" w:color="auto"/>
              <w:right w:val="nil"/>
            </w:tcBorders>
          </w:tcPr>
          <w:p w14:paraId="2FA41DC1" w14:textId="77777777" w:rsidR="001D6E41" w:rsidRDefault="001D6E41" w:rsidP="00CB0121">
            <w:pPr>
              <w:spacing w:after="0" w:line="240" w:lineRule="auto"/>
              <w:jc w:val="center"/>
            </w:pPr>
            <w:r w:rsidRPr="00445413">
              <w:t>629</w:t>
            </w:r>
          </w:p>
        </w:tc>
        <w:tc>
          <w:tcPr>
            <w:tcW w:w="2338" w:type="dxa"/>
            <w:tcBorders>
              <w:left w:val="nil"/>
              <w:bottom w:val="single" w:sz="12" w:space="0" w:color="auto"/>
              <w:right w:val="nil"/>
            </w:tcBorders>
          </w:tcPr>
          <w:p w14:paraId="46164330" w14:textId="77777777" w:rsidR="001D6E41" w:rsidRDefault="001D6E41" w:rsidP="00CB0121">
            <w:pPr>
              <w:spacing w:after="0" w:line="240" w:lineRule="auto"/>
              <w:jc w:val="center"/>
            </w:pPr>
            <w:r>
              <w:t>619</w:t>
            </w:r>
          </w:p>
        </w:tc>
        <w:tc>
          <w:tcPr>
            <w:tcW w:w="2338" w:type="dxa"/>
            <w:tcBorders>
              <w:left w:val="nil"/>
              <w:bottom w:val="single" w:sz="12" w:space="0" w:color="auto"/>
              <w:right w:val="nil"/>
            </w:tcBorders>
          </w:tcPr>
          <w:p w14:paraId="5F1C6C9D" w14:textId="77777777" w:rsidR="001D6E41" w:rsidRDefault="001D6E41" w:rsidP="00CB0121">
            <w:pPr>
              <w:spacing w:after="0" w:line="240" w:lineRule="auto"/>
              <w:jc w:val="center"/>
            </w:pPr>
            <w:r>
              <w:t>98%</w:t>
            </w:r>
          </w:p>
        </w:tc>
      </w:tr>
      <w:tr w:rsidR="001D6E41" w14:paraId="0187C65E" w14:textId="77777777" w:rsidTr="00CB0121">
        <w:tc>
          <w:tcPr>
            <w:tcW w:w="2337" w:type="dxa"/>
            <w:tcBorders>
              <w:top w:val="single" w:sz="12" w:space="0" w:color="auto"/>
              <w:left w:val="nil"/>
              <w:bottom w:val="single" w:sz="12" w:space="0" w:color="auto"/>
              <w:right w:val="nil"/>
            </w:tcBorders>
          </w:tcPr>
          <w:p w14:paraId="1F9A3689" w14:textId="77777777" w:rsidR="001D6E41" w:rsidRDefault="001D6E41" w:rsidP="00CB0121">
            <w:pPr>
              <w:spacing w:after="0" w:line="240" w:lineRule="auto"/>
            </w:pPr>
            <w:r>
              <w:t>Total</w:t>
            </w:r>
          </w:p>
        </w:tc>
        <w:tc>
          <w:tcPr>
            <w:tcW w:w="2337" w:type="dxa"/>
            <w:tcBorders>
              <w:top w:val="single" w:sz="12" w:space="0" w:color="auto"/>
              <w:left w:val="nil"/>
              <w:bottom w:val="single" w:sz="12" w:space="0" w:color="auto"/>
              <w:right w:val="nil"/>
            </w:tcBorders>
          </w:tcPr>
          <w:p w14:paraId="7A2ADAF7" w14:textId="77777777" w:rsidR="001D6E41" w:rsidRDefault="001D6E41" w:rsidP="00CB0121">
            <w:pPr>
              <w:spacing w:after="0" w:line="240" w:lineRule="auto"/>
              <w:jc w:val="center"/>
            </w:pPr>
            <w:r>
              <w:t>8,177</w:t>
            </w:r>
          </w:p>
        </w:tc>
        <w:tc>
          <w:tcPr>
            <w:tcW w:w="2338" w:type="dxa"/>
            <w:tcBorders>
              <w:top w:val="single" w:sz="12" w:space="0" w:color="auto"/>
              <w:left w:val="nil"/>
              <w:bottom w:val="single" w:sz="12" w:space="0" w:color="auto"/>
              <w:right w:val="nil"/>
            </w:tcBorders>
          </w:tcPr>
          <w:p w14:paraId="591F3495" w14:textId="77777777" w:rsidR="001D6E41" w:rsidRDefault="001D6E41" w:rsidP="00CB0121">
            <w:pPr>
              <w:spacing w:after="0" w:line="240" w:lineRule="auto"/>
              <w:jc w:val="center"/>
            </w:pPr>
            <w:r>
              <w:t>7,872</w:t>
            </w:r>
          </w:p>
        </w:tc>
        <w:tc>
          <w:tcPr>
            <w:tcW w:w="2338" w:type="dxa"/>
            <w:tcBorders>
              <w:top w:val="single" w:sz="12" w:space="0" w:color="auto"/>
              <w:left w:val="nil"/>
              <w:bottom w:val="single" w:sz="12" w:space="0" w:color="auto"/>
              <w:right w:val="nil"/>
            </w:tcBorders>
          </w:tcPr>
          <w:p w14:paraId="1D3125E7" w14:textId="77777777" w:rsidR="001D6E41" w:rsidRDefault="001D6E41" w:rsidP="00CB0121">
            <w:pPr>
              <w:spacing w:after="0" w:line="240" w:lineRule="auto"/>
              <w:jc w:val="center"/>
            </w:pPr>
            <w:r>
              <w:t>96%</w:t>
            </w:r>
          </w:p>
        </w:tc>
      </w:tr>
    </w:tbl>
    <w:p w14:paraId="50D1C782" w14:textId="77777777" w:rsidR="001D6E41" w:rsidRDefault="001D6E41" w:rsidP="001D6E41"/>
    <w:p w14:paraId="1ADFAB62" w14:textId="77777777" w:rsidR="001D6E41" w:rsidRDefault="001D6E41" w:rsidP="001D6E41">
      <w:pPr>
        <w:pStyle w:val="Heading2"/>
      </w:pPr>
      <w:r>
        <w:t>Data Collection Processes</w:t>
      </w:r>
    </w:p>
    <w:p w14:paraId="11BE95C9" w14:textId="77777777" w:rsidR="001D6E41" w:rsidRDefault="001D6E41" w:rsidP="001D6E41">
      <w:r>
        <w:t xml:space="preserve">The study recruited two to three supervisors in each county. Supervisors oversaw, instructed, and led teams of enumerators. These supervisors were hired and trained during four-day supervisor trainings. The training covered the background of the household survey, review of the sample design, household </w:t>
      </w:r>
      <w:r>
        <w:lastRenderedPageBreak/>
        <w:t xml:space="preserve">listing and data collection procedures, how to use the data collection application Fulcrum, overview of supervisor and enumerator responsibilities, MSI safety and security protocols, and COVID-19 prevention protocols. These topics took the first day and a half of the training. The remaining two and a half days concentrated on reviewing the content of each section of instrument and practicing the instrument within pairs or groups of supervisors. Following the supervisor trainings, the supervisors executed pilot data collection. The purpose of the pilot was to verify that quality and understandability translations and allow the supervisors to become comfortable with administering the questionnaire.  </w:t>
      </w:r>
    </w:p>
    <w:p w14:paraId="578508EC" w14:textId="77777777" w:rsidR="001D6E41" w:rsidRDefault="001D6E41" w:rsidP="001D6E41">
      <w:r>
        <w:t>After the pilots, the supervisors returned for refresher trainings and then deployed to the counties. They organized four-day enumerator trainings and one-day of practice administration for enumerators. The enumerators were responsible for gathering complete and accurate information for all selected households in the EA. During the enumerator trainings, the supervisors trained the enumerators on the same content as the supervisor trainings.</w:t>
      </w:r>
    </w:p>
    <w:p w14:paraId="25B43BD3" w14:textId="77777777" w:rsidR="001D6E41" w:rsidRDefault="001D6E41" w:rsidP="001D6E41">
      <w:r>
        <w:t xml:space="preserve">Once the enumerators were trained in each county, supervisors constituted teams for two activities: household listing and baseline data collection. </w:t>
      </w:r>
    </w:p>
    <w:p w14:paraId="0E67CB52" w14:textId="77777777" w:rsidR="001D6E41" w:rsidRDefault="001D6E41" w:rsidP="001D6E41">
      <w:r>
        <w:t xml:space="preserve">The household listing was the first activity that an enumeration team needed to complete within an EA. The outcome of the household listing was a count of the inhabited households in the EA after physically visiting the clusters of households in the EA. The existing data for the number of households in each EA was outdated since the 2008 census. The household listing was fundamental for the sample design and required for obtaining accurate, credible estimates from the data analysis. </w:t>
      </w:r>
    </w:p>
    <w:p w14:paraId="3EEFCF12" w14:textId="77777777" w:rsidR="001D6E41" w:rsidRDefault="001D6E41" w:rsidP="001D6E41">
      <w:r>
        <w:t>After the household listing, the baseline data collection used the household survey within each EA. The primary outcomes of the data collection were complete data from each household and achievement of the target of 17 households per EA. During the data collection, enumerators visited and interviewed households, obtaining informed consent from eligible respondents who were 18 years or older.</w:t>
      </w:r>
    </w:p>
    <w:p w14:paraId="5F156E5C" w14:textId="4609BFD7" w:rsidR="001D6E41" w:rsidRDefault="001D6E41" w:rsidP="001D6E41">
      <w:r>
        <w:t>To ensure data quality, supervisors executed a series of procedures to monitor data quality during data collection. The aim was to avoid the risk of fraudulent surveys or surveys that were not administered following the approved sampling procedures. Supervisors performed spot checks of enumerators and wrote daily narrative reports of their observations. In addition, the quality control from supervisors, MSI home office and MESP ran daily quality control checks. These checks included time stamps to check whether enumerators were administering the survey too slowly or too fast, GIS data to verify whether interviews were conducted within the designated EAs, and review of entries to minimize missing data from the Identification Information and Household Schedule sections as well as to identify any duplicate entries, any entries with similar data across a range of questions, and the number of households per EA.</w:t>
      </w:r>
    </w:p>
    <w:p w14:paraId="5FEF9FA5" w14:textId="77777777" w:rsidR="001D6E41" w:rsidRDefault="001D6E41" w:rsidP="001D6E41"/>
    <w:p w14:paraId="7C368D19" w14:textId="77777777" w:rsidR="001D6E41" w:rsidRDefault="001D6E41" w:rsidP="001D6E41"/>
    <w:p w14:paraId="6AECB2BF" w14:textId="77777777" w:rsidR="001D6E41" w:rsidRDefault="001D6E41" w:rsidP="001D6E41"/>
    <w:p w14:paraId="26A0B96E" w14:textId="77777777" w:rsidR="001D6E41" w:rsidRDefault="001D6E41" w:rsidP="001D6E41"/>
    <w:p w14:paraId="3EEF466F" w14:textId="77777777" w:rsidR="001D6E41" w:rsidRPr="001D6E41" w:rsidRDefault="001D6E41" w:rsidP="001D6E41"/>
    <w:p w14:paraId="6DDAD896" w14:textId="02095D7E" w:rsidR="007B28DA" w:rsidRDefault="0080417E" w:rsidP="0006602C">
      <w:pPr>
        <w:pStyle w:val="Heading2"/>
      </w:pPr>
      <w:r>
        <w:lastRenderedPageBreak/>
        <w:t xml:space="preserve">Annex B. </w:t>
      </w:r>
      <w:r w:rsidR="00CD1585">
        <w:t>D</w:t>
      </w:r>
      <w:r w:rsidR="004C2F1C">
        <w:t xml:space="preserve">etailed </w:t>
      </w:r>
      <w:r w:rsidR="00CD1585">
        <w:t>F</w:t>
      </w:r>
      <w:r w:rsidR="004C2F1C">
        <w:t>indings</w:t>
      </w:r>
      <w:bookmarkEnd w:id="122"/>
    </w:p>
    <w:p w14:paraId="38C67B8A" w14:textId="77777777" w:rsidR="008636E8" w:rsidRDefault="008636E8" w:rsidP="008636E8">
      <w:pPr>
        <w:pStyle w:val="Heading3"/>
      </w:pPr>
      <w:r>
        <w:t>Food security</w:t>
      </w:r>
    </w:p>
    <w:p w14:paraId="4DECB357" w14:textId="77777777" w:rsidR="008636E8" w:rsidRDefault="008636E8" w:rsidP="008636E8">
      <w:r>
        <w:t xml:space="preserve">Dividing the HDDS results into quartiles and concentrating on the foods that 50 percent or more of households in each quartile claim to eat, reveals what diets look like across the 13 counties.  In the first quartile (HDDS 0 to 3), households tend to eat cereals. In the second quartile (HDDS 4 to 6), the households typically eat dark leafy green vegetables and fish, in addition to cereals. In the third quartile (HDDS 7 to 9), household diets include the items from the second quartile, but also add meat, eggs, legumes, nuts, seeds, </w:t>
      </w:r>
      <w:proofErr w:type="gramStart"/>
      <w:r>
        <w:t>milk</w:t>
      </w:r>
      <w:proofErr w:type="gramEnd"/>
      <w:r>
        <w:t xml:space="preserve"> and milk produces, oils and fats, and condiments and spices. In the fourth quartile (HDDS 10 to 12), all food items are present. The average diet (HDDS of 6.4) consists of cereals, dark leafy green vegetables, and fish.</w:t>
      </w:r>
    </w:p>
    <w:p w14:paraId="0CA901FA" w14:textId="087A69F1" w:rsidR="008636E8" w:rsidRDefault="008636E8" w:rsidP="008636E8">
      <w:pPr>
        <w:pStyle w:val="Caption"/>
      </w:pPr>
      <w:bookmarkStart w:id="127" w:name="_Toc90462205"/>
      <w:r>
        <w:t xml:space="preserve">Table </w:t>
      </w:r>
      <w:fldSimple w:instr=" SEQ Table \* ARABIC ">
        <w:r w:rsidR="00BE6A73">
          <w:rPr>
            <w:noProof/>
          </w:rPr>
          <w:t>12</w:t>
        </w:r>
      </w:fldSimple>
      <w:r>
        <w:t>. Foods Consumed by HDDS Quartile</w:t>
      </w:r>
      <w:bookmarkEnd w:id="127"/>
    </w:p>
    <w:tbl>
      <w:tblPr>
        <w:tblW w:w="0" w:type="auto"/>
        <w:tblLayout w:type="fixed"/>
        <w:tblLook w:val="04A0" w:firstRow="1" w:lastRow="0" w:firstColumn="1" w:lastColumn="0" w:noHBand="0" w:noVBand="1"/>
      </w:tblPr>
      <w:tblGrid>
        <w:gridCol w:w="2670"/>
        <w:gridCol w:w="2820"/>
        <w:gridCol w:w="967"/>
        <w:gridCol w:w="923"/>
        <w:gridCol w:w="900"/>
        <w:gridCol w:w="1080"/>
      </w:tblGrid>
      <w:tr w:rsidR="008636E8" w:rsidRPr="00455C39" w14:paraId="25AC4987" w14:textId="77777777" w:rsidTr="006E62FB">
        <w:trPr>
          <w:trHeight w:val="330"/>
        </w:trPr>
        <w:tc>
          <w:tcPr>
            <w:tcW w:w="2670" w:type="dxa"/>
            <w:vMerge w:val="restart"/>
            <w:tcBorders>
              <w:top w:val="single" w:sz="12" w:space="0" w:color="auto"/>
              <w:left w:val="nil"/>
              <w:right w:val="single" w:sz="6" w:space="0" w:color="auto"/>
            </w:tcBorders>
            <w:vAlign w:val="center"/>
          </w:tcPr>
          <w:p w14:paraId="4ABD807A" w14:textId="77777777" w:rsidR="008636E8" w:rsidRPr="00455C39" w:rsidRDefault="008636E8" w:rsidP="006E62FB">
            <w:pPr>
              <w:spacing w:after="0" w:line="240" w:lineRule="auto"/>
              <w:jc w:val="center"/>
              <w:rPr>
                <w:rFonts w:eastAsia="Times New Roman" w:cs="Calibri"/>
                <w:b/>
                <w:bCs/>
                <w:color w:val="000000"/>
              </w:rPr>
            </w:pPr>
            <w:r>
              <w:rPr>
                <w:rFonts w:eastAsia="Times New Roman" w:cs="Calibri"/>
                <w:b/>
                <w:bCs/>
                <w:color w:val="000000"/>
              </w:rPr>
              <w:t>FIES Food Group</w:t>
            </w:r>
          </w:p>
        </w:tc>
        <w:tc>
          <w:tcPr>
            <w:tcW w:w="2820" w:type="dxa"/>
            <w:vMerge w:val="restart"/>
            <w:tcBorders>
              <w:top w:val="single" w:sz="12" w:space="0" w:color="auto"/>
              <w:left w:val="nil"/>
              <w:bottom w:val="single" w:sz="6" w:space="0" w:color="auto"/>
              <w:right w:val="single" w:sz="6" w:space="0" w:color="auto"/>
            </w:tcBorders>
            <w:shd w:val="clear" w:color="auto" w:fill="auto"/>
            <w:noWrap/>
            <w:vAlign w:val="center"/>
            <w:hideMark/>
          </w:tcPr>
          <w:p w14:paraId="62F6AC0C"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 xml:space="preserve">Food </w:t>
            </w:r>
            <w:r>
              <w:rPr>
                <w:rFonts w:eastAsia="Times New Roman" w:cs="Calibri"/>
                <w:b/>
                <w:bCs/>
                <w:color w:val="000000"/>
              </w:rPr>
              <w:t>Question</w:t>
            </w:r>
          </w:p>
        </w:tc>
        <w:tc>
          <w:tcPr>
            <w:tcW w:w="967" w:type="dxa"/>
            <w:tcBorders>
              <w:top w:val="single" w:sz="12" w:space="0" w:color="auto"/>
              <w:left w:val="single" w:sz="6" w:space="0" w:color="auto"/>
              <w:bottom w:val="single" w:sz="6" w:space="0" w:color="auto"/>
              <w:right w:val="single" w:sz="6" w:space="0" w:color="auto"/>
            </w:tcBorders>
            <w:shd w:val="clear" w:color="auto" w:fill="auto"/>
            <w:vAlign w:val="bottom"/>
          </w:tcPr>
          <w:p w14:paraId="2C333F7F"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4517BDA2"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0 to 3</w:t>
            </w:r>
          </w:p>
        </w:tc>
        <w:tc>
          <w:tcPr>
            <w:tcW w:w="923" w:type="dxa"/>
            <w:tcBorders>
              <w:top w:val="single" w:sz="12" w:space="0" w:color="auto"/>
              <w:left w:val="single" w:sz="6" w:space="0" w:color="auto"/>
              <w:bottom w:val="single" w:sz="6" w:space="0" w:color="auto"/>
              <w:right w:val="single" w:sz="6" w:space="0" w:color="auto"/>
            </w:tcBorders>
            <w:shd w:val="clear" w:color="auto" w:fill="auto"/>
            <w:vAlign w:val="bottom"/>
          </w:tcPr>
          <w:p w14:paraId="3AD2C92B"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437C3DE1"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4 to 6</w:t>
            </w:r>
          </w:p>
        </w:tc>
        <w:tc>
          <w:tcPr>
            <w:tcW w:w="900" w:type="dxa"/>
            <w:tcBorders>
              <w:top w:val="single" w:sz="12" w:space="0" w:color="auto"/>
              <w:left w:val="single" w:sz="6" w:space="0" w:color="auto"/>
              <w:bottom w:val="single" w:sz="6" w:space="0" w:color="auto"/>
              <w:right w:val="single" w:sz="6" w:space="0" w:color="auto"/>
            </w:tcBorders>
            <w:shd w:val="clear" w:color="auto" w:fill="auto"/>
            <w:vAlign w:val="bottom"/>
          </w:tcPr>
          <w:p w14:paraId="105EB09D"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1BAA42A4"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7 to 9</w:t>
            </w:r>
          </w:p>
        </w:tc>
        <w:tc>
          <w:tcPr>
            <w:tcW w:w="1080" w:type="dxa"/>
            <w:tcBorders>
              <w:top w:val="single" w:sz="12" w:space="0" w:color="auto"/>
              <w:left w:val="single" w:sz="6" w:space="0" w:color="auto"/>
              <w:bottom w:val="single" w:sz="6" w:space="0" w:color="auto"/>
            </w:tcBorders>
            <w:shd w:val="clear" w:color="auto" w:fill="auto"/>
            <w:vAlign w:val="bottom"/>
          </w:tcPr>
          <w:p w14:paraId="6DCB4B9E"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2B20D586"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10 to 12</w:t>
            </w:r>
          </w:p>
        </w:tc>
      </w:tr>
      <w:tr w:rsidR="008636E8" w:rsidRPr="00455C39" w14:paraId="267D1E83" w14:textId="77777777" w:rsidTr="006E62FB">
        <w:trPr>
          <w:trHeight w:val="340"/>
        </w:trPr>
        <w:tc>
          <w:tcPr>
            <w:tcW w:w="2670" w:type="dxa"/>
            <w:vMerge/>
            <w:tcBorders>
              <w:left w:val="nil"/>
              <w:bottom w:val="single" w:sz="12" w:space="0" w:color="auto"/>
              <w:right w:val="single" w:sz="6" w:space="0" w:color="auto"/>
            </w:tcBorders>
          </w:tcPr>
          <w:p w14:paraId="5D8D7D55" w14:textId="77777777" w:rsidR="008636E8" w:rsidRPr="00455C39" w:rsidRDefault="008636E8" w:rsidP="006E62FB">
            <w:pPr>
              <w:spacing w:after="0" w:line="240" w:lineRule="auto"/>
              <w:rPr>
                <w:rFonts w:eastAsia="Times New Roman" w:cs="Calibri"/>
                <w:b/>
                <w:bCs/>
                <w:color w:val="000000"/>
              </w:rPr>
            </w:pPr>
          </w:p>
        </w:tc>
        <w:tc>
          <w:tcPr>
            <w:tcW w:w="2820" w:type="dxa"/>
            <w:vMerge/>
            <w:tcBorders>
              <w:top w:val="single" w:sz="6" w:space="0" w:color="auto"/>
              <w:left w:val="nil"/>
              <w:bottom w:val="single" w:sz="12" w:space="0" w:color="auto"/>
              <w:right w:val="single" w:sz="6" w:space="0" w:color="auto"/>
            </w:tcBorders>
            <w:vAlign w:val="center"/>
            <w:hideMark/>
          </w:tcPr>
          <w:p w14:paraId="180E160D" w14:textId="77777777" w:rsidR="008636E8" w:rsidRPr="00455C39" w:rsidRDefault="008636E8" w:rsidP="006E62FB">
            <w:pPr>
              <w:spacing w:after="0" w:line="240" w:lineRule="auto"/>
              <w:rPr>
                <w:rFonts w:eastAsia="Times New Roman" w:cs="Calibri"/>
                <w:b/>
                <w:bCs/>
                <w:color w:val="000000"/>
              </w:rPr>
            </w:pP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6F70A0F9"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4EDC6FC2"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c>
          <w:tcPr>
            <w:tcW w:w="900"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79B856B1"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c>
          <w:tcPr>
            <w:tcW w:w="1080" w:type="dxa"/>
            <w:tcBorders>
              <w:top w:val="single" w:sz="6" w:space="0" w:color="auto"/>
              <w:left w:val="single" w:sz="6" w:space="0" w:color="auto"/>
              <w:bottom w:val="single" w:sz="12" w:space="0" w:color="auto"/>
            </w:tcBorders>
            <w:shd w:val="clear" w:color="auto" w:fill="auto"/>
            <w:noWrap/>
            <w:vAlign w:val="bottom"/>
            <w:hideMark/>
          </w:tcPr>
          <w:p w14:paraId="2FE2AFC0"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r>
      <w:tr w:rsidR="008636E8" w:rsidRPr="00455C39" w14:paraId="0AE8E568"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29083F30" w14:textId="77777777" w:rsidR="008636E8" w:rsidRPr="00B54DAB" w:rsidRDefault="008636E8" w:rsidP="006E62FB">
            <w:pPr>
              <w:spacing w:after="0" w:line="240" w:lineRule="auto"/>
              <w:rPr>
                <w:rFonts w:eastAsia="Times New Roman" w:cs="Calibri"/>
                <w:color w:val="000000"/>
              </w:rPr>
            </w:pPr>
            <w:r w:rsidRPr="00B54DAB">
              <w:rPr>
                <w:rFonts w:eastAsia="Times New Roman" w:cs="Calibri"/>
                <w:color w:val="000000"/>
              </w:rPr>
              <w:t>1.</w:t>
            </w:r>
            <w:r>
              <w:rPr>
                <w:rFonts w:eastAsia="Times New Roman" w:cs="Calibri"/>
                <w:color w:val="000000"/>
              </w:rPr>
              <w:t xml:space="preserve"> </w:t>
            </w:r>
            <w:r w:rsidRPr="00B54DAB">
              <w:rPr>
                <w:rFonts w:eastAsia="Times New Roman" w:cs="Calibri"/>
                <w:color w:val="000000"/>
              </w:rPr>
              <w:t>Cereals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3C6CE5BC"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Cereals</w:t>
            </w:r>
          </w:p>
        </w:tc>
        <w:tc>
          <w:tcPr>
            <w:tcW w:w="967"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38B63A35"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67%</w:t>
            </w:r>
          </w:p>
        </w:tc>
        <w:tc>
          <w:tcPr>
            <w:tcW w:w="923"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41E3E616"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84%</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5EFEA3DF"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93%</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69E17F98"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98%</w:t>
            </w:r>
          </w:p>
        </w:tc>
      </w:tr>
      <w:tr w:rsidR="008636E8" w:rsidRPr="00455C39" w14:paraId="28FFE0BE"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23B56B93"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2. White tubers and roots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01ECA100"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White roots and tubers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6DE9321F"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6%</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634C727"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16%</w:t>
            </w:r>
          </w:p>
        </w:tc>
        <w:tc>
          <w:tcPr>
            <w:tcW w:w="900"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51C8DF5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23%</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222CBA9D"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65%</w:t>
            </w:r>
          </w:p>
        </w:tc>
      </w:tr>
      <w:tr w:rsidR="008636E8" w:rsidRPr="00455C39" w14:paraId="14B199C3" w14:textId="77777777" w:rsidTr="006E62FB">
        <w:trPr>
          <w:trHeight w:val="330"/>
        </w:trPr>
        <w:tc>
          <w:tcPr>
            <w:tcW w:w="2670" w:type="dxa"/>
            <w:vMerge w:val="restart"/>
            <w:tcBorders>
              <w:top w:val="single" w:sz="12" w:space="0" w:color="auto"/>
              <w:left w:val="nil"/>
              <w:bottom w:val="single" w:sz="6" w:space="0" w:color="auto"/>
              <w:right w:val="single" w:sz="6" w:space="0" w:color="auto"/>
            </w:tcBorders>
            <w:vAlign w:val="center"/>
          </w:tcPr>
          <w:p w14:paraId="7B5DAC57"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3. Vegetables</w:t>
            </w:r>
          </w:p>
        </w:tc>
        <w:tc>
          <w:tcPr>
            <w:tcW w:w="2820" w:type="dxa"/>
            <w:tcBorders>
              <w:top w:val="single" w:sz="12" w:space="0" w:color="auto"/>
              <w:left w:val="nil"/>
              <w:bottom w:val="single" w:sz="6" w:space="0" w:color="auto"/>
              <w:right w:val="single" w:sz="6" w:space="0" w:color="auto"/>
            </w:tcBorders>
            <w:shd w:val="clear" w:color="auto" w:fill="auto"/>
            <w:noWrap/>
            <w:vAlign w:val="bottom"/>
            <w:hideMark/>
          </w:tcPr>
          <w:p w14:paraId="53A98535"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Vitamin A rich vegetables and tubers</w:t>
            </w:r>
          </w:p>
        </w:tc>
        <w:tc>
          <w:tcPr>
            <w:tcW w:w="967"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296828FB"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10%</w:t>
            </w:r>
          </w:p>
        </w:tc>
        <w:tc>
          <w:tcPr>
            <w:tcW w:w="923"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1BF9002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29%</w:t>
            </w:r>
          </w:p>
        </w:tc>
        <w:tc>
          <w:tcPr>
            <w:tcW w:w="900"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3A8778E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49%</w:t>
            </w:r>
          </w:p>
        </w:tc>
        <w:tc>
          <w:tcPr>
            <w:tcW w:w="1080" w:type="dxa"/>
            <w:tcBorders>
              <w:top w:val="single" w:sz="12" w:space="0" w:color="auto"/>
              <w:left w:val="single" w:sz="6" w:space="0" w:color="auto"/>
              <w:bottom w:val="single" w:sz="6" w:space="0" w:color="auto"/>
            </w:tcBorders>
            <w:shd w:val="clear" w:color="000000" w:fill="C6EFCE"/>
            <w:noWrap/>
            <w:vAlign w:val="bottom"/>
            <w:hideMark/>
          </w:tcPr>
          <w:p w14:paraId="7A366AF1"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83%</w:t>
            </w:r>
          </w:p>
        </w:tc>
      </w:tr>
      <w:tr w:rsidR="008636E8" w:rsidRPr="00455C39" w14:paraId="39BF3C48" w14:textId="77777777" w:rsidTr="006E62FB">
        <w:trPr>
          <w:trHeight w:val="330"/>
        </w:trPr>
        <w:tc>
          <w:tcPr>
            <w:tcW w:w="2670" w:type="dxa"/>
            <w:vMerge/>
            <w:tcBorders>
              <w:top w:val="single" w:sz="6" w:space="0" w:color="auto"/>
              <w:left w:val="nil"/>
              <w:bottom w:val="single" w:sz="6" w:space="0" w:color="auto"/>
              <w:right w:val="single" w:sz="6" w:space="0" w:color="auto"/>
            </w:tcBorders>
            <w:vAlign w:val="center"/>
          </w:tcPr>
          <w:p w14:paraId="7C648B34"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6" w:space="0" w:color="auto"/>
              <w:right w:val="single" w:sz="6" w:space="0" w:color="auto"/>
            </w:tcBorders>
            <w:shd w:val="clear" w:color="auto" w:fill="auto"/>
            <w:noWrap/>
            <w:vAlign w:val="bottom"/>
            <w:hideMark/>
          </w:tcPr>
          <w:p w14:paraId="383D4107"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Dark leafy green vegetables</w:t>
            </w:r>
          </w:p>
        </w:tc>
        <w:tc>
          <w:tcPr>
            <w:tcW w:w="967"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F47C31"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35%</w:t>
            </w:r>
          </w:p>
        </w:tc>
        <w:tc>
          <w:tcPr>
            <w:tcW w:w="923" w:type="dxa"/>
            <w:tcBorders>
              <w:top w:val="single" w:sz="6" w:space="0" w:color="auto"/>
              <w:left w:val="single" w:sz="6" w:space="0" w:color="auto"/>
              <w:bottom w:val="single" w:sz="6" w:space="0" w:color="auto"/>
              <w:right w:val="single" w:sz="6" w:space="0" w:color="auto"/>
            </w:tcBorders>
            <w:shd w:val="clear" w:color="000000" w:fill="C6EFCE"/>
            <w:noWrap/>
            <w:vAlign w:val="bottom"/>
            <w:hideMark/>
          </w:tcPr>
          <w:p w14:paraId="5E4D24B0"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69%</w:t>
            </w:r>
          </w:p>
        </w:tc>
        <w:tc>
          <w:tcPr>
            <w:tcW w:w="900" w:type="dxa"/>
            <w:tcBorders>
              <w:top w:val="single" w:sz="6" w:space="0" w:color="auto"/>
              <w:left w:val="single" w:sz="6" w:space="0" w:color="auto"/>
              <w:bottom w:val="single" w:sz="6" w:space="0" w:color="auto"/>
              <w:right w:val="single" w:sz="6" w:space="0" w:color="auto"/>
            </w:tcBorders>
            <w:shd w:val="clear" w:color="000000" w:fill="C6EFCE"/>
            <w:noWrap/>
            <w:vAlign w:val="bottom"/>
            <w:hideMark/>
          </w:tcPr>
          <w:p w14:paraId="50855951"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76%</w:t>
            </w:r>
          </w:p>
        </w:tc>
        <w:tc>
          <w:tcPr>
            <w:tcW w:w="1080" w:type="dxa"/>
            <w:tcBorders>
              <w:top w:val="single" w:sz="6" w:space="0" w:color="auto"/>
              <w:left w:val="single" w:sz="6" w:space="0" w:color="auto"/>
              <w:bottom w:val="single" w:sz="6" w:space="0" w:color="auto"/>
            </w:tcBorders>
            <w:shd w:val="clear" w:color="000000" w:fill="C6EFCE"/>
            <w:noWrap/>
            <w:vAlign w:val="bottom"/>
            <w:hideMark/>
          </w:tcPr>
          <w:p w14:paraId="26C0490D"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89%</w:t>
            </w:r>
          </w:p>
        </w:tc>
      </w:tr>
      <w:tr w:rsidR="008636E8" w:rsidRPr="00455C39" w14:paraId="3A0A4F94" w14:textId="77777777" w:rsidTr="006E62FB">
        <w:trPr>
          <w:trHeight w:val="330"/>
        </w:trPr>
        <w:tc>
          <w:tcPr>
            <w:tcW w:w="2670" w:type="dxa"/>
            <w:vMerge/>
            <w:tcBorders>
              <w:top w:val="single" w:sz="6" w:space="0" w:color="auto"/>
              <w:left w:val="nil"/>
              <w:bottom w:val="single" w:sz="12" w:space="0" w:color="auto"/>
              <w:right w:val="single" w:sz="6" w:space="0" w:color="auto"/>
            </w:tcBorders>
            <w:vAlign w:val="center"/>
          </w:tcPr>
          <w:p w14:paraId="787877B6"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12" w:space="0" w:color="auto"/>
              <w:right w:val="single" w:sz="6" w:space="0" w:color="auto"/>
            </w:tcBorders>
            <w:shd w:val="clear" w:color="auto" w:fill="auto"/>
            <w:noWrap/>
            <w:vAlign w:val="bottom"/>
            <w:hideMark/>
          </w:tcPr>
          <w:p w14:paraId="40956DFD"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Other vegetables</w:t>
            </w: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3FA959E7"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8%</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5EEAC85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27%</w:t>
            </w:r>
          </w:p>
        </w:tc>
        <w:tc>
          <w:tcPr>
            <w:tcW w:w="900"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701467C7"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42%</w:t>
            </w:r>
          </w:p>
        </w:tc>
        <w:tc>
          <w:tcPr>
            <w:tcW w:w="1080" w:type="dxa"/>
            <w:tcBorders>
              <w:top w:val="single" w:sz="6" w:space="0" w:color="auto"/>
              <w:left w:val="single" w:sz="6" w:space="0" w:color="auto"/>
              <w:bottom w:val="single" w:sz="12" w:space="0" w:color="auto"/>
            </w:tcBorders>
            <w:shd w:val="clear" w:color="000000" w:fill="C6EFCE"/>
            <w:noWrap/>
            <w:vAlign w:val="bottom"/>
            <w:hideMark/>
          </w:tcPr>
          <w:p w14:paraId="59DE23A5"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66%</w:t>
            </w:r>
          </w:p>
        </w:tc>
      </w:tr>
      <w:tr w:rsidR="008636E8" w:rsidRPr="00455C39" w14:paraId="79C742E3" w14:textId="77777777" w:rsidTr="006E62FB">
        <w:trPr>
          <w:trHeight w:val="330"/>
        </w:trPr>
        <w:tc>
          <w:tcPr>
            <w:tcW w:w="2670" w:type="dxa"/>
            <w:vMerge w:val="restart"/>
            <w:tcBorders>
              <w:top w:val="single" w:sz="12" w:space="0" w:color="auto"/>
              <w:left w:val="nil"/>
              <w:bottom w:val="single" w:sz="6" w:space="0" w:color="auto"/>
              <w:right w:val="single" w:sz="6" w:space="0" w:color="auto"/>
            </w:tcBorders>
            <w:vAlign w:val="center"/>
          </w:tcPr>
          <w:p w14:paraId="389BA40D"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4. Fruit</w:t>
            </w:r>
          </w:p>
        </w:tc>
        <w:tc>
          <w:tcPr>
            <w:tcW w:w="2820" w:type="dxa"/>
            <w:tcBorders>
              <w:top w:val="single" w:sz="12" w:space="0" w:color="auto"/>
              <w:left w:val="nil"/>
              <w:bottom w:val="single" w:sz="6" w:space="0" w:color="auto"/>
              <w:right w:val="single" w:sz="6" w:space="0" w:color="auto"/>
            </w:tcBorders>
            <w:shd w:val="clear" w:color="auto" w:fill="auto"/>
            <w:noWrap/>
            <w:vAlign w:val="bottom"/>
            <w:hideMark/>
          </w:tcPr>
          <w:p w14:paraId="45F164E8"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Vitamin A rich fruits</w:t>
            </w:r>
          </w:p>
        </w:tc>
        <w:tc>
          <w:tcPr>
            <w:tcW w:w="967"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58B8FE7B"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w:t>
            </w:r>
          </w:p>
        </w:tc>
        <w:tc>
          <w:tcPr>
            <w:tcW w:w="923"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4C07AB98"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10%</w:t>
            </w:r>
          </w:p>
        </w:tc>
        <w:tc>
          <w:tcPr>
            <w:tcW w:w="900"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5D4ECA2C"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19%</w:t>
            </w:r>
          </w:p>
        </w:tc>
        <w:tc>
          <w:tcPr>
            <w:tcW w:w="1080" w:type="dxa"/>
            <w:tcBorders>
              <w:top w:val="single" w:sz="12" w:space="0" w:color="auto"/>
              <w:left w:val="single" w:sz="6" w:space="0" w:color="auto"/>
              <w:bottom w:val="single" w:sz="6" w:space="0" w:color="auto"/>
            </w:tcBorders>
            <w:shd w:val="clear" w:color="000000" w:fill="C6EFCE"/>
            <w:noWrap/>
            <w:vAlign w:val="bottom"/>
            <w:hideMark/>
          </w:tcPr>
          <w:p w14:paraId="32AEDFAA"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50%</w:t>
            </w:r>
          </w:p>
        </w:tc>
      </w:tr>
      <w:tr w:rsidR="008636E8" w:rsidRPr="00455C39" w14:paraId="5DBC42A8" w14:textId="77777777" w:rsidTr="006E62FB">
        <w:trPr>
          <w:trHeight w:val="330"/>
        </w:trPr>
        <w:tc>
          <w:tcPr>
            <w:tcW w:w="2670" w:type="dxa"/>
            <w:vMerge/>
            <w:tcBorders>
              <w:top w:val="single" w:sz="6" w:space="0" w:color="auto"/>
              <w:left w:val="nil"/>
              <w:bottom w:val="single" w:sz="12" w:space="0" w:color="auto"/>
              <w:right w:val="single" w:sz="6" w:space="0" w:color="auto"/>
            </w:tcBorders>
            <w:vAlign w:val="center"/>
          </w:tcPr>
          <w:p w14:paraId="6C5DFF44"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12" w:space="0" w:color="auto"/>
              <w:right w:val="single" w:sz="6" w:space="0" w:color="auto"/>
            </w:tcBorders>
            <w:shd w:val="clear" w:color="auto" w:fill="auto"/>
            <w:noWrap/>
            <w:vAlign w:val="bottom"/>
            <w:hideMark/>
          </w:tcPr>
          <w:p w14:paraId="6D16B6D5"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Other fruits</w:t>
            </w: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1B70EF3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5695986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16%</w:t>
            </w:r>
          </w:p>
        </w:tc>
        <w:tc>
          <w:tcPr>
            <w:tcW w:w="900"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44045A38"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37%</w:t>
            </w:r>
          </w:p>
        </w:tc>
        <w:tc>
          <w:tcPr>
            <w:tcW w:w="1080" w:type="dxa"/>
            <w:tcBorders>
              <w:top w:val="single" w:sz="6" w:space="0" w:color="auto"/>
              <w:left w:val="single" w:sz="6" w:space="0" w:color="auto"/>
              <w:bottom w:val="single" w:sz="12" w:space="0" w:color="auto"/>
            </w:tcBorders>
            <w:shd w:val="clear" w:color="000000" w:fill="C6EFCE"/>
            <w:noWrap/>
            <w:vAlign w:val="bottom"/>
            <w:hideMark/>
          </w:tcPr>
          <w:p w14:paraId="7605F606"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84%</w:t>
            </w:r>
          </w:p>
        </w:tc>
      </w:tr>
      <w:tr w:rsidR="008636E8" w:rsidRPr="00455C39" w14:paraId="4B5FCE6A" w14:textId="77777777" w:rsidTr="006E62FB">
        <w:trPr>
          <w:trHeight w:val="330"/>
        </w:trPr>
        <w:tc>
          <w:tcPr>
            <w:tcW w:w="2670" w:type="dxa"/>
            <w:vMerge w:val="restart"/>
            <w:tcBorders>
              <w:top w:val="single" w:sz="12" w:space="0" w:color="auto"/>
              <w:left w:val="nil"/>
              <w:bottom w:val="single" w:sz="6" w:space="0" w:color="auto"/>
              <w:right w:val="single" w:sz="6" w:space="0" w:color="auto"/>
            </w:tcBorders>
            <w:vAlign w:val="center"/>
          </w:tcPr>
          <w:p w14:paraId="1A561840"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5. Meat</w:t>
            </w:r>
          </w:p>
        </w:tc>
        <w:tc>
          <w:tcPr>
            <w:tcW w:w="2820" w:type="dxa"/>
            <w:tcBorders>
              <w:top w:val="single" w:sz="12" w:space="0" w:color="auto"/>
              <w:left w:val="nil"/>
              <w:bottom w:val="single" w:sz="6" w:space="0" w:color="auto"/>
              <w:right w:val="single" w:sz="6" w:space="0" w:color="auto"/>
            </w:tcBorders>
            <w:shd w:val="clear" w:color="auto" w:fill="auto"/>
            <w:noWrap/>
            <w:vAlign w:val="bottom"/>
            <w:hideMark/>
          </w:tcPr>
          <w:p w14:paraId="73ED1455"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Organ meat</w:t>
            </w:r>
          </w:p>
        </w:tc>
        <w:tc>
          <w:tcPr>
            <w:tcW w:w="967"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6931ECD9"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w:t>
            </w:r>
          </w:p>
        </w:tc>
        <w:tc>
          <w:tcPr>
            <w:tcW w:w="923"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3B58374B"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27%</w:t>
            </w:r>
          </w:p>
        </w:tc>
        <w:tc>
          <w:tcPr>
            <w:tcW w:w="900" w:type="dxa"/>
            <w:tcBorders>
              <w:top w:val="single" w:sz="12" w:space="0" w:color="auto"/>
              <w:left w:val="single" w:sz="6" w:space="0" w:color="auto"/>
              <w:bottom w:val="single" w:sz="6" w:space="0" w:color="auto"/>
              <w:right w:val="single" w:sz="6" w:space="0" w:color="auto"/>
            </w:tcBorders>
            <w:shd w:val="clear" w:color="000000" w:fill="C6EFCE"/>
            <w:noWrap/>
            <w:vAlign w:val="bottom"/>
            <w:hideMark/>
          </w:tcPr>
          <w:p w14:paraId="424E18C1"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58%</w:t>
            </w:r>
          </w:p>
        </w:tc>
        <w:tc>
          <w:tcPr>
            <w:tcW w:w="1080" w:type="dxa"/>
            <w:tcBorders>
              <w:top w:val="single" w:sz="12" w:space="0" w:color="auto"/>
              <w:left w:val="single" w:sz="6" w:space="0" w:color="auto"/>
              <w:bottom w:val="single" w:sz="6" w:space="0" w:color="auto"/>
            </w:tcBorders>
            <w:shd w:val="clear" w:color="000000" w:fill="C6EFCE"/>
            <w:noWrap/>
            <w:vAlign w:val="bottom"/>
            <w:hideMark/>
          </w:tcPr>
          <w:p w14:paraId="49187C27"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91%</w:t>
            </w:r>
          </w:p>
        </w:tc>
      </w:tr>
      <w:tr w:rsidR="008636E8" w:rsidRPr="00455C39" w14:paraId="1DD64FBB" w14:textId="77777777" w:rsidTr="006E62FB">
        <w:trPr>
          <w:trHeight w:val="330"/>
        </w:trPr>
        <w:tc>
          <w:tcPr>
            <w:tcW w:w="2670" w:type="dxa"/>
            <w:vMerge/>
            <w:tcBorders>
              <w:top w:val="single" w:sz="6" w:space="0" w:color="auto"/>
              <w:left w:val="nil"/>
              <w:bottom w:val="single" w:sz="6" w:space="0" w:color="auto"/>
              <w:right w:val="single" w:sz="6" w:space="0" w:color="auto"/>
            </w:tcBorders>
            <w:vAlign w:val="bottom"/>
          </w:tcPr>
          <w:p w14:paraId="357EA814"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6" w:space="0" w:color="auto"/>
              <w:right w:val="single" w:sz="6" w:space="0" w:color="auto"/>
            </w:tcBorders>
            <w:shd w:val="clear" w:color="auto" w:fill="auto"/>
            <w:noWrap/>
            <w:vAlign w:val="bottom"/>
            <w:hideMark/>
          </w:tcPr>
          <w:p w14:paraId="5702CC80"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Flesh meat</w:t>
            </w:r>
          </w:p>
        </w:tc>
        <w:tc>
          <w:tcPr>
            <w:tcW w:w="967"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16C1E0C"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15%</w:t>
            </w:r>
          </w:p>
        </w:tc>
        <w:tc>
          <w:tcPr>
            <w:tcW w:w="923"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C97A24"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40%</w:t>
            </w:r>
          </w:p>
        </w:tc>
        <w:tc>
          <w:tcPr>
            <w:tcW w:w="900" w:type="dxa"/>
            <w:tcBorders>
              <w:top w:val="single" w:sz="6" w:space="0" w:color="auto"/>
              <w:left w:val="single" w:sz="6" w:space="0" w:color="auto"/>
              <w:bottom w:val="single" w:sz="6" w:space="0" w:color="auto"/>
              <w:right w:val="single" w:sz="6" w:space="0" w:color="auto"/>
            </w:tcBorders>
            <w:shd w:val="clear" w:color="000000" w:fill="C6EFCE"/>
            <w:noWrap/>
            <w:vAlign w:val="bottom"/>
            <w:hideMark/>
          </w:tcPr>
          <w:p w14:paraId="0B5F915F"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72%</w:t>
            </w:r>
          </w:p>
        </w:tc>
        <w:tc>
          <w:tcPr>
            <w:tcW w:w="1080" w:type="dxa"/>
            <w:tcBorders>
              <w:top w:val="single" w:sz="6" w:space="0" w:color="auto"/>
              <w:left w:val="single" w:sz="6" w:space="0" w:color="auto"/>
              <w:bottom w:val="single" w:sz="6" w:space="0" w:color="auto"/>
            </w:tcBorders>
            <w:shd w:val="clear" w:color="000000" w:fill="C6EFCE"/>
            <w:noWrap/>
            <w:vAlign w:val="bottom"/>
            <w:hideMark/>
          </w:tcPr>
          <w:p w14:paraId="6C58984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95%</w:t>
            </w:r>
          </w:p>
        </w:tc>
      </w:tr>
      <w:tr w:rsidR="008636E8" w:rsidRPr="00455C39" w14:paraId="09682A6F" w14:textId="77777777" w:rsidTr="006E62FB">
        <w:trPr>
          <w:trHeight w:val="330"/>
        </w:trPr>
        <w:tc>
          <w:tcPr>
            <w:tcW w:w="2670" w:type="dxa"/>
            <w:vMerge/>
            <w:tcBorders>
              <w:top w:val="single" w:sz="6" w:space="0" w:color="auto"/>
              <w:left w:val="nil"/>
              <w:bottom w:val="single" w:sz="12" w:space="0" w:color="auto"/>
              <w:right w:val="single" w:sz="6" w:space="0" w:color="auto"/>
            </w:tcBorders>
            <w:vAlign w:val="bottom"/>
          </w:tcPr>
          <w:p w14:paraId="41BD897B"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12" w:space="0" w:color="auto"/>
              <w:right w:val="single" w:sz="6" w:space="0" w:color="auto"/>
            </w:tcBorders>
            <w:shd w:val="clear" w:color="auto" w:fill="auto"/>
            <w:noWrap/>
            <w:vAlign w:val="bottom"/>
            <w:hideMark/>
          </w:tcPr>
          <w:p w14:paraId="1F5017A4"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Bush meat</w:t>
            </w: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5EA7ADE4"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9%</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61C6F053"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27%</w:t>
            </w:r>
          </w:p>
        </w:tc>
        <w:tc>
          <w:tcPr>
            <w:tcW w:w="900" w:type="dxa"/>
            <w:tcBorders>
              <w:top w:val="single" w:sz="6" w:space="0" w:color="auto"/>
              <w:left w:val="single" w:sz="6" w:space="0" w:color="auto"/>
              <w:bottom w:val="single" w:sz="12" w:space="0" w:color="auto"/>
              <w:right w:val="single" w:sz="6" w:space="0" w:color="auto"/>
            </w:tcBorders>
            <w:shd w:val="clear" w:color="000000" w:fill="C6EFCE"/>
            <w:noWrap/>
            <w:vAlign w:val="bottom"/>
            <w:hideMark/>
          </w:tcPr>
          <w:p w14:paraId="27FE7A98"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57%</w:t>
            </w:r>
          </w:p>
        </w:tc>
        <w:tc>
          <w:tcPr>
            <w:tcW w:w="1080" w:type="dxa"/>
            <w:tcBorders>
              <w:top w:val="single" w:sz="6" w:space="0" w:color="auto"/>
              <w:left w:val="single" w:sz="6" w:space="0" w:color="auto"/>
              <w:bottom w:val="single" w:sz="12" w:space="0" w:color="auto"/>
            </w:tcBorders>
            <w:shd w:val="clear" w:color="000000" w:fill="C6EFCE"/>
            <w:noWrap/>
            <w:vAlign w:val="bottom"/>
            <w:hideMark/>
          </w:tcPr>
          <w:p w14:paraId="68B1D5E9"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78%</w:t>
            </w:r>
          </w:p>
        </w:tc>
      </w:tr>
      <w:tr w:rsidR="008636E8" w:rsidRPr="00455C39" w14:paraId="2F4D8AD6"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7C308F2E"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6. Eggs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6DF1D404"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Eggs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15F847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86A333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24%</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1D3C4277"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50%</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2BCE9597"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90%</w:t>
            </w:r>
          </w:p>
        </w:tc>
      </w:tr>
      <w:tr w:rsidR="008636E8" w:rsidRPr="00455C39" w14:paraId="13DF3584"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4CD40A6F"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7. Fish/Seafood</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7DA1243B"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Fish/Seafood</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9F7D875"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20%</w:t>
            </w:r>
          </w:p>
        </w:tc>
        <w:tc>
          <w:tcPr>
            <w:tcW w:w="923"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2437BF12"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53%</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09A9E2B8"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79%</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556B63C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97%</w:t>
            </w:r>
          </w:p>
        </w:tc>
      </w:tr>
      <w:tr w:rsidR="008636E8" w:rsidRPr="00455C39" w14:paraId="184C816F"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7514BE39"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8. Legumes, nuts, and seeds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37D29688"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Legumes, nuts, and seeds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4E5A2C5"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5%</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8A21E5C"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29%</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1E736B2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74%</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4CE21500"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98%</w:t>
            </w:r>
          </w:p>
        </w:tc>
      </w:tr>
      <w:tr w:rsidR="008636E8" w:rsidRPr="00455C39" w14:paraId="1A07CB18"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4A0E5065"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9. Milk and milk products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222F2110"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Milk and milk products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05142BA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22%</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1DB21B2"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40%</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7EA891D0"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69%</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23EEC4FC"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92%</w:t>
            </w:r>
          </w:p>
        </w:tc>
      </w:tr>
      <w:tr w:rsidR="008636E8" w:rsidRPr="00455C39" w14:paraId="5192E9BA"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38071F80"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10. Oils and fats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04504BCB"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Oils and fats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7785981"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6%</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F0E6A8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49%</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67198D8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82%</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5A56DE16"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98%</w:t>
            </w:r>
          </w:p>
        </w:tc>
      </w:tr>
      <w:tr w:rsidR="008636E8" w:rsidRPr="00455C39" w14:paraId="5CD30511"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0C1D6874"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11. Sweets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5F3CE27C"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Sweets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3DC99FA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AFF16D1"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15%</w:t>
            </w:r>
          </w:p>
        </w:tc>
        <w:tc>
          <w:tcPr>
            <w:tcW w:w="900"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71B5CDE"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40%</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5FC67DBF"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82%</w:t>
            </w:r>
          </w:p>
        </w:tc>
      </w:tr>
      <w:tr w:rsidR="008636E8" w:rsidRPr="00455C39" w14:paraId="4985BB68" w14:textId="77777777" w:rsidTr="006E62FB">
        <w:trPr>
          <w:trHeight w:val="340"/>
        </w:trPr>
        <w:tc>
          <w:tcPr>
            <w:tcW w:w="2670" w:type="dxa"/>
            <w:tcBorders>
              <w:top w:val="single" w:sz="12" w:space="0" w:color="auto"/>
              <w:left w:val="nil"/>
              <w:bottom w:val="single" w:sz="12" w:space="0" w:color="auto"/>
              <w:right w:val="single" w:sz="6" w:space="0" w:color="auto"/>
            </w:tcBorders>
            <w:vAlign w:val="bottom"/>
          </w:tcPr>
          <w:p w14:paraId="2676409C"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12. Condiments and spices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21995593"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Condiments and spices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274A50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15%</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FEB88A2"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35%</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29E58432"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67%</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650D47BB"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92%</w:t>
            </w:r>
          </w:p>
        </w:tc>
      </w:tr>
    </w:tbl>
    <w:p w14:paraId="2A7362E5" w14:textId="77777777" w:rsidR="008636E8" w:rsidRDefault="008636E8" w:rsidP="008636E8"/>
    <w:p w14:paraId="240C8870" w14:textId="05C9AD69" w:rsidR="00B06A8A" w:rsidRDefault="006379FA" w:rsidP="00B06A8A">
      <w:r>
        <w:t xml:space="preserve">The table above offers a descriptive sense of which foods are more common at different levels of overall dietary diversity. </w:t>
      </w:r>
      <w:r w:rsidR="004536A0">
        <w:t>More advanced dimension</w:t>
      </w:r>
      <w:r w:rsidR="00D552D9">
        <w:t xml:space="preserve"> reduction routines </w:t>
      </w:r>
      <w:r w:rsidR="005E6725">
        <w:t xml:space="preserve">help identify specific groupings of </w:t>
      </w:r>
      <w:r w:rsidR="00FC3D5D">
        <w:t xml:space="preserve">items that could be considered a sub-group within a larger </w:t>
      </w:r>
      <w:r w:rsidR="000E08DC">
        <w:t xml:space="preserve">set of items. </w:t>
      </w:r>
      <w:r w:rsidR="00D9696A">
        <w:t xml:space="preserve">An analytical routine known as factor analysis examines the correlation structure of a set of items to identify which items have shared </w:t>
      </w:r>
      <w:proofErr w:type="gramStart"/>
      <w:r w:rsidR="00D9696A">
        <w:t xml:space="preserve">variance, </w:t>
      </w:r>
      <w:r w:rsidR="00D9696A">
        <w:lastRenderedPageBreak/>
        <w:t>and</w:t>
      </w:r>
      <w:proofErr w:type="gramEnd"/>
      <w:r w:rsidR="00D9696A">
        <w:t xml:space="preserve"> may be therefore interpreted as belonging to a common latent variable, or factor. </w:t>
      </w:r>
      <w:r w:rsidR="00B06A8A">
        <w:t>Factor analysis</w:t>
      </w:r>
      <w:r w:rsidR="008242B5">
        <w:t xml:space="preserve"> of the 16 food consumption items</w:t>
      </w:r>
      <w:r w:rsidR="00B06A8A">
        <w:t xml:space="preserve"> identifies </w:t>
      </w:r>
      <w:r w:rsidR="00A5586B">
        <w:t xml:space="preserve">six discrete groupings, or factors, that describe specific profiles of food consumption. </w:t>
      </w:r>
      <w:r w:rsidR="0031697A">
        <w:t xml:space="preserve">These factors are described </w:t>
      </w:r>
      <w:r w:rsidR="00D75727">
        <w:t>in the report body; factor loadings are produced</w:t>
      </w:r>
      <w:r w:rsidR="0031697A">
        <w:t xml:space="preserve"> below. </w:t>
      </w:r>
    </w:p>
    <w:p w14:paraId="32CBC260" w14:textId="151F80AA" w:rsidR="008636E8" w:rsidRDefault="0031697A" w:rsidP="0031697A">
      <w:pPr>
        <w:pStyle w:val="Caption"/>
      </w:pPr>
      <w:bookmarkStart w:id="128" w:name="_Toc90462206"/>
      <w:r>
        <w:t xml:space="preserve">Table </w:t>
      </w:r>
      <w:fldSimple w:instr=" SEQ Table \* ARABIC ">
        <w:r w:rsidR="00BE6A73">
          <w:rPr>
            <w:noProof/>
          </w:rPr>
          <w:t>13</w:t>
        </w:r>
      </w:fldSimple>
      <w:r>
        <w:t>. Household food consumption profiles</w:t>
      </w:r>
      <w:r w:rsidR="005B61CE">
        <w:t>, factor loadings</w:t>
      </w:r>
      <w:bookmarkEnd w:id="128"/>
    </w:p>
    <w:tbl>
      <w:tblPr>
        <w:tblW w:w="9040" w:type="dxa"/>
        <w:tblInd w:w="50" w:type="dxa"/>
        <w:tblBorders>
          <w:top w:val="single" w:sz="6" w:space="0" w:color="000000" w:themeColor="text1"/>
          <w:bottom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000" w:firstRow="0" w:lastRow="0" w:firstColumn="0" w:lastColumn="0" w:noHBand="0" w:noVBand="0"/>
      </w:tblPr>
      <w:tblGrid>
        <w:gridCol w:w="840"/>
        <w:gridCol w:w="1810"/>
        <w:gridCol w:w="800"/>
        <w:gridCol w:w="900"/>
        <w:gridCol w:w="900"/>
        <w:gridCol w:w="810"/>
        <w:gridCol w:w="810"/>
        <w:gridCol w:w="720"/>
        <w:gridCol w:w="1450"/>
      </w:tblGrid>
      <w:tr w:rsidR="00E8344F" w:rsidRPr="00762C46" w14:paraId="31F35A38" w14:textId="292ADD29" w:rsidTr="00762C46">
        <w:trPr>
          <w:tblHeader/>
        </w:trPr>
        <w:tc>
          <w:tcPr>
            <w:tcW w:w="84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30D81087" w14:textId="4DF8A03F" w:rsidR="00E8344F" w:rsidRPr="00762C46" w:rsidRDefault="00762C46" w:rsidP="00E8344F">
            <w:pPr>
              <w:widowControl w:val="0"/>
              <w:autoSpaceDE w:val="0"/>
              <w:autoSpaceDN w:val="0"/>
              <w:adjustRightInd w:val="0"/>
              <w:spacing w:after="0" w:line="240" w:lineRule="auto"/>
              <w:jc w:val="center"/>
              <w:rPr>
                <w:rFonts w:cs="Calibri"/>
                <w:b/>
                <w:bCs/>
                <w:sz w:val="20"/>
                <w:szCs w:val="20"/>
              </w:rPr>
            </w:pPr>
            <w:commentRangeStart w:id="129"/>
            <w:r w:rsidRPr="00762C46">
              <w:rPr>
                <w:rFonts w:cs="Calibri"/>
                <w:b/>
                <w:bCs/>
                <w:sz w:val="20"/>
                <w:szCs w:val="20"/>
              </w:rPr>
              <w:t>I</w:t>
            </w:r>
            <w:r w:rsidR="00E8344F" w:rsidRPr="00762C46">
              <w:rPr>
                <w:rFonts w:cs="Calibri"/>
                <w:b/>
                <w:bCs/>
                <w:sz w:val="20"/>
                <w:szCs w:val="20"/>
              </w:rPr>
              <w:t>tem</w:t>
            </w:r>
            <w:commentRangeEnd w:id="129"/>
            <w:r>
              <w:rPr>
                <w:rStyle w:val="CommentReference"/>
              </w:rPr>
              <w:commentReference w:id="129"/>
            </w:r>
          </w:p>
        </w:tc>
        <w:tc>
          <w:tcPr>
            <w:tcW w:w="181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6BFEDAB0" w14:textId="6D25F233" w:rsidR="00E8344F" w:rsidRPr="00762C46" w:rsidRDefault="00762C46"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F</w:t>
            </w:r>
            <w:r w:rsidR="00E8344F" w:rsidRPr="00762C46">
              <w:rPr>
                <w:rFonts w:cs="Calibri"/>
                <w:b/>
                <w:bCs/>
                <w:sz w:val="20"/>
                <w:szCs w:val="20"/>
              </w:rPr>
              <w:t>ood</w:t>
            </w:r>
            <w:r w:rsidRPr="00762C46">
              <w:rPr>
                <w:rFonts w:cs="Calibri"/>
                <w:b/>
                <w:bCs/>
                <w:sz w:val="20"/>
                <w:szCs w:val="20"/>
              </w:rPr>
              <w:t xml:space="preserve"> Group</w:t>
            </w:r>
          </w:p>
        </w:tc>
        <w:tc>
          <w:tcPr>
            <w:tcW w:w="80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2B18955D"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ML3</w:t>
            </w:r>
          </w:p>
        </w:tc>
        <w:tc>
          <w:tcPr>
            <w:tcW w:w="90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6926DB56"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ML5</w:t>
            </w:r>
          </w:p>
        </w:tc>
        <w:tc>
          <w:tcPr>
            <w:tcW w:w="90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12B9682F"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ML6</w:t>
            </w:r>
          </w:p>
        </w:tc>
        <w:tc>
          <w:tcPr>
            <w:tcW w:w="81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6DDE82CD"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ML1</w:t>
            </w:r>
          </w:p>
        </w:tc>
        <w:tc>
          <w:tcPr>
            <w:tcW w:w="81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0C4CE75D"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ML2</w:t>
            </w:r>
          </w:p>
        </w:tc>
        <w:tc>
          <w:tcPr>
            <w:tcW w:w="72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7D549C0B"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ML4</w:t>
            </w:r>
          </w:p>
        </w:tc>
        <w:tc>
          <w:tcPr>
            <w:tcW w:w="1450" w:type="dxa"/>
            <w:tcBorders>
              <w:top w:val="single" w:sz="12" w:space="0" w:color="000000" w:themeColor="text1"/>
              <w:bottom w:val="single" w:sz="12" w:space="0" w:color="000000" w:themeColor="text1"/>
            </w:tcBorders>
            <w:vAlign w:val="center"/>
          </w:tcPr>
          <w:p w14:paraId="5F391A11" w14:textId="4DB6445E"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Discrimination</w:t>
            </w:r>
          </w:p>
        </w:tc>
      </w:tr>
      <w:tr w:rsidR="00E8344F" w:rsidRPr="00762C46" w14:paraId="1E51D5D4" w14:textId="0A4523C0" w:rsidTr="00762C46">
        <w:tc>
          <w:tcPr>
            <w:tcW w:w="840" w:type="dxa"/>
            <w:tcBorders>
              <w:top w:val="single" w:sz="12" w:space="0" w:color="000000" w:themeColor="text1"/>
            </w:tcBorders>
            <w:tcMar>
              <w:top w:w="50" w:type="dxa"/>
              <w:left w:w="50" w:type="dxa"/>
              <w:bottom w:w="50" w:type="dxa"/>
              <w:right w:w="50" w:type="dxa"/>
            </w:tcMar>
            <w:vAlign w:val="center"/>
          </w:tcPr>
          <w:p w14:paraId="5FD8D282"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q_403</w:t>
            </w:r>
          </w:p>
        </w:tc>
        <w:tc>
          <w:tcPr>
            <w:tcW w:w="1810" w:type="dxa"/>
            <w:tcBorders>
              <w:top w:val="single" w:sz="12" w:space="0" w:color="000000" w:themeColor="text1"/>
            </w:tcBorders>
            <w:tcMar>
              <w:top w:w="50" w:type="dxa"/>
              <w:left w:w="50" w:type="dxa"/>
              <w:bottom w:w="50" w:type="dxa"/>
              <w:right w:w="50" w:type="dxa"/>
            </w:tcMar>
            <w:vAlign w:val="center"/>
          </w:tcPr>
          <w:p w14:paraId="1C10BFF6"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Cereals</w:t>
            </w:r>
          </w:p>
        </w:tc>
        <w:tc>
          <w:tcPr>
            <w:tcW w:w="800" w:type="dxa"/>
            <w:tcBorders>
              <w:top w:val="single" w:sz="12" w:space="0" w:color="000000" w:themeColor="text1"/>
            </w:tcBorders>
            <w:tcMar>
              <w:top w:w="50" w:type="dxa"/>
              <w:left w:w="50" w:type="dxa"/>
              <w:bottom w:w="50" w:type="dxa"/>
              <w:right w:w="50" w:type="dxa"/>
            </w:tcMar>
            <w:vAlign w:val="center"/>
          </w:tcPr>
          <w:p w14:paraId="49A1081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-0.065</w:t>
            </w:r>
          </w:p>
        </w:tc>
        <w:tc>
          <w:tcPr>
            <w:tcW w:w="900" w:type="dxa"/>
            <w:tcBorders>
              <w:top w:val="single" w:sz="12" w:space="0" w:color="000000" w:themeColor="text1"/>
            </w:tcBorders>
            <w:tcMar>
              <w:top w:w="50" w:type="dxa"/>
              <w:left w:w="50" w:type="dxa"/>
              <w:bottom w:w="50" w:type="dxa"/>
              <w:right w:w="50" w:type="dxa"/>
            </w:tcMar>
            <w:vAlign w:val="center"/>
          </w:tcPr>
          <w:p w14:paraId="41BF943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-0.047</w:t>
            </w:r>
          </w:p>
        </w:tc>
        <w:tc>
          <w:tcPr>
            <w:tcW w:w="900" w:type="dxa"/>
            <w:tcBorders>
              <w:top w:val="single" w:sz="12" w:space="0" w:color="000000" w:themeColor="text1"/>
            </w:tcBorders>
            <w:tcMar>
              <w:top w:w="50" w:type="dxa"/>
              <w:left w:w="50" w:type="dxa"/>
              <w:bottom w:w="50" w:type="dxa"/>
              <w:right w:w="50" w:type="dxa"/>
            </w:tcMar>
            <w:vAlign w:val="center"/>
          </w:tcPr>
          <w:p w14:paraId="6DA627F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0.045</w:t>
            </w:r>
          </w:p>
        </w:tc>
        <w:tc>
          <w:tcPr>
            <w:tcW w:w="810" w:type="dxa"/>
            <w:tcBorders>
              <w:top w:val="single" w:sz="12" w:space="0" w:color="000000" w:themeColor="text1"/>
            </w:tcBorders>
            <w:tcMar>
              <w:top w:w="50" w:type="dxa"/>
              <w:left w:w="50" w:type="dxa"/>
              <w:bottom w:w="50" w:type="dxa"/>
              <w:right w:w="50" w:type="dxa"/>
            </w:tcMar>
            <w:vAlign w:val="center"/>
          </w:tcPr>
          <w:p w14:paraId="1A57559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0.238</w:t>
            </w:r>
          </w:p>
        </w:tc>
        <w:tc>
          <w:tcPr>
            <w:tcW w:w="810" w:type="dxa"/>
            <w:tcBorders>
              <w:top w:val="single" w:sz="12" w:space="0" w:color="000000" w:themeColor="text1"/>
            </w:tcBorders>
            <w:tcMar>
              <w:top w:w="50" w:type="dxa"/>
              <w:left w:w="50" w:type="dxa"/>
              <w:bottom w:w="50" w:type="dxa"/>
              <w:right w:w="50" w:type="dxa"/>
            </w:tcMar>
            <w:vAlign w:val="center"/>
          </w:tcPr>
          <w:p w14:paraId="237A6FD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0.174</w:t>
            </w:r>
          </w:p>
        </w:tc>
        <w:tc>
          <w:tcPr>
            <w:tcW w:w="720" w:type="dxa"/>
            <w:tcBorders>
              <w:top w:val="single" w:sz="12" w:space="0" w:color="000000" w:themeColor="text1"/>
            </w:tcBorders>
            <w:shd w:val="clear" w:color="auto" w:fill="DAEEF3" w:themeFill="accent5" w:themeFillTint="33"/>
            <w:tcMar>
              <w:top w:w="50" w:type="dxa"/>
              <w:left w:w="50" w:type="dxa"/>
              <w:bottom w:w="50" w:type="dxa"/>
              <w:right w:w="50" w:type="dxa"/>
            </w:tcMar>
            <w:vAlign w:val="center"/>
          </w:tcPr>
          <w:p w14:paraId="2B20A47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0.474</w:t>
            </w:r>
          </w:p>
        </w:tc>
        <w:tc>
          <w:tcPr>
            <w:tcW w:w="1450" w:type="dxa"/>
            <w:tcBorders>
              <w:top w:val="single" w:sz="12" w:space="0" w:color="000000" w:themeColor="text1"/>
            </w:tcBorders>
            <w:vAlign w:val="center"/>
          </w:tcPr>
          <w:p w14:paraId="04288870" w14:textId="3E8B775C"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0.72</w:t>
            </w:r>
          </w:p>
        </w:tc>
      </w:tr>
      <w:tr w:rsidR="00E8344F" w:rsidRPr="00762C46" w14:paraId="4B8F3751" w14:textId="43956132" w:rsidTr="00762C46">
        <w:tc>
          <w:tcPr>
            <w:tcW w:w="840" w:type="dxa"/>
            <w:tcMar>
              <w:top w:w="50" w:type="dxa"/>
              <w:left w:w="50" w:type="dxa"/>
              <w:bottom w:w="50" w:type="dxa"/>
              <w:right w:w="50" w:type="dxa"/>
            </w:tcMar>
            <w:vAlign w:val="center"/>
          </w:tcPr>
          <w:p w14:paraId="4484D7C5"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q_404</w:t>
            </w:r>
          </w:p>
        </w:tc>
        <w:tc>
          <w:tcPr>
            <w:tcW w:w="1810" w:type="dxa"/>
            <w:tcMar>
              <w:top w:w="50" w:type="dxa"/>
              <w:left w:w="50" w:type="dxa"/>
              <w:bottom w:w="50" w:type="dxa"/>
              <w:right w:w="50" w:type="dxa"/>
            </w:tcMar>
            <w:vAlign w:val="center"/>
          </w:tcPr>
          <w:p w14:paraId="37566B6C"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Roots/tubers</w:t>
            </w:r>
          </w:p>
        </w:tc>
        <w:tc>
          <w:tcPr>
            <w:tcW w:w="800" w:type="dxa"/>
            <w:tcMar>
              <w:top w:w="50" w:type="dxa"/>
              <w:left w:w="50" w:type="dxa"/>
              <w:bottom w:w="50" w:type="dxa"/>
              <w:right w:w="50" w:type="dxa"/>
            </w:tcMar>
            <w:vAlign w:val="center"/>
          </w:tcPr>
          <w:p w14:paraId="0963D35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0.045</w:t>
            </w:r>
          </w:p>
        </w:tc>
        <w:tc>
          <w:tcPr>
            <w:tcW w:w="900" w:type="dxa"/>
            <w:shd w:val="clear" w:color="auto" w:fill="DAEEF3" w:themeFill="accent5" w:themeFillTint="33"/>
            <w:tcMar>
              <w:top w:w="50" w:type="dxa"/>
              <w:left w:w="50" w:type="dxa"/>
              <w:bottom w:w="50" w:type="dxa"/>
              <w:right w:w="50" w:type="dxa"/>
            </w:tcMar>
            <w:vAlign w:val="center"/>
          </w:tcPr>
          <w:p w14:paraId="55AEB66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0.497</w:t>
            </w:r>
          </w:p>
        </w:tc>
        <w:tc>
          <w:tcPr>
            <w:tcW w:w="900" w:type="dxa"/>
            <w:tcMar>
              <w:top w:w="50" w:type="dxa"/>
              <w:left w:w="50" w:type="dxa"/>
              <w:bottom w:w="50" w:type="dxa"/>
              <w:right w:w="50" w:type="dxa"/>
            </w:tcMar>
            <w:vAlign w:val="center"/>
          </w:tcPr>
          <w:p w14:paraId="2A98371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-0.062</w:t>
            </w:r>
          </w:p>
        </w:tc>
        <w:tc>
          <w:tcPr>
            <w:tcW w:w="810" w:type="dxa"/>
            <w:shd w:val="clear" w:color="auto" w:fill="DAEEF3" w:themeFill="accent5" w:themeFillTint="33"/>
            <w:tcMar>
              <w:top w:w="50" w:type="dxa"/>
              <w:left w:w="50" w:type="dxa"/>
              <w:bottom w:w="50" w:type="dxa"/>
              <w:right w:w="50" w:type="dxa"/>
            </w:tcMar>
            <w:vAlign w:val="center"/>
          </w:tcPr>
          <w:p w14:paraId="2C85D3C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0.446</w:t>
            </w:r>
          </w:p>
        </w:tc>
        <w:tc>
          <w:tcPr>
            <w:tcW w:w="810" w:type="dxa"/>
            <w:tcMar>
              <w:top w:w="50" w:type="dxa"/>
              <w:left w:w="50" w:type="dxa"/>
              <w:bottom w:w="50" w:type="dxa"/>
              <w:right w:w="50" w:type="dxa"/>
            </w:tcMar>
            <w:vAlign w:val="center"/>
          </w:tcPr>
          <w:p w14:paraId="251B620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-0.158</w:t>
            </w:r>
          </w:p>
        </w:tc>
        <w:tc>
          <w:tcPr>
            <w:tcW w:w="720" w:type="dxa"/>
            <w:tcMar>
              <w:top w:w="50" w:type="dxa"/>
              <w:left w:w="50" w:type="dxa"/>
              <w:bottom w:w="50" w:type="dxa"/>
              <w:right w:w="50" w:type="dxa"/>
            </w:tcMar>
            <w:vAlign w:val="center"/>
          </w:tcPr>
          <w:p w14:paraId="268B5D8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0.063</w:t>
            </w:r>
          </w:p>
        </w:tc>
        <w:tc>
          <w:tcPr>
            <w:tcW w:w="1450" w:type="dxa"/>
            <w:vAlign w:val="center"/>
          </w:tcPr>
          <w:p w14:paraId="23207BAB" w14:textId="076EE90E"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1.17</w:t>
            </w:r>
          </w:p>
        </w:tc>
      </w:tr>
      <w:tr w:rsidR="00E8344F" w:rsidRPr="00762C46" w14:paraId="3808FA5A" w14:textId="311BE479" w:rsidTr="00762C46">
        <w:tc>
          <w:tcPr>
            <w:tcW w:w="840" w:type="dxa"/>
            <w:tcMar>
              <w:top w:w="50" w:type="dxa"/>
              <w:left w:w="50" w:type="dxa"/>
              <w:bottom w:w="50" w:type="dxa"/>
              <w:right w:w="50" w:type="dxa"/>
            </w:tcMar>
            <w:vAlign w:val="center"/>
          </w:tcPr>
          <w:p w14:paraId="5049F844"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q_405</w:t>
            </w:r>
          </w:p>
        </w:tc>
        <w:tc>
          <w:tcPr>
            <w:tcW w:w="1810" w:type="dxa"/>
            <w:tcMar>
              <w:top w:w="50" w:type="dxa"/>
              <w:left w:w="50" w:type="dxa"/>
              <w:bottom w:w="50" w:type="dxa"/>
              <w:right w:w="50" w:type="dxa"/>
            </w:tcMar>
            <w:vAlign w:val="center"/>
          </w:tcPr>
          <w:p w14:paraId="40C61A60" w14:textId="3F75E658"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Vit</w:t>
            </w:r>
            <w:r w:rsidR="00762C46">
              <w:rPr>
                <w:rFonts w:cs="Calibri"/>
                <w:sz w:val="20"/>
                <w:szCs w:val="20"/>
              </w:rPr>
              <w:t xml:space="preserve">amin </w:t>
            </w:r>
            <w:r w:rsidRPr="00762C46">
              <w:rPr>
                <w:rFonts w:cs="Calibri"/>
                <w:sz w:val="20"/>
                <w:szCs w:val="20"/>
              </w:rPr>
              <w:t>A vegetables</w:t>
            </w:r>
          </w:p>
        </w:tc>
        <w:tc>
          <w:tcPr>
            <w:tcW w:w="800" w:type="dxa"/>
            <w:tcMar>
              <w:top w:w="50" w:type="dxa"/>
              <w:left w:w="50" w:type="dxa"/>
              <w:bottom w:w="50" w:type="dxa"/>
              <w:right w:w="50" w:type="dxa"/>
            </w:tcMar>
            <w:vAlign w:val="center"/>
          </w:tcPr>
          <w:p w14:paraId="0AEEAE4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0.020</w:t>
            </w:r>
          </w:p>
        </w:tc>
        <w:tc>
          <w:tcPr>
            <w:tcW w:w="900" w:type="dxa"/>
            <w:tcMar>
              <w:top w:w="50" w:type="dxa"/>
              <w:left w:w="50" w:type="dxa"/>
              <w:bottom w:w="50" w:type="dxa"/>
              <w:right w:w="50" w:type="dxa"/>
            </w:tcMar>
            <w:vAlign w:val="center"/>
          </w:tcPr>
          <w:p w14:paraId="01A034E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-0.006</w:t>
            </w:r>
          </w:p>
        </w:tc>
        <w:tc>
          <w:tcPr>
            <w:tcW w:w="900" w:type="dxa"/>
            <w:tcMar>
              <w:top w:w="50" w:type="dxa"/>
              <w:left w:w="50" w:type="dxa"/>
              <w:bottom w:w="50" w:type="dxa"/>
              <w:right w:w="50" w:type="dxa"/>
            </w:tcMar>
            <w:vAlign w:val="center"/>
          </w:tcPr>
          <w:p w14:paraId="7A1B5A3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0.014</w:t>
            </w:r>
          </w:p>
        </w:tc>
        <w:tc>
          <w:tcPr>
            <w:tcW w:w="810" w:type="dxa"/>
            <w:shd w:val="clear" w:color="auto" w:fill="DAEEF3" w:themeFill="accent5" w:themeFillTint="33"/>
            <w:tcMar>
              <w:top w:w="50" w:type="dxa"/>
              <w:left w:w="50" w:type="dxa"/>
              <w:bottom w:w="50" w:type="dxa"/>
              <w:right w:w="50" w:type="dxa"/>
            </w:tcMar>
            <w:vAlign w:val="center"/>
          </w:tcPr>
          <w:p w14:paraId="0660BBF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0.983</w:t>
            </w:r>
          </w:p>
        </w:tc>
        <w:tc>
          <w:tcPr>
            <w:tcW w:w="810" w:type="dxa"/>
            <w:tcMar>
              <w:top w:w="50" w:type="dxa"/>
              <w:left w:w="50" w:type="dxa"/>
              <w:bottom w:w="50" w:type="dxa"/>
              <w:right w:w="50" w:type="dxa"/>
            </w:tcMar>
            <w:vAlign w:val="center"/>
          </w:tcPr>
          <w:p w14:paraId="4817926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0.037</w:t>
            </w:r>
          </w:p>
        </w:tc>
        <w:tc>
          <w:tcPr>
            <w:tcW w:w="720" w:type="dxa"/>
            <w:tcMar>
              <w:top w:w="50" w:type="dxa"/>
              <w:left w:w="50" w:type="dxa"/>
              <w:bottom w:w="50" w:type="dxa"/>
              <w:right w:w="50" w:type="dxa"/>
            </w:tcMar>
            <w:vAlign w:val="center"/>
          </w:tcPr>
          <w:p w14:paraId="4B59331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-0.019</w:t>
            </w:r>
          </w:p>
        </w:tc>
        <w:tc>
          <w:tcPr>
            <w:tcW w:w="1450" w:type="dxa"/>
            <w:vAlign w:val="center"/>
          </w:tcPr>
          <w:p w14:paraId="64BF35EA" w14:textId="44EF6F64"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1.29</w:t>
            </w:r>
          </w:p>
        </w:tc>
      </w:tr>
      <w:tr w:rsidR="00E8344F" w:rsidRPr="00762C46" w14:paraId="0F16E289" w14:textId="3F86971F" w:rsidTr="00762C46">
        <w:tc>
          <w:tcPr>
            <w:tcW w:w="840" w:type="dxa"/>
            <w:tcMar>
              <w:top w:w="50" w:type="dxa"/>
              <w:left w:w="50" w:type="dxa"/>
              <w:bottom w:w="50" w:type="dxa"/>
              <w:right w:w="50" w:type="dxa"/>
            </w:tcMar>
            <w:vAlign w:val="center"/>
          </w:tcPr>
          <w:p w14:paraId="4B792D1B"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q_406</w:t>
            </w:r>
          </w:p>
        </w:tc>
        <w:tc>
          <w:tcPr>
            <w:tcW w:w="1810" w:type="dxa"/>
            <w:tcMar>
              <w:top w:w="50" w:type="dxa"/>
              <w:left w:w="50" w:type="dxa"/>
              <w:bottom w:w="50" w:type="dxa"/>
              <w:right w:w="50" w:type="dxa"/>
            </w:tcMar>
            <w:vAlign w:val="center"/>
          </w:tcPr>
          <w:p w14:paraId="02C4398E"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Leafy greens</w:t>
            </w:r>
          </w:p>
        </w:tc>
        <w:tc>
          <w:tcPr>
            <w:tcW w:w="800" w:type="dxa"/>
            <w:tcMar>
              <w:top w:w="50" w:type="dxa"/>
              <w:left w:w="50" w:type="dxa"/>
              <w:bottom w:w="50" w:type="dxa"/>
              <w:right w:w="50" w:type="dxa"/>
            </w:tcMar>
            <w:vAlign w:val="center"/>
          </w:tcPr>
          <w:p w14:paraId="3CE0C0C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-0.061</w:t>
            </w:r>
          </w:p>
        </w:tc>
        <w:tc>
          <w:tcPr>
            <w:tcW w:w="900" w:type="dxa"/>
            <w:tcMar>
              <w:top w:w="50" w:type="dxa"/>
              <w:left w:w="50" w:type="dxa"/>
              <w:bottom w:w="50" w:type="dxa"/>
              <w:right w:w="50" w:type="dxa"/>
            </w:tcMar>
            <w:vAlign w:val="center"/>
          </w:tcPr>
          <w:p w14:paraId="15502AA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0.041</w:t>
            </w:r>
          </w:p>
        </w:tc>
        <w:tc>
          <w:tcPr>
            <w:tcW w:w="900" w:type="dxa"/>
            <w:tcMar>
              <w:top w:w="50" w:type="dxa"/>
              <w:left w:w="50" w:type="dxa"/>
              <w:bottom w:w="50" w:type="dxa"/>
              <w:right w:w="50" w:type="dxa"/>
            </w:tcMar>
            <w:vAlign w:val="center"/>
          </w:tcPr>
          <w:p w14:paraId="3F80EE0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0.313</w:t>
            </w:r>
          </w:p>
        </w:tc>
        <w:tc>
          <w:tcPr>
            <w:tcW w:w="810" w:type="dxa"/>
            <w:tcMar>
              <w:top w:w="50" w:type="dxa"/>
              <w:left w:w="50" w:type="dxa"/>
              <w:bottom w:w="50" w:type="dxa"/>
              <w:right w:w="50" w:type="dxa"/>
            </w:tcMar>
            <w:vAlign w:val="center"/>
          </w:tcPr>
          <w:p w14:paraId="5039816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0.309</w:t>
            </w:r>
          </w:p>
        </w:tc>
        <w:tc>
          <w:tcPr>
            <w:tcW w:w="810" w:type="dxa"/>
            <w:tcMar>
              <w:top w:w="50" w:type="dxa"/>
              <w:left w:w="50" w:type="dxa"/>
              <w:bottom w:w="50" w:type="dxa"/>
              <w:right w:w="50" w:type="dxa"/>
            </w:tcMar>
            <w:vAlign w:val="center"/>
          </w:tcPr>
          <w:p w14:paraId="4927137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0.049</w:t>
            </w:r>
          </w:p>
        </w:tc>
        <w:tc>
          <w:tcPr>
            <w:tcW w:w="720" w:type="dxa"/>
            <w:tcMar>
              <w:top w:w="50" w:type="dxa"/>
              <w:left w:w="50" w:type="dxa"/>
              <w:bottom w:w="50" w:type="dxa"/>
              <w:right w:w="50" w:type="dxa"/>
            </w:tcMar>
            <w:vAlign w:val="center"/>
          </w:tcPr>
          <w:p w14:paraId="7B232A3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0.152</w:t>
            </w:r>
          </w:p>
        </w:tc>
        <w:tc>
          <w:tcPr>
            <w:tcW w:w="1450" w:type="dxa"/>
            <w:vAlign w:val="center"/>
          </w:tcPr>
          <w:p w14:paraId="14B141BC" w14:textId="309116BC"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0.97</w:t>
            </w:r>
          </w:p>
        </w:tc>
      </w:tr>
      <w:tr w:rsidR="00E8344F" w:rsidRPr="00762C46" w14:paraId="7BC51DFD" w14:textId="3E385499" w:rsidTr="00762C46">
        <w:tc>
          <w:tcPr>
            <w:tcW w:w="840" w:type="dxa"/>
            <w:tcMar>
              <w:top w:w="50" w:type="dxa"/>
              <w:left w:w="50" w:type="dxa"/>
              <w:bottom w:w="50" w:type="dxa"/>
              <w:right w:w="50" w:type="dxa"/>
            </w:tcMar>
            <w:vAlign w:val="center"/>
          </w:tcPr>
          <w:p w14:paraId="7BFD6CEB"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q_407</w:t>
            </w:r>
          </w:p>
        </w:tc>
        <w:tc>
          <w:tcPr>
            <w:tcW w:w="1810" w:type="dxa"/>
            <w:tcMar>
              <w:top w:w="50" w:type="dxa"/>
              <w:left w:w="50" w:type="dxa"/>
              <w:bottom w:w="50" w:type="dxa"/>
              <w:right w:w="50" w:type="dxa"/>
            </w:tcMar>
            <w:vAlign w:val="center"/>
          </w:tcPr>
          <w:p w14:paraId="44487AB1"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Other vegetables</w:t>
            </w:r>
          </w:p>
        </w:tc>
        <w:tc>
          <w:tcPr>
            <w:tcW w:w="800" w:type="dxa"/>
            <w:tcMar>
              <w:top w:w="50" w:type="dxa"/>
              <w:left w:w="50" w:type="dxa"/>
              <w:bottom w:w="50" w:type="dxa"/>
              <w:right w:w="50" w:type="dxa"/>
            </w:tcMar>
            <w:vAlign w:val="center"/>
          </w:tcPr>
          <w:p w14:paraId="2B97B3F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0.052</w:t>
            </w:r>
          </w:p>
        </w:tc>
        <w:tc>
          <w:tcPr>
            <w:tcW w:w="900" w:type="dxa"/>
            <w:tcMar>
              <w:top w:w="50" w:type="dxa"/>
              <w:left w:w="50" w:type="dxa"/>
              <w:bottom w:w="50" w:type="dxa"/>
              <w:right w:w="50" w:type="dxa"/>
            </w:tcMar>
            <w:vAlign w:val="center"/>
          </w:tcPr>
          <w:p w14:paraId="75DEDDA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0.365</w:t>
            </w:r>
          </w:p>
        </w:tc>
        <w:tc>
          <w:tcPr>
            <w:tcW w:w="900" w:type="dxa"/>
            <w:tcMar>
              <w:top w:w="50" w:type="dxa"/>
              <w:left w:w="50" w:type="dxa"/>
              <w:bottom w:w="50" w:type="dxa"/>
              <w:right w:w="50" w:type="dxa"/>
            </w:tcMar>
            <w:vAlign w:val="center"/>
          </w:tcPr>
          <w:p w14:paraId="01E9EC8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-0.005</w:t>
            </w:r>
          </w:p>
        </w:tc>
        <w:tc>
          <w:tcPr>
            <w:tcW w:w="810" w:type="dxa"/>
            <w:tcMar>
              <w:top w:w="50" w:type="dxa"/>
              <w:left w:w="50" w:type="dxa"/>
              <w:bottom w:w="50" w:type="dxa"/>
              <w:right w:w="50" w:type="dxa"/>
            </w:tcMar>
            <w:vAlign w:val="center"/>
          </w:tcPr>
          <w:p w14:paraId="06235B4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0.067</w:t>
            </w:r>
          </w:p>
        </w:tc>
        <w:tc>
          <w:tcPr>
            <w:tcW w:w="810" w:type="dxa"/>
            <w:tcMar>
              <w:top w:w="50" w:type="dxa"/>
              <w:left w:w="50" w:type="dxa"/>
              <w:bottom w:w="50" w:type="dxa"/>
              <w:right w:w="50" w:type="dxa"/>
            </w:tcMar>
            <w:vAlign w:val="center"/>
          </w:tcPr>
          <w:p w14:paraId="15704AD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0.232</w:t>
            </w:r>
          </w:p>
        </w:tc>
        <w:tc>
          <w:tcPr>
            <w:tcW w:w="720" w:type="dxa"/>
            <w:tcMar>
              <w:top w:w="50" w:type="dxa"/>
              <w:left w:w="50" w:type="dxa"/>
              <w:bottom w:w="50" w:type="dxa"/>
              <w:right w:w="50" w:type="dxa"/>
            </w:tcMar>
            <w:vAlign w:val="center"/>
          </w:tcPr>
          <w:p w14:paraId="0FF316F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0.417</w:t>
            </w:r>
          </w:p>
        </w:tc>
        <w:tc>
          <w:tcPr>
            <w:tcW w:w="1450" w:type="dxa"/>
            <w:vAlign w:val="center"/>
          </w:tcPr>
          <w:p w14:paraId="423128C7" w14:textId="4922081B"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1.40</w:t>
            </w:r>
          </w:p>
        </w:tc>
      </w:tr>
      <w:tr w:rsidR="00E8344F" w:rsidRPr="00762C46" w14:paraId="3B9D51CD" w14:textId="72E298BE" w:rsidTr="00762C46">
        <w:tc>
          <w:tcPr>
            <w:tcW w:w="840" w:type="dxa"/>
            <w:tcMar>
              <w:top w:w="50" w:type="dxa"/>
              <w:left w:w="50" w:type="dxa"/>
              <w:bottom w:w="50" w:type="dxa"/>
              <w:right w:w="50" w:type="dxa"/>
            </w:tcMar>
            <w:vAlign w:val="center"/>
          </w:tcPr>
          <w:p w14:paraId="541C7F10"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q_408</w:t>
            </w:r>
          </w:p>
        </w:tc>
        <w:tc>
          <w:tcPr>
            <w:tcW w:w="1810" w:type="dxa"/>
            <w:tcMar>
              <w:top w:w="50" w:type="dxa"/>
              <w:left w:w="50" w:type="dxa"/>
              <w:bottom w:w="50" w:type="dxa"/>
              <w:right w:w="50" w:type="dxa"/>
            </w:tcMar>
            <w:vAlign w:val="center"/>
          </w:tcPr>
          <w:p w14:paraId="64436CB1" w14:textId="56FC32D3"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Vit</w:t>
            </w:r>
            <w:r w:rsidR="00762C46">
              <w:rPr>
                <w:rFonts w:cs="Calibri"/>
                <w:sz w:val="20"/>
                <w:szCs w:val="20"/>
              </w:rPr>
              <w:t>amin</w:t>
            </w:r>
            <w:r w:rsidRPr="00762C46">
              <w:rPr>
                <w:rFonts w:cs="Calibri"/>
                <w:sz w:val="20"/>
                <w:szCs w:val="20"/>
              </w:rPr>
              <w:t xml:space="preserve"> A fruits</w:t>
            </w:r>
          </w:p>
        </w:tc>
        <w:tc>
          <w:tcPr>
            <w:tcW w:w="800" w:type="dxa"/>
            <w:tcMar>
              <w:top w:w="50" w:type="dxa"/>
              <w:left w:w="50" w:type="dxa"/>
              <w:bottom w:w="50" w:type="dxa"/>
              <w:right w:w="50" w:type="dxa"/>
            </w:tcMar>
            <w:vAlign w:val="center"/>
          </w:tcPr>
          <w:p w14:paraId="09ADA10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0.050</w:t>
            </w:r>
          </w:p>
        </w:tc>
        <w:tc>
          <w:tcPr>
            <w:tcW w:w="900" w:type="dxa"/>
            <w:shd w:val="clear" w:color="auto" w:fill="DAEEF3" w:themeFill="accent5" w:themeFillTint="33"/>
            <w:tcMar>
              <w:top w:w="50" w:type="dxa"/>
              <w:left w:w="50" w:type="dxa"/>
              <w:bottom w:w="50" w:type="dxa"/>
              <w:right w:w="50" w:type="dxa"/>
            </w:tcMar>
            <w:vAlign w:val="center"/>
          </w:tcPr>
          <w:p w14:paraId="6506BA5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0.757</w:t>
            </w:r>
          </w:p>
        </w:tc>
        <w:tc>
          <w:tcPr>
            <w:tcW w:w="900" w:type="dxa"/>
            <w:tcMar>
              <w:top w:w="50" w:type="dxa"/>
              <w:left w:w="50" w:type="dxa"/>
              <w:bottom w:w="50" w:type="dxa"/>
              <w:right w:w="50" w:type="dxa"/>
            </w:tcMar>
            <w:vAlign w:val="center"/>
          </w:tcPr>
          <w:p w14:paraId="4E279C0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-0.045</w:t>
            </w:r>
          </w:p>
        </w:tc>
        <w:tc>
          <w:tcPr>
            <w:tcW w:w="810" w:type="dxa"/>
            <w:tcMar>
              <w:top w:w="50" w:type="dxa"/>
              <w:left w:w="50" w:type="dxa"/>
              <w:bottom w:w="50" w:type="dxa"/>
              <w:right w:w="50" w:type="dxa"/>
            </w:tcMar>
            <w:vAlign w:val="center"/>
          </w:tcPr>
          <w:p w14:paraId="6099C57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0.095</w:t>
            </w:r>
          </w:p>
        </w:tc>
        <w:tc>
          <w:tcPr>
            <w:tcW w:w="810" w:type="dxa"/>
            <w:tcMar>
              <w:top w:w="50" w:type="dxa"/>
              <w:left w:w="50" w:type="dxa"/>
              <w:bottom w:w="50" w:type="dxa"/>
              <w:right w:w="50" w:type="dxa"/>
            </w:tcMar>
            <w:vAlign w:val="center"/>
          </w:tcPr>
          <w:p w14:paraId="0639F31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0.065</w:t>
            </w:r>
          </w:p>
        </w:tc>
        <w:tc>
          <w:tcPr>
            <w:tcW w:w="720" w:type="dxa"/>
            <w:tcMar>
              <w:top w:w="50" w:type="dxa"/>
              <w:left w:w="50" w:type="dxa"/>
              <w:bottom w:w="50" w:type="dxa"/>
              <w:right w:w="50" w:type="dxa"/>
            </w:tcMar>
            <w:vAlign w:val="center"/>
          </w:tcPr>
          <w:p w14:paraId="782EEF4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0.074</w:t>
            </w:r>
          </w:p>
        </w:tc>
        <w:tc>
          <w:tcPr>
            <w:tcW w:w="1450" w:type="dxa"/>
            <w:vAlign w:val="center"/>
          </w:tcPr>
          <w:p w14:paraId="15A43200" w14:textId="399DDD88"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1.65</w:t>
            </w:r>
          </w:p>
        </w:tc>
      </w:tr>
      <w:tr w:rsidR="00E8344F" w:rsidRPr="00762C46" w14:paraId="76F90648" w14:textId="21AF70C5" w:rsidTr="00762C46">
        <w:tc>
          <w:tcPr>
            <w:tcW w:w="840" w:type="dxa"/>
            <w:tcMar>
              <w:top w:w="50" w:type="dxa"/>
              <w:left w:w="50" w:type="dxa"/>
              <w:bottom w:w="50" w:type="dxa"/>
              <w:right w:w="50" w:type="dxa"/>
            </w:tcMar>
            <w:vAlign w:val="center"/>
          </w:tcPr>
          <w:p w14:paraId="1D580083"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q_409</w:t>
            </w:r>
          </w:p>
        </w:tc>
        <w:tc>
          <w:tcPr>
            <w:tcW w:w="1810" w:type="dxa"/>
            <w:tcMar>
              <w:top w:w="50" w:type="dxa"/>
              <w:left w:w="50" w:type="dxa"/>
              <w:bottom w:w="50" w:type="dxa"/>
              <w:right w:w="50" w:type="dxa"/>
            </w:tcMar>
            <w:vAlign w:val="center"/>
          </w:tcPr>
          <w:p w14:paraId="54186FAA"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Other fruits</w:t>
            </w:r>
          </w:p>
        </w:tc>
        <w:tc>
          <w:tcPr>
            <w:tcW w:w="800" w:type="dxa"/>
            <w:tcMar>
              <w:top w:w="50" w:type="dxa"/>
              <w:left w:w="50" w:type="dxa"/>
              <w:bottom w:w="50" w:type="dxa"/>
              <w:right w:w="50" w:type="dxa"/>
            </w:tcMar>
            <w:vAlign w:val="center"/>
          </w:tcPr>
          <w:p w14:paraId="4880B0F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0.174</w:t>
            </w:r>
          </w:p>
        </w:tc>
        <w:tc>
          <w:tcPr>
            <w:tcW w:w="900" w:type="dxa"/>
            <w:shd w:val="clear" w:color="auto" w:fill="DAEEF3" w:themeFill="accent5" w:themeFillTint="33"/>
            <w:tcMar>
              <w:top w:w="50" w:type="dxa"/>
              <w:left w:w="50" w:type="dxa"/>
              <w:bottom w:w="50" w:type="dxa"/>
              <w:right w:w="50" w:type="dxa"/>
            </w:tcMar>
            <w:vAlign w:val="center"/>
          </w:tcPr>
          <w:p w14:paraId="0C10BB6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0.544</w:t>
            </w:r>
          </w:p>
        </w:tc>
        <w:tc>
          <w:tcPr>
            <w:tcW w:w="900" w:type="dxa"/>
            <w:tcMar>
              <w:top w:w="50" w:type="dxa"/>
              <w:left w:w="50" w:type="dxa"/>
              <w:bottom w:w="50" w:type="dxa"/>
              <w:right w:w="50" w:type="dxa"/>
            </w:tcMar>
            <w:vAlign w:val="center"/>
          </w:tcPr>
          <w:p w14:paraId="78F264E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0.305</w:t>
            </w:r>
          </w:p>
        </w:tc>
        <w:tc>
          <w:tcPr>
            <w:tcW w:w="810" w:type="dxa"/>
            <w:tcMar>
              <w:top w:w="50" w:type="dxa"/>
              <w:left w:w="50" w:type="dxa"/>
              <w:bottom w:w="50" w:type="dxa"/>
              <w:right w:w="50" w:type="dxa"/>
            </w:tcMar>
            <w:vAlign w:val="center"/>
          </w:tcPr>
          <w:p w14:paraId="0616409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0.059</w:t>
            </w:r>
          </w:p>
        </w:tc>
        <w:tc>
          <w:tcPr>
            <w:tcW w:w="810" w:type="dxa"/>
            <w:tcMar>
              <w:top w:w="50" w:type="dxa"/>
              <w:left w:w="50" w:type="dxa"/>
              <w:bottom w:w="50" w:type="dxa"/>
              <w:right w:w="50" w:type="dxa"/>
            </w:tcMar>
            <w:vAlign w:val="center"/>
          </w:tcPr>
          <w:p w14:paraId="1EB7F9A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0.000</w:t>
            </w:r>
          </w:p>
        </w:tc>
        <w:tc>
          <w:tcPr>
            <w:tcW w:w="720" w:type="dxa"/>
            <w:tcMar>
              <w:top w:w="50" w:type="dxa"/>
              <w:left w:w="50" w:type="dxa"/>
              <w:bottom w:w="50" w:type="dxa"/>
              <w:right w:w="50" w:type="dxa"/>
            </w:tcMar>
            <w:vAlign w:val="center"/>
          </w:tcPr>
          <w:p w14:paraId="12F25D7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-0.237</w:t>
            </w:r>
          </w:p>
        </w:tc>
        <w:tc>
          <w:tcPr>
            <w:tcW w:w="1450" w:type="dxa"/>
            <w:vAlign w:val="center"/>
          </w:tcPr>
          <w:p w14:paraId="70F57F63" w14:textId="78488F8E"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1.89</w:t>
            </w:r>
          </w:p>
        </w:tc>
      </w:tr>
      <w:tr w:rsidR="00E8344F" w:rsidRPr="00762C46" w14:paraId="4EE4ED8E" w14:textId="73943039" w:rsidTr="00762C46">
        <w:tc>
          <w:tcPr>
            <w:tcW w:w="840" w:type="dxa"/>
            <w:tcMar>
              <w:top w:w="50" w:type="dxa"/>
              <w:left w:w="50" w:type="dxa"/>
              <w:bottom w:w="50" w:type="dxa"/>
              <w:right w:w="50" w:type="dxa"/>
            </w:tcMar>
            <w:vAlign w:val="center"/>
          </w:tcPr>
          <w:p w14:paraId="4A72E6C0"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q_410</w:t>
            </w:r>
          </w:p>
        </w:tc>
        <w:tc>
          <w:tcPr>
            <w:tcW w:w="1810" w:type="dxa"/>
            <w:tcMar>
              <w:top w:w="50" w:type="dxa"/>
              <w:left w:w="50" w:type="dxa"/>
              <w:bottom w:w="50" w:type="dxa"/>
              <w:right w:w="50" w:type="dxa"/>
            </w:tcMar>
            <w:vAlign w:val="center"/>
          </w:tcPr>
          <w:p w14:paraId="350B317C"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Organ meat</w:t>
            </w:r>
          </w:p>
        </w:tc>
        <w:tc>
          <w:tcPr>
            <w:tcW w:w="800" w:type="dxa"/>
            <w:shd w:val="clear" w:color="auto" w:fill="DAEEF3" w:themeFill="accent5" w:themeFillTint="33"/>
            <w:tcMar>
              <w:top w:w="50" w:type="dxa"/>
              <w:left w:w="50" w:type="dxa"/>
              <w:bottom w:w="50" w:type="dxa"/>
              <w:right w:w="50" w:type="dxa"/>
            </w:tcMar>
            <w:vAlign w:val="center"/>
          </w:tcPr>
          <w:p w14:paraId="097644C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0.640</w:t>
            </w:r>
          </w:p>
        </w:tc>
        <w:tc>
          <w:tcPr>
            <w:tcW w:w="900" w:type="dxa"/>
            <w:tcMar>
              <w:top w:w="50" w:type="dxa"/>
              <w:left w:w="50" w:type="dxa"/>
              <w:bottom w:w="50" w:type="dxa"/>
              <w:right w:w="50" w:type="dxa"/>
            </w:tcMar>
            <w:vAlign w:val="center"/>
          </w:tcPr>
          <w:p w14:paraId="193A55C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0.172</w:t>
            </w:r>
          </w:p>
        </w:tc>
        <w:tc>
          <w:tcPr>
            <w:tcW w:w="900" w:type="dxa"/>
            <w:tcMar>
              <w:top w:w="50" w:type="dxa"/>
              <w:left w:w="50" w:type="dxa"/>
              <w:bottom w:w="50" w:type="dxa"/>
              <w:right w:w="50" w:type="dxa"/>
            </w:tcMar>
            <w:vAlign w:val="center"/>
          </w:tcPr>
          <w:p w14:paraId="6DF8621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0.231</w:t>
            </w:r>
          </w:p>
        </w:tc>
        <w:tc>
          <w:tcPr>
            <w:tcW w:w="810" w:type="dxa"/>
            <w:tcMar>
              <w:top w:w="50" w:type="dxa"/>
              <w:left w:w="50" w:type="dxa"/>
              <w:bottom w:w="50" w:type="dxa"/>
              <w:right w:w="50" w:type="dxa"/>
            </w:tcMar>
            <w:vAlign w:val="center"/>
          </w:tcPr>
          <w:p w14:paraId="6CD8072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0.012</w:t>
            </w:r>
          </w:p>
        </w:tc>
        <w:tc>
          <w:tcPr>
            <w:tcW w:w="810" w:type="dxa"/>
            <w:tcMar>
              <w:top w:w="50" w:type="dxa"/>
              <w:left w:w="50" w:type="dxa"/>
              <w:bottom w:w="50" w:type="dxa"/>
              <w:right w:w="50" w:type="dxa"/>
            </w:tcMar>
            <w:vAlign w:val="center"/>
          </w:tcPr>
          <w:p w14:paraId="3697A50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-0.034</w:t>
            </w:r>
          </w:p>
        </w:tc>
        <w:tc>
          <w:tcPr>
            <w:tcW w:w="720" w:type="dxa"/>
            <w:tcMar>
              <w:top w:w="50" w:type="dxa"/>
              <w:left w:w="50" w:type="dxa"/>
              <w:bottom w:w="50" w:type="dxa"/>
              <w:right w:w="50" w:type="dxa"/>
            </w:tcMar>
            <w:vAlign w:val="center"/>
          </w:tcPr>
          <w:p w14:paraId="72A213F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-0.119</w:t>
            </w:r>
          </w:p>
        </w:tc>
        <w:tc>
          <w:tcPr>
            <w:tcW w:w="1450" w:type="dxa"/>
            <w:shd w:val="clear" w:color="auto" w:fill="F2DBDB" w:themeFill="accent2" w:themeFillTint="33"/>
            <w:vAlign w:val="center"/>
          </w:tcPr>
          <w:p w14:paraId="216154B2" w14:textId="12B84309"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2.39</w:t>
            </w:r>
          </w:p>
        </w:tc>
      </w:tr>
      <w:tr w:rsidR="00E8344F" w:rsidRPr="00762C46" w14:paraId="39AEB39C" w14:textId="4144705B" w:rsidTr="00762C46">
        <w:tc>
          <w:tcPr>
            <w:tcW w:w="840" w:type="dxa"/>
            <w:tcMar>
              <w:top w:w="50" w:type="dxa"/>
              <w:left w:w="50" w:type="dxa"/>
              <w:bottom w:w="50" w:type="dxa"/>
              <w:right w:w="50" w:type="dxa"/>
            </w:tcMar>
            <w:vAlign w:val="center"/>
          </w:tcPr>
          <w:p w14:paraId="3F7A401F"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q_411</w:t>
            </w:r>
          </w:p>
        </w:tc>
        <w:tc>
          <w:tcPr>
            <w:tcW w:w="1810" w:type="dxa"/>
            <w:tcMar>
              <w:top w:w="50" w:type="dxa"/>
              <w:left w:w="50" w:type="dxa"/>
              <w:bottom w:w="50" w:type="dxa"/>
              <w:right w:w="50" w:type="dxa"/>
            </w:tcMar>
            <w:vAlign w:val="center"/>
          </w:tcPr>
          <w:p w14:paraId="4FFAAF71"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Domesticated meat</w:t>
            </w:r>
          </w:p>
        </w:tc>
        <w:tc>
          <w:tcPr>
            <w:tcW w:w="800" w:type="dxa"/>
            <w:shd w:val="clear" w:color="auto" w:fill="DAEEF3" w:themeFill="accent5" w:themeFillTint="33"/>
            <w:tcMar>
              <w:top w:w="50" w:type="dxa"/>
              <w:left w:w="50" w:type="dxa"/>
              <w:bottom w:w="50" w:type="dxa"/>
              <w:right w:w="50" w:type="dxa"/>
            </w:tcMar>
            <w:vAlign w:val="center"/>
          </w:tcPr>
          <w:p w14:paraId="5F29552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0.990</w:t>
            </w:r>
          </w:p>
        </w:tc>
        <w:tc>
          <w:tcPr>
            <w:tcW w:w="900" w:type="dxa"/>
            <w:tcMar>
              <w:top w:w="50" w:type="dxa"/>
              <w:left w:w="50" w:type="dxa"/>
              <w:bottom w:w="50" w:type="dxa"/>
              <w:right w:w="50" w:type="dxa"/>
            </w:tcMar>
            <w:vAlign w:val="center"/>
          </w:tcPr>
          <w:p w14:paraId="4FB4572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-0.067</w:t>
            </w:r>
          </w:p>
        </w:tc>
        <w:tc>
          <w:tcPr>
            <w:tcW w:w="900" w:type="dxa"/>
            <w:tcMar>
              <w:top w:w="50" w:type="dxa"/>
              <w:left w:w="50" w:type="dxa"/>
              <w:bottom w:w="50" w:type="dxa"/>
              <w:right w:w="50" w:type="dxa"/>
            </w:tcMar>
            <w:vAlign w:val="center"/>
          </w:tcPr>
          <w:p w14:paraId="547FCCB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-0.058</w:t>
            </w:r>
          </w:p>
        </w:tc>
        <w:tc>
          <w:tcPr>
            <w:tcW w:w="810" w:type="dxa"/>
            <w:tcMar>
              <w:top w:w="50" w:type="dxa"/>
              <w:left w:w="50" w:type="dxa"/>
              <w:bottom w:w="50" w:type="dxa"/>
              <w:right w:w="50" w:type="dxa"/>
            </w:tcMar>
            <w:vAlign w:val="center"/>
          </w:tcPr>
          <w:p w14:paraId="45DDF4C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0.030</w:t>
            </w:r>
          </w:p>
        </w:tc>
        <w:tc>
          <w:tcPr>
            <w:tcW w:w="810" w:type="dxa"/>
            <w:tcMar>
              <w:top w:w="50" w:type="dxa"/>
              <w:left w:w="50" w:type="dxa"/>
              <w:bottom w:w="50" w:type="dxa"/>
              <w:right w:w="50" w:type="dxa"/>
            </w:tcMar>
            <w:vAlign w:val="center"/>
          </w:tcPr>
          <w:p w14:paraId="6F0558A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-0.004</w:t>
            </w:r>
          </w:p>
        </w:tc>
        <w:tc>
          <w:tcPr>
            <w:tcW w:w="720" w:type="dxa"/>
            <w:tcMar>
              <w:top w:w="50" w:type="dxa"/>
              <w:left w:w="50" w:type="dxa"/>
              <w:bottom w:w="50" w:type="dxa"/>
              <w:right w:w="50" w:type="dxa"/>
            </w:tcMar>
            <w:vAlign w:val="center"/>
          </w:tcPr>
          <w:p w14:paraId="3B25F18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0.050</w:t>
            </w:r>
          </w:p>
        </w:tc>
        <w:tc>
          <w:tcPr>
            <w:tcW w:w="1450" w:type="dxa"/>
            <w:shd w:val="clear" w:color="auto" w:fill="F2DBDB" w:themeFill="accent2" w:themeFillTint="33"/>
            <w:vAlign w:val="center"/>
          </w:tcPr>
          <w:p w14:paraId="61FAD609" w14:textId="41F05AE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2.32</w:t>
            </w:r>
          </w:p>
        </w:tc>
      </w:tr>
      <w:tr w:rsidR="00E8344F" w:rsidRPr="00762C46" w14:paraId="5DF95860" w14:textId="4A5ED769" w:rsidTr="00762C46">
        <w:tc>
          <w:tcPr>
            <w:tcW w:w="840" w:type="dxa"/>
            <w:tcMar>
              <w:top w:w="50" w:type="dxa"/>
              <w:left w:w="50" w:type="dxa"/>
              <w:bottom w:w="50" w:type="dxa"/>
              <w:right w:w="50" w:type="dxa"/>
            </w:tcMar>
            <w:vAlign w:val="center"/>
          </w:tcPr>
          <w:p w14:paraId="7E2D4807"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q_412</w:t>
            </w:r>
          </w:p>
        </w:tc>
        <w:tc>
          <w:tcPr>
            <w:tcW w:w="1810" w:type="dxa"/>
            <w:tcMar>
              <w:top w:w="50" w:type="dxa"/>
              <w:left w:w="50" w:type="dxa"/>
              <w:bottom w:w="50" w:type="dxa"/>
              <w:right w:w="50" w:type="dxa"/>
            </w:tcMar>
            <w:vAlign w:val="center"/>
          </w:tcPr>
          <w:p w14:paraId="2A312503"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Bush meat</w:t>
            </w:r>
          </w:p>
        </w:tc>
        <w:tc>
          <w:tcPr>
            <w:tcW w:w="800" w:type="dxa"/>
            <w:shd w:val="clear" w:color="auto" w:fill="DAEEF3" w:themeFill="accent5" w:themeFillTint="33"/>
            <w:tcMar>
              <w:top w:w="50" w:type="dxa"/>
              <w:left w:w="50" w:type="dxa"/>
              <w:bottom w:w="50" w:type="dxa"/>
              <w:right w:w="50" w:type="dxa"/>
            </w:tcMar>
            <w:vAlign w:val="center"/>
          </w:tcPr>
          <w:p w14:paraId="3A65B04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0.679</w:t>
            </w:r>
          </w:p>
        </w:tc>
        <w:tc>
          <w:tcPr>
            <w:tcW w:w="900" w:type="dxa"/>
            <w:tcMar>
              <w:top w:w="50" w:type="dxa"/>
              <w:left w:w="50" w:type="dxa"/>
              <w:bottom w:w="50" w:type="dxa"/>
              <w:right w:w="50" w:type="dxa"/>
            </w:tcMar>
            <w:vAlign w:val="center"/>
          </w:tcPr>
          <w:p w14:paraId="6A28FCA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0.037</w:t>
            </w:r>
          </w:p>
        </w:tc>
        <w:tc>
          <w:tcPr>
            <w:tcW w:w="900" w:type="dxa"/>
            <w:tcMar>
              <w:top w:w="50" w:type="dxa"/>
              <w:left w:w="50" w:type="dxa"/>
              <w:bottom w:w="50" w:type="dxa"/>
              <w:right w:w="50" w:type="dxa"/>
            </w:tcMar>
            <w:vAlign w:val="center"/>
          </w:tcPr>
          <w:p w14:paraId="41721AA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0.105</w:t>
            </w:r>
          </w:p>
        </w:tc>
        <w:tc>
          <w:tcPr>
            <w:tcW w:w="810" w:type="dxa"/>
            <w:tcMar>
              <w:top w:w="50" w:type="dxa"/>
              <w:left w:w="50" w:type="dxa"/>
              <w:bottom w:w="50" w:type="dxa"/>
              <w:right w:w="50" w:type="dxa"/>
            </w:tcMar>
            <w:vAlign w:val="center"/>
          </w:tcPr>
          <w:p w14:paraId="5174DC5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-0.060</w:t>
            </w:r>
          </w:p>
        </w:tc>
        <w:tc>
          <w:tcPr>
            <w:tcW w:w="810" w:type="dxa"/>
            <w:tcMar>
              <w:top w:w="50" w:type="dxa"/>
              <w:left w:w="50" w:type="dxa"/>
              <w:bottom w:w="50" w:type="dxa"/>
              <w:right w:w="50" w:type="dxa"/>
            </w:tcMar>
            <w:vAlign w:val="center"/>
          </w:tcPr>
          <w:p w14:paraId="0B3602D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0.092</w:t>
            </w:r>
          </w:p>
        </w:tc>
        <w:tc>
          <w:tcPr>
            <w:tcW w:w="720" w:type="dxa"/>
            <w:tcMar>
              <w:top w:w="50" w:type="dxa"/>
              <w:left w:w="50" w:type="dxa"/>
              <w:bottom w:w="50" w:type="dxa"/>
              <w:right w:w="50" w:type="dxa"/>
            </w:tcMar>
            <w:vAlign w:val="center"/>
          </w:tcPr>
          <w:p w14:paraId="3218015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-0.033</w:t>
            </w:r>
          </w:p>
        </w:tc>
        <w:tc>
          <w:tcPr>
            <w:tcW w:w="1450" w:type="dxa"/>
            <w:shd w:val="clear" w:color="auto" w:fill="F2DBDB" w:themeFill="accent2" w:themeFillTint="33"/>
            <w:vAlign w:val="center"/>
          </w:tcPr>
          <w:p w14:paraId="1528E0DB" w14:textId="3CDC3752"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1.72</w:t>
            </w:r>
          </w:p>
        </w:tc>
      </w:tr>
      <w:tr w:rsidR="00E8344F" w:rsidRPr="00762C46" w14:paraId="378E96C5" w14:textId="618B9085" w:rsidTr="00762C46">
        <w:tc>
          <w:tcPr>
            <w:tcW w:w="840" w:type="dxa"/>
            <w:tcMar>
              <w:top w:w="50" w:type="dxa"/>
              <w:left w:w="50" w:type="dxa"/>
              <w:bottom w:w="50" w:type="dxa"/>
              <w:right w:w="50" w:type="dxa"/>
            </w:tcMar>
            <w:vAlign w:val="center"/>
          </w:tcPr>
          <w:p w14:paraId="41C043ED"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q_413</w:t>
            </w:r>
          </w:p>
        </w:tc>
        <w:tc>
          <w:tcPr>
            <w:tcW w:w="1810" w:type="dxa"/>
            <w:tcMar>
              <w:top w:w="50" w:type="dxa"/>
              <w:left w:w="50" w:type="dxa"/>
              <w:bottom w:w="50" w:type="dxa"/>
              <w:right w:w="50" w:type="dxa"/>
            </w:tcMar>
            <w:vAlign w:val="center"/>
          </w:tcPr>
          <w:p w14:paraId="07FAA7E7"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Eggs</w:t>
            </w:r>
          </w:p>
        </w:tc>
        <w:tc>
          <w:tcPr>
            <w:tcW w:w="800" w:type="dxa"/>
            <w:shd w:val="clear" w:color="auto" w:fill="DAEEF3" w:themeFill="accent5" w:themeFillTint="33"/>
            <w:tcMar>
              <w:top w:w="50" w:type="dxa"/>
              <w:left w:w="50" w:type="dxa"/>
              <w:bottom w:w="50" w:type="dxa"/>
              <w:right w:w="50" w:type="dxa"/>
            </w:tcMar>
            <w:vAlign w:val="center"/>
          </w:tcPr>
          <w:p w14:paraId="3608035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0.589</w:t>
            </w:r>
          </w:p>
        </w:tc>
        <w:tc>
          <w:tcPr>
            <w:tcW w:w="900" w:type="dxa"/>
            <w:tcMar>
              <w:top w:w="50" w:type="dxa"/>
              <w:left w:w="50" w:type="dxa"/>
              <w:bottom w:w="50" w:type="dxa"/>
              <w:right w:w="50" w:type="dxa"/>
            </w:tcMar>
            <w:vAlign w:val="center"/>
          </w:tcPr>
          <w:p w14:paraId="6C75D45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0.116</w:t>
            </w:r>
          </w:p>
        </w:tc>
        <w:tc>
          <w:tcPr>
            <w:tcW w:w="900" w:type="dxa"/>
            <w:tcMar>
              <w:top w:w="50" w:type="dxa"/>
              <w:left w:w="50" w:type="dxa"/>
              <w:bottom w:w="50" w:type="dxa"/>
              <w:right w:w="50" w:type="dxa"/>
            </w:tcMar>
            <w:vAlign w:val="center"/>
          </w:tcPr>
          <w:p w14:paraId="7F5FC10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-0.032</w:t>
            </w:r>
          </w:p>
        </w:tc>
        <w:tc>
          <w:tcPr>
            <w:tcW w:w="810" w:type="dxa"/>
            <w:tcMar>
              <w:top w:w="50" w:type="dxa"/>
              <w:left w:w="50" w:type="dxa"/>
              <w:bottom w:w="50" w:type="dxa"/>
              <w:right w:w="50" w:type="dxa"/>
            </w:tcMar>
            <w:vAlign w:val="center"/>
          </w:tcPr>
          <w:p w14:paraId="177C349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0.083</w:t>
            </w:r>
          </w:p>
        </w:tc>
        <w:tc>
          <w:tcPr>
            <w:tcW w:w="810" w:type="dxa"/>
            <w:tcMar>
              <w:top w:w="50" w:type="dxa"/>
              <w:left w:w="50" w:type="dxa"/>
              <w:bottom w:w="50" w:type="dxa"/>
              <w:right w:w="50" w:type="dxa"/>
            </w:tcMar>
            <w:vAlign w:val="center"/>
          </w:tcPr>
          <w:p w14:paraId="12F9FD4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0.188</w:t>
            </w:r>
          </w:p>
        </w:tc>
        <w:tc>
          <w:tcPr>
            <w:tcW w:w="720" w:type="dxa"/>
            <w:tcMar>
              <w:top w:w="50" w:type="dxa"/>
              <w:left w:w="50" w:type="dxa"/>
              <w:bottom w:w="50" w:type="dxa"/>
              <w:right w:w="50" w:type="dxa"/>
            </w:tcMar>
            <w:vAlign w:val="center"/>
          </w:tcPr>
          <w:p w14:paraId="1B76CC7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0.043</w:t>
            </w:r>
          </w:p>
        </w:tc>
        <w:tc>
          <w:tcPr>
            <w:tcW w:w="1450" w:type="dxa"/>
            <w:shd w:val="clear" w:color="auto" w:fill="F2DBDB" w:themeFill="accent2" w:themeFillTint="33"/>
            <w:vAlign w:val="center"/>
          </w:tcPr>
          <w:p w14:paraId="7833E889" w14:textId="674311BD"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2.06</w:t>
            </w:r>
          </w:p>
        </w:tc>
      </w:tr>
      <w:tr w:rsidR="00E8344F" w:rsidRPr="00762C46" w14:paraId="59C5B8FC" w14:textId="499E7614" w:rsidTr="00762C46">
        <w:tc>
          <w:tcPr>
            <w:tcW w:w="840" w:type="dxa"/>
            <w:tcMar>
              <w:top w:w="50" w:type="dxa"/>
              <w:left w:w="50" w:type="dxa"/>
              <w:bottom w:w="50" w:type="dxa"/>
              <w:right w:w="50" w:type="dxa"/>
            </w:tcMar>
            <w:vAlign w:val="center"/>
          </w:tcPr>
          <w:p w14:paraId="743ADD7A"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q_414</w:t>
            </w:r>
          </w:p>
        </w:tc>
        <w:tc>
          <w:tcPr>
            <w:tcW w:w="1810" w:type="dxa"/>
            <w:tcMar>
              <w:top w:w="50" w:type="dxa"/>
              <w:left w:w="50" w:type="dxa"/>
              <w:bottom w:w="50" w:type="dxa"/>
              <w:right w:w="50" w:type="dxa"/>
            </w:tcMar>
            <w:vAlign w:val="center"/>
          </w:tcPr>
          <w:p w14:paraId="114F9054"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Seafood</w:t>
            </w:r>
          </w:p>
        </w:tc>
        <w:tc>
          <w:tcPr>
            <w:tcW w:w="800" w:type="dxa"/>
            <w:tcMar>
              <w:top w:w="50" w:type="dxa"/>
              <w:left w:w="50" w:type="dxa"/>
              <w:bottom w:w="50" w:type="dxa"/>
              <w:right w:w="50" w:type="dxa"/>
            </w:tcMar>
            <w:vAlign w:val="center"/>
          </w:tcPr>
          <w:p w14:paraId="3460957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0.027</w:t>
            </w:r>
          </w:p>
        </w:tc>
        <w:tc>
          <w:tcPr>
            <w:tcW w:w="900" w:type="dxa"/>
            <w:tcMar>
              <w:top w:w="50" w:type="dxa"/>
              <w:left w:w="50" w:type="dxa"/>
              <w:bottom w:w="50" w:type="dxa"/>
              <w:right w:w="50" w:type="dxa"/>
            </w:tcMar>
            <w:vAlign w:val="center"/>
          </w:tcPr>
          <w:p w14:paraId="7853FEB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-0.003</w:t>
            </w:r>
          </w:p>
        </w:tc>
        <w:tc>
          <w:tcPr>
            <w:tcW w:w="900" w:type="dxa"/>
            <w:tcMar>
              <w:top w:w="50" w:type="dxa"/>
              <w:left w:w="50" w:type="dxa"/>
              <w:bottom w:w="50" w:type="dxa"/>
              <w:right w:w="50" w:type="dxa"/>
            </w:tcMar>
            <w:vAlign w:val="center"/>
          </w:tcPr>
          <w:p w14:paraId="495F29D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0.016</w:t>
            </w:r>
          </w:p>
        </w:tc>
        <w:tc>
          <w:tcPr>
            <w:tcW w:w="810" w:type="dxa"/>
            <w:tcMar>
              <w:top w:w="50" w:type="dxa"/>
              <w:left w:w="50" w:type="dxa"/>
              <w:bottom w:w="50" w:type="dxa"/>
              <w:right w:w="50" w:type="dxa"/>
            </w:tcMar>
            <w:vAlign w:val="center"/>
          </w:tcPr>
          <w:p w14:paraId="62D5E17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0.019</w:t>
            </w:r>
          </w:p>
        </w:tc>
        <w:tc>
          <w:tcPr>
            <w:tcW w:w="810" w:type="dxa"/>
            <w:shd w:val="clear" w:color="auto" w:fill="DAEEF3" w:themeFill="accent5" w:themeFillTint="33"/>
            <w:tcMar>
              <w:top w:w="50" w:type="dxa"/>
              <w:left w:w="50" w:type="dxa"/>
              <w:bottom w:w="50" w:type="dxa"/>
              <w:right w:w="50" w:type="dxa"/>
            </w:tcMar>
            <w:vAlign w:val="center"/>
          </w:tcPr>
          <w:p w14:paraId="42379ECC"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0.979</w:t>
            </w:r>
          </w:p>
        </w:tc>
        <w:tc>
          <w:tcPr>
            <w:tcW w:w="720" w:type="dxa"/>
            <w:tcMar>
              <w:top w:w="50" w:type="dxa"/>
              <w:left w:w="50" w:type="dxa"/>
              <w:bottom w:w="50" w:type="dxa"/>
              <w:right w:w="50" w:type="dxa"/>
            </w:tcMar>
            <w:vAlign w:val="center"/>
          </w:tcPr>
          <w:p w14:paraId="6AD3C8A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-0.020</w:t>
            </w:r>
          </w:p>
        </w:tc>
        <w:tc>
          <w:tcPr>
            <w:tcW w:w="1450" w:type="dxa"/>
            <w:vAlign w:val="center"/>
          </w:tcPr>
          <w:p w14:paraId="31C53572" w14:textId="130C6E68"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1.25</w:t>
            </w:r>
          </w:p>
        </w:tc>
      </w:tr>
      <w:tr w:rsidR="00E8344F" w:rsidRPr="00762C46" w14:paraId="4EF0BF57" w14:textId="57815BC5" w:rsidTr="00762C46">
        <w:tc>
          <w:tcPr>
            <w:tcW w:w="840" w:type="dxa"/>
            <w:tcMar>
              <w:top w:w="50" w:type="dxa"/>
              <w:left w:w="50" w:type="dxa"/>
              <w:bottom w:w="50" w:type="dxa"/>
              <w:right w:w="50" w:type="dxa"/>
            </w:tcMar>
            <w:vAlign w:val="center"/>
          </w:tcPr>
          <w:p w14:paraId="11568161"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q_415</w:t>
            </w:r>
          </w:p>
        </w:tc>
        <w:tc>
          <w:tcPr>
            <w:tcW w:w="1810" w:type="dxa"/>
            <w:tcMar>
              <w:top w:w="50" w:type="dxa"/>
              <w:left w:w="50" w:type="dxa"/>
              <w:bottom w:w="50" w:type="dxa"/>
              <w:right w:w="50" w:type="dxa"/>
            </w:tcMar>
            <w:vAlign w:val="center"/>
          </w:tcPr>
          <w:p w14:paraId="3EAE13F2"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Legumes</w:t>
            </w:r>
          </w:p>
        </w:tc>
        <w:tc>
          <w:tcPr>
            <w:tcW w:w="800" w:type="dxa"/>
            <w:tcMar>
              <w:top w:w="50" w:type="dxa"/>
              <w:left w:w="50" w:type="dxa"/>
              <w:bottom w:w="50" w:type="dxa"/>
              <w:right w:w="50" w:type="dxa"/>
            </w:tcMar>
            <w:vAlign w:val="center"/>
          </w:tcPr>
          <w:p w14:paraId="373FFD1C"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0.223</w:t>
            </w:r>
          </w:p>
        </w:tc>
        <w:tc>
          <w:tcPr>
            <w:tcW w:w="900" w:type="dxa"/>
            <w:tcMar>
              <w:top w:w="50" w:type="dxa"/>
              <w:left w:w="50" w:type="dxa"/>
              <w:bottom w:w="50" w:type="dxa"/>
              <w:right w:w="50" w:type="dxa"/>
            </w:tcMar>
            <w:vAlign w:val="center"/>
          </w:tcPr>
          <w:p w14:paraId="2CDDFEF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0.143</w:t>
            </w:r>
          </w:p>
        </w:tc>
        <w:tc>
          <w:tcPr>
            <w:tcW w:w="900" w:type="dxa"/>
            <w:tcMar>
              <w:top w:w="50" w:type="dxa"/>
              <w:left w:w="50" w:type="dxa"/>
              <w:bottom w:w="50" w:type="dxa"/>
              <w:right w:w="50" w:type="dxa"/>
            </w:tcMar>
            <w:vAlign w:val="center"/>
          </w:tcPr>
          <w:p w14:paraId="5B8B948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0.199</w:t>
            </w:r>
          </w:p>
        </w:tc>
        <w:tc>
          <w:tcPr>
            <w:tcW w:w="810" w:type="dxa"/>
            <w:tcMar>
              <w:top w:w="50" w:type="dxa"/>
              <w:left w:w="50" w:type="dxa"/>
              <w:bottom w:w="50" w:type="dxa"/>
              <w:right w:w="50" w:type="dxa"/>
            </w:tcMar>
            <w:vAlign w:val="center"/>
          </w:tcPr>
          <w:p w14:paraId="14CF26B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0.215</w:t>
            </w:r>
          </w:p>
        </w:tc>
        <w:tc>
          <w:tcPr>
            <w:tcW w:w="810" w:type="dxa"/>
            <w:tcMar>
              <w:top w:w="50" w:type="dxa"/>
              <w:left w:w="50" w:type="dxa"/>
              <w:bottom w:w="50" w:type="dxa"/>
              <w:right w:w="50" w:type="dxa"/>
            </w:tcMar>
            <w:vAlign w:val="center"/>
          </w:tcPr>
          <w:p w14:paraId="6A0C07A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0.138</w:t>
            </w:r>
          </w:p>
        </w:tc>
        <w:tc>
          <w:tcPr>
            <w:tcW w:w="720" w:type="dxa"/>
            <w:tcMar>
              <w:top w:w="50" w:type="dxa"/>
              <w:left w:w="50" w:type="dxa"/>
              <w:bottom w:w="50" w:type="dxa"/>
              <w:right w:w="50" w:type="dxa"/>
            </w:tcMar>
            <w:vAlign w:val="center"/>
          </w:tcPr>
          <w:p w14:paraId="6A8D6F3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0.235</w:t>
            </w:r>
          </w:p>
        </w:tc>
        <w:tc>
          <w:tcPr>
            <w:tcW w:w="1450" w:type="dxa"/>
            <w:vAlign w:val="center"/>
          </w:tcPr>
          <w:p w14:paraId="4E5EB7DB" w14:textId="5EF4511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2.03</w:t>
            </w:r>
          </w:p>
        </w:tc>
      </w:tr>
      <w:tr w:rsidR="00E8344F" w:rsidRPr="00762C46" w14:paraId="546725DA" w14:textId="7186B3ED" w:rsidTr="00762C46">
        <w:tc>
          <w:tcPr>
            <w:tcW w:w="840" w:type="dxa"/>
            <w:tcMar>
              <w:top w:w="50" w:type="dxa"/>
              <w:left w:w="50" w:type="dxa"/>
              <w:bottom w:w="50" w:type="dxa"/>
              <w:right w:w="50" w:type="dxa"/>
            </w:tcMar>
            <w:vAlign w:val="center"/>
          </w:tcPr>
          <w:p w14:paraId="04E93A16"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q_416</w:t>
            </w:r>
          </w:p>
        </w:tc>
        <w:tc>
          <w:tcPr>
            <w:tcW w:w="1810" w:type="dxa"/>
            <w:tcMar>
              <w:top w:w="50" w:type="dxa"/>
              <w:left w:w="50" w:type="dxa"/>
              <w:bottom w:w="50" w:type="dxa"/>
              <w:right w:w="50" w:type="dxa"/>
            </w:tcMar>
            <w:vAlign w:val="center"/>
          </w:tcPr>
          <w:p w14:paraId="02660A6E"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Milk products</w:t>
            </w:r>
          </w:p>
        </w:tc>
        <w:tc>
          <w:tcPr>
            <w:tcW w:w="800" w:type="dxa"/>
            <w:tcMar>
              <w:top w:w="50" w:type="dxa"/>
              <w:left w:w="50" w:type="dxa"/>
              <w:bottom w:w="50" w:type="dxa"/>
              <w:right w:w="50" w:type="dxa"/>
            </w:tcMar>
            <w:vAlign w:val="center"/>
          </w:tcPr>
          <w:p w14:paraId="1FAAC66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0.174</w:t>
            </w:r>
          </w:p>
        </w:tc>
        <w:tc>
          <w:tcPr>
            <w:tcW w:w="900" w:type="dxa"/>
            <w:tcMar>
              <w:top w:w="50" w:type="dxa"/>
              <w:left w:w="50" w:type="dxa"/>
              <w:bottom w:w="50" w:type="dxa"/>
              <w:right w:w="50" w:type="dxa"/>
            </w:tcMar>
            <w:vAlign w:val="center"/>
          </w:tcPr>
          <w:p w14:paraId="758AFA5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0.057</w:t>
            </w:r>
          </w:p>
        </w:tc>
        <w:tc>
          <w:tcPr>
            <w:tcW w:w="900" w:type="dxa"/>
            <w:shd w:val="clear" w:color="auto" w:fill="DAEEF3" w:themeFill="accent5" w:themeFillTint="33"/>
            <w:tcMar>
              <w:top w:w="50" w:type="dxa"/>
              <w:left w:w="50" w:type="dxa"/>
              <w:bottom w:w="50" w:type="dxa"/>
              <w:right w:w="50" w:type="dxa"/>
            </w:tcMar>
            <w:vAlign w:val="center"/>
          </w:tcPr>
          <w:p w14:paraId="6FB3F6E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0.653</w:t>
            </w:r>
          </w:p>
        </w:tc>
        <w:tc>
          <w:tcPr>
            <w:tcW w:w="810" w:type="dxa"/>
            <w:tcMar>
              <w:top w:w="50" w:type="dxa"/>
              <w:left w:w="50" w:type="dxa"/>
              <w:bottom w:w="50" w:type="dxa"/>
              <w:right w:w="50" w:type="dxa"/>
            </w:tcMar>
            <w:vAlign w:val="center"/>
          </w:tcPr>
          <w:p w14:paraId="66133D5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0.000</w:t>
            </w:r>
          </w:p>
        </w:tc>
        <w:tc>
          <w:tcPr>
            <w:tcW w:w="810" w:type="dxa"/>
            <w:tcMar>
              <w:top w:w="50" w:type="dxa"/>
              <w:left w:w="50" w:type="dxa"/>
              <w:bottom w:w="50" w:type="dxa"/>
              <w:right w:w="50" w:type="dxa"/>
            </w:tcMar>
            <w:vAlign w:val="center"/>
          </w:tcPr>
          <w:p w14:paraId="0B258C4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0.071</w:t>
            </w:r>
          </w:p>
        </w:tc>
        <w:tc>
          <w:tcPr>
            <w:tcW w:w="720" w:type="dxa"/>
            <w:tcMar>
              <w:top w:w="50" w:type="dxa"/>
              <w:left w:w="50" w:type="dxa"/>
              <w:bottom w:w="50" w:type="dxa"/>
              <w:right w:w="50" w:type="dxa"/>
            </w:tcMar>
            <w:vAlign w:val="center"/>
          </w:tcPr>
          <w:p w14:paraId="3A83267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-0.200</w:t>
            </w:r>
          </w:p>
        </w:tc>
        <w:tc>
          <w:tcPr>
            <w:tcW w:w="1450" w:type="dxa"/>
            <w:vAlign w:val="center"/>
          </w:tcPr>
          <w:p w14:paraId="3A3F8652" w14:textId="5DD7B9DE"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1.42</w:t>
            </w:r>
          </w:p>
        </w:tc>
      </w:tr>
      <w:tr w:rsidR="00E8344F" w:rsidRPr="00762C46" w14:paraId="7AC95D15" w14:textId="5E833B60" w:rsidTr="00762C46">
        <w:tc>
          <w:tcPr>
            <w:tcW w:w="840" w:type="dxa"/>
            <w:tcMar>
              <w:top w:w="50" w:type="dxa"/>
              <w:left w:w="50" w:type="dxa"/>
              <w:bottom w:w="50" w:type="dxa"/>
              <w:right w:w="50" w:type="dxa"/>
            </w:tcMar>
            <w:vAlign w:val="center"/>
          </w:tcPr>
          <w:p w14:paraId="142403C0"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q_417</w:t>
            </w:r>
          </w:p>
        </w:tc>
        <w:tc>
          <w:tcPr>
            <w:tcW w:w="1810" w:type="dxa"/>
            <w:tcMar>
              <w:top w:w="50" w:type="dxa"/>
              <w:left w:w="50" w:type="dxa"/>
              <w:bottom w:w="50" w:type="dxa"/>
              <w:right w:w="50" w:type="dxa"/>
            </w:tcMar>
            <w:vAlign w:val="center"/>
          </w:tcPr>
          <w:p w14:paraId="44B09146"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Oil and fats</w:t>
            </w:r>
          </w:p>
        </w:tc>
        <w:tc>
          <w:tcPr>
            <w:tcW w:w="800" w:type="dxa"/>
            <w:tcMar>
              <w:top w:w="50" w:type="dxa"/>
              <w:left w:w="50" w:type="dxa"/>
              <w:bottom w:w="50" w:type="dxa"/>
              <w:right w:w="50" w:type="dxa"/>
            </w:tcMar>
            <w:vAlign w:val="center"/>
          </w:tcPr>
          <w:p w14:paraId="44C210E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0.011</w:t>
            </w:r>
          </w:p>
        </w:tc>
        <w:tc>
          <w:tcPr>
            <w:tcW w:w="900" w:type="dxa"/>
            <w:tcMar>
              <w:top w:w="50" w:type="dxa"/>
              <w:left w:w="50" w:type="dxa"/>
              <w:bottom w:w="50" w:type="dxa"/>
              <w:right w:w="50" w:type="dxa"/>
            </w:tcMar>
            <w:vAlign w:val="center"/>
          </w:tcPr>
          <w:p w14:paraId="641066E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-0.035</w:t>
            </w:r>
          </w:p>
        </w:tc>
        <w:tc>
          <w:tcPr>
            <w:tcW w:w="900" w:type="dxa"/>
            <w:shd w:val="clear" w:color="auto" w:fill="DAEEF3" w:themeFill="accent5" w:themeFillTint="33"/>
            <w:tcMar>
              <w:top w:w="50" w:type="dxa"/>
              <w:left w:w="50" w:type="dxa"/>
              <w:bottom w:w="50" w:type="dxa"/>
              <w:right w:w="50" w:type="dxa"/>
            </w:tcMar>
            <w:vAlign w:val="center"/>
          </w:tcPr>
          <w:p w14:paraId="6447BF9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0.808</w:t>
            </w:r>
          </w:p>
        </w:tc>
        <w:tc>
          <w:tcPr>
            <w:tcW w:w="810" w:type="dxa"/>
            <w:tcMar>
              <w:top w:w="50" w:type="dxa"/>
              <w:left w:w="50" w:type="dxa"/>
              <w:bottom w:w="50" w:type="dxa"/>
              <w:right w:w="50" w:type="dxa"/>
            </w:tcMar>
            <w:vAlign w:val="center"/>
          </w:tcPr>
          <w:p w14:paraId="2F8D2B3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0.049</w:t>
            </w:r>
          </w:p>
        </w:tc>
        <w:tc>
          <w:tcPr>
            <w:tcW w:w="810" w:type="dxa"/>
            <w:tcMar>
              <w:top w:w="50" w:type="dxa"/>
              <w:left w:w="50" w:type="dxa"/>
              <w:bottom w:w="50" w:type="dxa"/>
              <w:right w:w="50" w:type="dxa"/>
            </w:tcMar>
            <w:vAlign w:val="center"/>
          </w:tcPr>
          <w:p w14:paraId="55BFBB6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0.068</w:t>
            </w:r>
          </w:p>
        </w:tc>
        <w:tc>
          <w:tcPr>
            <w:tcW w:w="720" w:type="dxa"/>
            <w:tcMar>
              <w:top w:w="50" w:type="dxa"/>
              <w:left w:w="50" w:type="dxa"/>
              <w:bottom w:w="50" w:type="dxa"/>
              <w:right w:w="50" w:type="dxa"/>
            </w:tcMar>
            <w:vAlign w:val="center"/>
          </w:tcPr>
          <w:p w14:paraId="3784C01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0.170</w:t>
            </w:r>
          </w:p>
        </w:tc>
        <w:tc>
          <w:tcPr>
            <w:tcW w:w="1450" w:type="dxa"/>
            <w:vAlign w:val="center"/>
          </w:tcPr>
          <w:p w14:paraId="6F8DDE2D" w14:textId="380263AC"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1.76</w:t>
            </w:r>
          </w:p>
        </w:tc>
      </w:tr>
      <w:tr w:rsidR="00E8344F" w:rsidRPr="00762C46" w14:paraId="477D4CD1" w14:textId="658C6A0B" w:rsidTr="00762C46">
        <w:tc>
          <w:tcPr>
            <w:tcW w:w="840" w:type="dxa"/>
            <w:tcMar>
              <w:top w:w="50" w:type="dxa"/>
              <w:left w:w="50" w:type="dxa"/>
              <w:bottom w:w="50" w:type="dxa"/>
              <w:right w:w="50" w:type="dxa"/>
            </w:tcMar>
            <w:vAlign w:val="center"/>
          </w:tcPr>
          <w:p w14:paraId="1A04FA13"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q_418</w:t>
            </w:r>
          </w:p>
        </w:tc>
        <w:tc>
          <w:tcPr>
            <w:tcW w:w="1810" w:type="dxa"/>
            <w:tcMar>
              <w:top w:w="50" w:type="dxa"/>
              <w:left w:w="50" w:type="dxa"/>
              <w:bottom w:w="50" w:type="dxa"/>
              <w:right w:w="50" w:type="dxa"/>
            </w:tcMar>
            <w:vAlign w:val="center"/>
          </w:tcPr>
          <w:p w14:paraId="4BFA5FBA"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Sweets</w:t>
            </w:r>
          </w:p>
        </w:tc>
        <w:tc>
          <w:tcPr>
            <w:tcW w:w="800" w:type="dxa"/>
            <w:tcMar>
              <w:top w:w="50" w:type="dxa"/>
              <w:left w:w="50" w:type="dxa"/>
              <w:bottom w:w="50" w:type="dxa"/>
              <w:right w:w="50" w:type="dxa"/>
            </w:tcMar>
            <w:vAlign w:val="center"/>
          </w:tcPr>
          <w:p w14:paraId="5F373E9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0.065</w:t>
            </w:r>
          </w:p>
        </w:tc>
        <w:tc>
          <w:tcPr>
            <w:tcW w:w="900" w:type="dxa"/>
            <w:shd w:val="clear" w:color="auto" w:fill="DAEEF3" w:themeFill="accent5" w:themeFillTint="33"/>
            <w:tcMar>
              <w:top w:w="50" w:type="dxa"/>
              <w:left w:w="50" w:type="dxa"/>
              <w:bottom w:w="50" w:type="dxa"/>
              <w:right w:w="50" w:type="dxa"/>
            </w:tcMar>
            <w:vAlign w:val="center"/>
          </w:tcPr>
          <w:p w14:paraId="6568B61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0.424</w:t>
            </w:r>
          </w:p>
        </w:tc>
        <w:tc>
          <w:tcPr>
            <w:tcW w:w="900" w:type="dxa"/>
            <w:tcMar>
              <w:top w:w="50" w:type="dxa"/>
              <w:left w:w="50" w:type="dxa"/>
              <w:bottom w:w="50" w:type="dxa"/>
              <w:right w:w="50" w:type="dxa"/>
            </w:tcMar>
            <w:vAlign w:val="center"/>
          </w:tcPr>
          <w:p w14:paraId="7D1D7F2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0.132</w:t>
            </w:r>
          </w:p>
        </w:tc>
        <w:tc>
          <w:tcPr>
            <w:tcW w:w="810" w:type="dxa"/>
            <w:tcMar>
              <w:top w:w="50" w:type="dxa"/>
              <w:left w:w="50" w:type="dxa"/>
              <w:bottom w:w="50" w:type="dxa"/>
              <w:right w:w="50" w:type="dxa"/>
            </w:tcMar>
            <w:vAlign w:val="center"/>
          </w:tcPr>
          <w:p w14:paraId="6FA3878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-0.048</w:t>
            </w:r>
          </w:p>
        </w:tc>
        <w:tc>
          <w:tcPr>
            <w:tcW w:w="810" w:type="dxa"/>
            <w:tcMar>
              <w:top w:w="50" w:type="dxa"/>
              <w:left w:w="50" w:type="dxa"/>
              <w:bottom w:w="50" w:type="dxa"/>
              <w:right w:w="50" w:type="dxa"/>
            </w:tcMar>
            <w:vAlign w:val="center"/>
          </w:tcPr>
          <w:p w14:paraId="6F93453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0.196</w:t>
            </w:r>
          </w:p>
        </w:tc>
        <w:tc>
          <w:tcPr>
            <w:tcW w:w="720" w:type="dxa"/>
            <w:tcMar>
              <w:top w:w="50" w:type="dxa"/>
              <w:left w:w="50" w:type="dxa"/>
              <w:bottom w:w="50" w:type="dxa"/>
              <w:right w:w="50" w:type="dxa"/>
            </w:tcMar>
            <w:vAlign w:val="center"/>
          </w:tcPr>
          <w:p w14:paraId="7FD2727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0.333</w:t>
            </w:r>
          </w:p>
        </w:tc>
        <w:tc>
          <w:tcPr>
            <w:tcW w:w="1450" w:type="dxa"/>
            <w:vAlign w:val="center"/>
          </w:tcPr>
          <w:p w14:paraId="32849395" w14:textId="4EB69826"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1.53</w:t>
            </w:r>
          </w:p>
        </w:tc>
      </w:tr>
      <w:tr w:rsidR="00E8344F" w:rsidRPr="00762C46" w14:paraId="1AB2D04C" w14:textId="3B6893A3" w:rsidTr="00762C46">
        <w:tc>
          <w:tcPr>
            <w:tcW w:w="840" w:type="dxa"/>
            <w:tcBorders>
              <w:bottom w:val="single" w:sz="12" w:space="0" w:color="000000" w:themeColor="text1"/>
            </w:tcBorders>
            <w:tcMar>
              <w:top w:w="50" w:type="dxa"/>
              <w:left w:w="50" w:type="dxa"/>
              <w:bottom w:w="50" w:type="dxa"/>
              <w:right w:w="50" w:type="dxa"/>
            </w:tcMar>
            <w:vAlign w:val="center"/>
          </w:tcPr>
          <w:p w14:paraId="2CF8B9D4"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q_419</w:t>
            </w:r>
          </w:p>
        </w:tc>
        <w:tc>
          <w:tcPr>
            <w:tcW w:w="1810" w:type="dxa"/>
            <w:tcBorders>
              <w:bottom w:val="single" w:sz="12" w:space="0" w:color="000000" w:themeColor="text1"/>
            </w:tcBorders>
            <w:tcMar>
              <w:top w:w="50" w:type="dxa"/>
              <w:left w:w="50" w:type="dxa"/>
              <w:bottom w:w="50" w:type="dxa"/>
              <w:right w:w="50" w:type="dxa"/>
            </w:tcMar>
            <w:vAlign w:val="center"/>
          </w:tcPr>
          <w:p w14:paraId="5CFDD3EE"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Spices/condiments</w:t>
            </w:r>
          </w:p>
        </w:tc>
        <w:tc>
          <w:tcPr>
            <w:tcW w:w="800" w:type="dxa"/>
            <w:tcBorders>
              <w:bottom w:val="single" w:sz="12" w:space="0" w:color="000000" w:themeColor="text1"/>
            </w:tcBorders>
            <w:tcMar>
              <w:top w:w="50" w:type="dxa"/>
              <w:left w:w="50" w:type="dxa"/>
              <w:bottom w:w="50" w:type="dxa"/>
              <w:right w:w="50" w:type="dxa"/>
            </w:tcMar>
            <w:vAlign w:val="center"/>
          </w:tcPr>
          <w:p w14:paraId="10B82A1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0.171</w:t>
            </w:r>
          </w:p>
        </w:tc>
        <w:tc>
          <w:tcPr>
            <w:tcW w:w="900" w:type="dxa"/>
            <w:tcBorders>
              <w:bottom w:val="single" w:sz="12" w:space="0" w:color="000000" w:themeColor="text1"/>
            </w:tcBorders>
            <w:tcMar>
              <w:top w:w="50" w:type="dxa"/>
              <w:left w:w="50" w:type="dxa"/>
              <w:bottom w:w="50" w:type="dxa"/>
              <w:right w:w="50" w:type="dxa"/>
            </w:tcMar>
            <w:vAlign w:val="center"/>
          </w:tcPr>
          <w:p w14:paraId="0433FCB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0.101</w:t>
            </w:r>
          </w:p>
        </w:tc>
        <w:tc>
          <w:tcPr>
            <w:tcW w:w="900" w:type="dxa"/>
            <w:tcBorders>
              <w:bottom w:val="single" w:sz="12" w:space="0" w:color="000000" w:themeColor="text1"/>
            </w:tcBorders>
            <w:tcMar>
              <w:top w:w="50" w:type="dxa"/>
              <w:left w:w="50" w:type="dxa"/>
              <w:bottom w:w="50" w:type="dxa"/>
              <w:right w:w="50" w:type="dxa"/>
            </w:tcMar>
            <w:vAlign w:val="center"/>
          </w:tcPr>
          <w:p w14:paraId="5972C71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0.331</w:t>
            </w:r>
          </w:p>
        </w:tc>
        <w:tc>
          <w:tcPr>
            <w:tcW w:w="810" w:type="dxa"/>
            <w:tcBorders>
              <w:bottom w:val="single" w:sz="12" w:space="0" w:color="000000" w:themeColor="text1"/>
            </w:tcBorders>
            <w:tcMar>
              <w:top w:w="50" w:type="dxa"/>
              <w:left w:w="50" w:type="dxa"/>
              <w:bottom w:w="50" w:type="dxa"/>
              <w:right w:w="50" w:type="dxa"/>
            </w:tcMar>
            <w:vAlign w:val="center"/>
          </w:tcPr>
          <w:p w14:paraId="234C38D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0.014</w:t>
            </w:r>
          </w:p>
        </w:tc>
        <w:tc>
          <w:tcPr>
            <w:tcW w:w="810" w:type="dxa"/>
            <w:tcBorders>
              <w:bottom w:val="single" w:sz="12" w:space="0" w:color="000000" w:themeColor="text1"/>
            </w:tcBorders>
            <w:tcMar>
              <w:top w:w="50" w:type="dxa"/>
              <w:left w:w="50" w:type="dxa"/>
              <w:bottom w:w="50" w:type="dxa"/>
              <w:right w:w="50" w:type="dxa"/>
            </w:tcMar>
            <w:vAlign w:val="center"/>
          </w:tcPr>
          <w:p w14:paraId="3E2E2DA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-0.094</w:t>
            </w:r>
          </w:p>
        </w:tc>
        <w:tc>
          <w:tcPr>
            <w:tcW w:w="720" w:type="dxa"/>
            <w:tcBorders>
              <w:bottom w:val="single" w:sz="12" w:space="0" w:color="000000" w:themeColor="text1"/>
            </w:tcBorders>
            <w:shd w:val="clear" w:color="auto" w:fill="DAEEF3" w:themeFill="accent5" w:themeFillTint="33"/>
            <w:tcMar>
              <w:top w:w="50" w:type="dxa"/>
              <w:left w:w="50" w:type="dxa"/>
              <w:bottom w:w="50" w:type="dxa"/>
              <w:right w:w="50" w:type="dxa"/>
            </w:tcMar>
            <w:vAlign w:val="center"/>
          </w:tcPr>
          <w:p w14:paraId="0C9A68C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0.532</w:t>
            </w:r>
          </w:p>
        </w:tc>
        <w:tc>
          <w:tcPr>
            <w:tcW w:w="1450" w:type="dxa"/>
            <w:tcBorders>
              <w:bottom w:val="single" w:sz="12" w:space="0" w:color="000000" w:themeColor="text1"/>
            </w:tcBorders>
            <w:vAlign w:val="center"/>
          </w:tcPr>
          <w:p w14:paraId="2BC79295" w14:textId="4DF7BB6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1.29</w:t>
            </w:r>
          </w:p>
        </w:tc>
      </w:tr>
    </w:tbl>
    <w:p w14:paraId="043FFBA8" w14:textId="77777777" w:rsidR="00A31FDA" w:rsidRDefault="00A31FDA" w:rsidP="00A31FDA"/>
    <w:p w14:paraId="780275D8" w14:textId="1A73B7F9" w:rsidR="00420933" w:rsidRDefault="00B90C4C" w:rsidP="00A31FDA">
      <w:r>
        <w:t xml:space="preserve">In the table above, </w:t>
      </w:r>
      <w:r w:rsidR="002B6678">
        <w:t xml:space="preserve">each number, or </w:t>
      </w:r>
      <w:r>
        <w:t>loading</w:t>
      </w:r>
      <w:r w:rsidR="002B6678">
        <w:t xml:space="preserve">, represents a correlation between the specific food item and </w:t>
      </w:r>
      <w:r w:rsidR="00C562A9">
        <w:t>its</w:t>
      </w:r>
      <w:r w:rsidR="002B6678">
        <w:t xml:space="preserve"> underlying factor</w:t>
      </w:r>
      <w:r w:rsidR="00C562A9">
        <w:t>. Loadings</w:t>
      </w:r>
      <w:r>
        <w:t xml:space="preserve"> </w:t>
      </w:r>
      <w:r w:rsidR="002B6678">
        <w:t>exceeding 0.4 are considered a sufficient</w:t>
      </w:r>
      <w:r w:rsidR="00C562A9">
        <w:t xml:space="preserve"> correlation </w:t>
      </w:r>
      <w:r w:rsidR="001E4326">
        <w:t>to describe the factor. Factors are ordered</w:t>
      </w:r>
      <w:r w:rsidR="00266898">
        <w:t xml:space="preserve"> according to how much of the total variance each captures. Thus, ML3</w:t>
      </w:r>
      <w:r w:rsidR="00FA23D7">
        <w:t xml:space="preserve"> captures more of the total variance than any other factor and could be considered a stronger or more predictive factor than the other factors. </w:t>
      </w:r>
      <w:r w:rsidR="00EE67BE">
        <w:t>The ‘Discrimination’ column is the result of complementary modeling using item response theory</w:t>
      </w:r>
      <w:r w:rsidR="00551348">
        <w:t xml:space="preserve">, and which agrees with the factor analysis in identifying the most predictive foods on the scale. </w:t>
      </w:r>
      <w:r w:rsidR="00431878">
        <w:t xml:space="preserve">Collectively, all factors account for </w:t>
      </w:r>
      <w:r w:rsidR="00A65182">
        <w:t xml:space="preserve">69 percent of the total variance of all items. </w:t>
      </w:r>
      <w:r w:rsidR="008E2EE3">
        <w:t xml:space="preserve">The overall fit of the model (Tucker Lewis Index is 88 percent), and the mean error (RMSEA) is .1. </w:t>
      </w:r>
    </w:p>
    <w:p w14:paraId="6ACA9600" w14:textId="2536DCC1" w:rsidR="00A5586B" w:rsidRPr="008636E8" w:rsidRDefault="00E83D79" w:rsidP="008636E8">
      <w:r>
        <w:t>The factor loadings can then be used to create new variables representing those factors. The figure below plots each factor against a simple index that is the sum of all foods eaten in the past 24 hours – the H</w:t>
      </w:r>
      <w:r w:rsidR="00F41FC9">
        <w:t xml:space="preserve">ousehold Dietary Diversity Scale. Note how only the consumption profile of eating meat is predictive of the entire summed scale. </w:t>
      </w:r>
    </w:p>
    <w:p w14:paraId="2863DCD0" w14:textId="5053F7B3" w:rsidR="00707A59" w:rsidRPr="00707A59" w:rsidRDefault="007E7D74" w:rsidP="007E7D74">
      <w:pPr>
        <w:pStyle w:val="Caption"/>
      </w:pPr>
      <w:bookmarkStart w:id="131" w:name="_Toc90462183"/>
      <w:r>
        <w:t xml:space="preserve">Figure </w:t>
      </w:r>
      <w:fldSimple w:instr=" SEQ Figure \* ARABIC ">
        <w:r w:rsidR="0013726B">
          <w:rPr>
            <w:noProof/>
          </w:rPr>
          <w:t>10</w:t>
        </w:r>
      </w:fldSimple>
      <w:r w:rsidR="00EE242A">
        <w:t xml:space="preserve">. </w:t>
      </w:r>
      <w:r w:rsidR="00CB7317">
        <w:t>Dietary diversity factors</w:t>
      </w:r>
      <w:bookmarkEnd w:id="131"/>
    </w:p>
    <w:p w14:paraId="3DCE6B4C" w14:textId="1800CE20" w:rsidR="004C2450" w:rsidRDefault="00707A59" w:rsidP="006F59D3">
      <w:r>
        <w:rPr>
          <w:noProof/>
        </w:rPr>
        <w:lastRenderedPageBreak/>
        <w:drawing>
          <wp:inline distT="0" distB="0" distL="0" distR="0" wp14:anchorId="0503841A" wp14:editId="2ABB88CF">
            <wp:extent cx="4556760" cy="260407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6504" cy="2609640"/>
                    </a:xfrm>
                    <a:prstGeom prst="rect">
                      <a:avLst/>
                    </a:prstGeom>
                    <a:noFill/>
                    <a:ln>
                      <a:noFill/>
                    </a:ln>
                  </pic:spPr>
                </pic:pic>
              </a:graphicData>
            </a:graphic>
          </wp:inline>
        </w:drawing>
      </w:r>
    </w:p>
    <w:p w14:paraId="26BFF4CF" w14:textId="31A58958" w:rsidR="00707A59" w:rsidRDefault="001F3F24" w:rsidP="006F59D3">
      <w:r>
        <w:t xml:space="preserve">Return to </w:t>
      </w:r>
      <w:hyperlink w:anchor="_Household_Dietary_Diversity" w:history="1">
        <w:r w:rsidR="00E11503">
          <w:rPr>
            <w:rStyle w:val="Hyperlink"/>
          </w:rPr>
          <w:t>Household Dietary Diversity</w:t>
        </w:r>
      </w:hyperlink>
      <w:r>
        <w:t xml:space="preserve">. </w:t>
      </w:r>
    </w:p>
    <w:p w14:paraId="271EB3B9" w14:textId="03FD1F18" w:rsidR="00C81F99" w:rsidRDefault="00CD1585" w:rsidP="00CD1585">
      <w:pPr>
        <w:pStyle w:val="Heading3"/>
      </w:pPr>
      <w:r>
        <w:t>Personal Agency</w:t>
      </w:r>
    </w:p>
    <w:p w14:paraId="209E8CE0" w14:textId="7562BDF3" w:rsidR="00CD1585" w:rsidRDefault="00CD1585" w:rsidP="00CD1585"/>
    <w:p w14:paraId="681E10EE" w14:textId="455A3857" w:rsidR="00183504" w:rsidRPr="00CD1585" w:rsidRDefault="00183504" w:rsidP="00183504">
      <w:pPr>
        <w:pStyle w:val="Heading4"/>
      </w:pPr>
      <w:r>
        <w:t>Aspirations</w:t>
      </w:r>
    </w:p>
    <w:p w14:paraId="47F86370" w14:textId="0D5E1977" w:rsidR="006579E2" w:rsidRDefault="006579E2" w:rsidP="006579E2"/>
    <w:tbl>
      <w:tblPr>
        <w:tblW w:w="9840" w:type="dxa"/>
        <w:tblInd w:w="50" w:type="dxa"/>
        <w:tblLayout w:type="fixed"/>
        <w:tblCellMar>
          <w:left w:w="0" w:type="dxa"/>
          <w:right w:w="0" w:type="dxa"/>
        </w:tblCellMar>
        <w:tblLook w:val="0000" w:firstRow="0" w:lastRow="0" w:firstColumn="0" w:lastColumn="0" w:noHBand="0" w:noVBand="0"/>
      </w:tblPr>
      <w:tblGrid>
        <w:gridCol w:w="660"/>
        <w:gridCol w:w="6210"/>
        <w:gridCol w:w="720"/>
        <w:gridCol w:w="900"/>
        <w:gridCol w:w="1350"/>
      </w:tblGrid>
      <w:tr w:rsidR="00183504" w14:paraId="34C8FB43" w14:textId="77777777" w:rsidTr="00F936CD">
        <w:tblPrEx>
          <w:tblCellMar>
            <w:top w:w="0" w:type="dxa"/>
            <w:left w:w="0" w:type="dxa"/>
            <w:bottom w:w="0" w:type="dxa"/>
            <w:right w:w="0" w:type="dxa"/>
          </w:tblCellMar>
        </w:tblPrEx>
        <w:trPr>
          <w:tblHeader/>
        </w:trPr>
        <w:tc>
          <w:tcPr>
            <w:tcW w:w="66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1DA8E4B4"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item</w:t>
            </w:r>
          </w:p>
        </w:tc>
        <w:tc>
          <w:tcPr>
            <w:tcW w:w="621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35A7EC4"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description</w:t>
            </w:r>
          </w:p>
        </w:tc>
        <w:tc>
          <w:tcPr>
            <w:tcW w:w="72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1BE19F0"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PC1</w:t>
            </w:r>
          </w:p>
        </w:tc>
        <w:tc>
          <w:tcPr>
            <w:tcW w:w="90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24F60C64"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difficulty</w:t>
            </w:r>
          </w:p>
        </w:tc>
        <w:tc>
          <w:tcPr>
            <w:tcW w:w="135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0E462A14"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discrimination</w:t>
            </w:r>
          </w:p>
        </w:tc>
      </w:tr>
      <w:tr w:rsidR="00183504" w14:paraId="6B570620" w14:textId="77777777" w:rsidTr="00F936CD">
        <w:tblPrEx>
          <w:tblCellMar>
            <w:top w:w="0" w:type="dxa"/>
            <w:left w:w="0" w:type="dxa"/>
            <w:bottom w:w="0" w:type="dxa"/>
            <w:right w:w="0" w:type="dxa"/>
          </w:tblCellMar>
        </w:tblPrEx>
        <w:tc>
          <w:tcPr>
            <w:tcW w:w="66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D5C0372"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q_629</w:t>
            </w:r>
          </w:p>
        </w:tc>
        <w:tc>
          <w:tcPr>
            <w:tcW w:w="621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DFCF88A"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Each person is responsible for his/her own success or failure in life</w:t>
            </w:r>
          </w:p>
        </w:tc>
        <w:tc>
          <w:tcPr>
            <w:tcW w:w="7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CD7B4F4"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0.437</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A45C0FF"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-4.206</w:t>
            </w:r>
          </w:p>
        </w:tc>
        <w:tc>
          <w:tcPr>
            <w:tcW w:w="13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109ADA3"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0.236</w:t>
            </w:r>
          </w:p>
        </w:tc>
      </w:tr>
      <w:tr w:rsidR="00183504" w14:paraId="635C62FE" w14:textId="77777777" w:rsidTr="00F936CD">
        <w:tblPrEx>
          <w:tblCellMar>
            <w:top w:w="0" w:type="dxa"/>
            <w:left w:w="0" w:type="dxa"/>
            <w:bottom w:w="0" w:type="dxa"/>
            <w:right w:w="0" w:type="dxa"/>
          </w:tblCellMar>
        </w:tblPrEx>
        <w:tc>
          <w:tcPr>
            <w:tcW w:w="66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492F782"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q_630</w:t>
            </w:r>
          </w:p>
        </w:tc>
        <w:tc>
          <w:tcPr>
            <w:tcW w:w="621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2DFB3D"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To be successful one needs to work very hard rather than rely on luck</w:t>
            </w:r>
          </w:p>
        </w:tc>
        <w:tc>
          <w:tcPr>
            <w:tcW w:w="7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0C11CD"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0.464</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A13B99F"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-9.172</w:t>
            </w:r>
          </w:p>
        </w:tc>
        <w:tc>
          <w:tcPr>
            <w:tcW w:w="13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4BB90"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0.120</w:t>
            </w:r>
          </w:p>
        </w:tc>
      </w:tr>
      <w:tr w:rsidR="00183504" w14:paraId="651D5D1A" w14:textId="77777777" w:rsidTr="00F936CD">
        <w:tblPrEx>
          <w:tblCellMar>
            <w:top w:w="0" w:type="dxa"/>
            <w:left w:w="0" w:type="dxa"/>
            <w:bottom w:w="0" w:type="dxa"/>
            <w:right w:w="0" w:type="dxa"/>
          </w:tblCellMar>
        </w:tblPrEx>
        <w:tc>
          <w:tcPr>
            <w:tcW w:w="66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4EA8C0"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q_634</w:t>
            </w:r>
          </w:p>
        </w:tc>
        <w:tc>
          <w:tcPr>
            <w:tcW w:w="621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ACBEF7"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What is going to happen will happen (reverse-coded)</w:t>
            </w:r>
          </w:p>
        </w:tc>
        <w:tc>
          <w:tcPr>
            <w:tcW w:w="7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C26F52E"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-0.684</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98AB52"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-0.479</w:t>
            </w:r>
          </w:p>
        </w:tc>
        <w:tc>
          <w:tcPr>
            <w:tcW w:w="13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4F138CF"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-7.961</w:t>
            </w:r>
          </w:p>
        </w:tc>
      </w:tr>
      <w:tr w:rsidR="00183504" w14:paraId="5E2B19AB" w14:textId="77777777" w:rsidTr="00F936CD">
        <w:tblPrEx>
          <w:tblCellMar>
            <w:top w:w="0" w:type="dxa"/>
            <w:left w:w="0" w:type="dxa"/>
            <w:bottom w:w="0" w:type="dxa"/>
            <w:right w:w="0" w:type="dxa"/>
          </w:tblCellMar>
        </w:tblPrEx>
        <w:tc>
          <w:tcPr>
            <w:tcW w:w="66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2898AAF"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q_635</w:t>
            </w:r>
          </w:p>
        </w:tc>
        <w:tc>
          <w:tcPr>
            <w:tcW w:w="621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19A260D"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Many things turn out to be a matter of good or bad fortune (reverse-coded)</w:t>
            </w:r>
          </w:p>
        </w:tc>
        <w:tc>
          <w:tcPr>
            <w:tcW w:w="7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1B2AFB0"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-0.564</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F0AF383"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-0.659</w:t>
            </w:r>
          </w:p>
        </w:tc>
        <w:tc>
          <w:tcPr>
            <w:tcW w:w="13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22CDD1B"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-1.453</w:t>
            </w:r>
          </w:p>
        </w:tc>
      </w:tr>
      <w:tr w:rsidR="00183504" w14:paraId="597D4B35" w14:textId="77777777" w:rsidTr="00F936CD">
        <w:tblPrEx>
          <w:tblCellMar>
            <w:top w:w="0" w:type="dxa"/>
            <w:left w:w="0" w:type="dxa"/>
            <w:bottom w:w="0" w:type="dxa"/>
            <w:right w:w="0" w:type="dxa"/>
          </w:tblCellMar>
        </w:tblPrEx>
        <w:tc>
          <w:tcPr>
            <w:tcW w:w="66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6848C30"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q_632</w:t>
            </w:r>
          </w:p>
        </w:tc>
        <w:tc>
          <w:tcPr>
            <w:tcW w:w="621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602E9D4"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Hopeful for children's future</w:t>
            </w:r>
          </w:p>
        </w:tc>
        <w:tc>
          <w:tcPr>
            <w:tcW w:w="7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8D11C12"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0.668</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92E9EE7"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-3.440</w:t>
            </w:r>
          </w:p>
        </w:tc>
        <w:tc>
          <w:tcPr>
            <w:tcW w:w="13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C92DEE1"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0.397</w:t>
            </w:r>
          </w:p>
        </w:tc>
      </w:tr>
      <w:tr w:rsidR="00183504" w14:paraId="35C260E4" w14:textId="77777777" w:rsidTr="00F936CD">
        <w:tblPrEx>
          <w:tblCellMar>
            <w:top w:w="0" w:type="dxa"/>
            <w:left w:w="0" w:type="dxa"/>
            <w:bottom w:w="0" w:type="dxa"/>
            <w:right w:w="0" w:type="dxa"/>
          </w:tblCellMar>
        </w:tblPrEx>
        <w:tc>
          <w:tcPr>
            <w:tcW w:w="66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6BB18A1"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q_633</w:t>
            </w:r>
          </w:p>
        </w:tc>
        <w:tc>
          <w:tcPr>
            <w:tcW w:w="621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ACB34D" w14:textId="77777777" w:rsidR="00183504" w:rsidRDefault="00183504" w:rsidP="00F936CD">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Desire for children to graduate from secondary school</w:t>
            </w:r>
          </w:p>
        </w:tc>
        <w:tc>
          <w:tcPr>
            <w:tcW w:w="7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6677081"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0.561</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953F567"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-6.468</w:t>
            </w:r>
          </w:p>
        </w:tc>
        <w:tc>
          <w:tcPr>
            <w:tcW w:w="13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FA6A07" w14:textId="77777777" w:rsidR="00183504" w:rsidRDefault="00183504" w:rsidP="00F936CD">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0.276</w:t>
            </w:r>
          </w:p>
        </w:tc>
      </w:tr>
    </w:tbl>
    <w:p w14:paraId="6E03AA4B" w14:textId="77777777" w:rsidR="00183504" w:rsidRDefault="00183504" w:rsidP="006579E2"/>
    <w:p w14:paraId="23971C57" w14:textId="77777777" w:rsidR="006579E2" w:rsidRDefault="006579E2" w:rsidP="006579E2"/>
    <w:p w14:paraId="395EBCBF" w14:textId="77777777" w:rsidR="00183504" w:rsidRDefault="00183504" w:rsidP="006579E2"/>
    <w:p w14:paraId="0AC7A050" w14:textId="77777777" w:rsidR="00183504" w:rsidRDefault="00183504" w:rsidP="00183504">
      <w:pPr>
        <w:pStyle w:val="Heading4"/>
      </w:pPr>
      <w:r>
        <w:t>Locus of Control</w:t>
      </w:r>
    </w:p>
    <w:p w14:paraId="5394E122" w14:textId="77777777" w:rsidR="00183504" w:rsidRDefault="00183504" w:rsidP="00183504"/>
    <w:p w14:paraId="791B62FA" w14:textId="275DC680" w:rsidR="00183504" w:rsidRPr="00183504" w:rsidRDefault="00183504" w:rsidP="00183504">
      <w:pPr>
        <w:sectPr w:rsidR="00183504" w:rsidRPr="00183504">
          <w:footerReference w:type="even" r:id="rId40"/>
          <w:footerReference w:type="default" r:id="rId41"/>
          <w:pgSz w:w="12240" w:h="15840"/>
          <w:pgMar w:top="1440" w:right="1440" w:bottom="1440" w:left="1440" w:header="720" w:footer="720" w:gutter="0"/>
          <w:pgNumType w:start="1"/>
          <w:cols w:space="720" w:equalWidth="0">
            <w:col w:w="9360"/>
          </w:cols>
        </w:sectPr>
      </w:pPr>
    </w:p>
    <w:p w14:paraId="46C0BBFD" w14:textId="77777777" w:rsidR="006579E2" w:rsidRDefault="006579E2" w:rsidP="006579E2">
      <w:pPr>
        <w:pStyle w:val="Heading2"/>
      </w:pPr>
      <w:bookmarkStart w:id="132" w:name="_Toc90462128"/>
      <w:r>
        <w:lastRenderedPageBreak/>
        <w:t>Annex C. detailed indicators</w:t>
      </w:r>
      <w:bookmarkEnd w:id="132"/>
    </w:p>
    <w:p w14:paraId="6AF8BFC9" w14:textId="77777777" w:rsidR="006579E2" w:rsidRDefault="006579E2" w:rsidP="006579E2">
      <w:pPr>
        <w:pStyle w:val="Caption"/>
      </w:pPr>
      <w:r>
        <w:t xml:space="preserve">Table </w:t>
      </w:r>
      <w:fldSimple w:instr=" SEQ Table \* ARABIC ">
        <w:r>
          <w:rPr>
            <w:noProof/>
          </w:rPr>
          <w:t>14</w:t>
        </w:r>
      </w:fldSimple>
      <w:r>
        <w:t>. Consolidated Indicator Summary</w:t>
      </w:r>
    </w:p>
    <w:tbl>
      <w:tblPr>
        <w:tblW w:w="5000" w:type="pct"/>
        <w:tblLayout w:type="fixed"/>
        <w:tblLook w:val="04A0" w:firstRow="1" w:lastRow="0" w:firstColumn="1" w:lastColumn="0" w:noHBand="0" w:noVBand="1"/>
      </w:tblPr>
      <w:tblGrid>
        <w:gridCol w:w="632"/>
        <w:gridCol w:w="1079"/>
        <w:gridCol w:w="4498"/>
        <w:gridCol w:w="1191"/>
        <w:gridCol w:w="1960"/>
      </w:tblGrid>
      <w:tr w:rsidR="000A60F5" w:rsidRPr="000A60F5" w14:paraId="6D67AF35" w14:textId="77777777" w:rsidTr="005E54B2">
        <w:trPr>
          <w:trHeight w:val="290"/>
        </w:trPr>
        <w:tc>
          <w:tcPr>
            <w:tcW w:w="337" w:type="pct"/>
            <w:tcBorders>
              <w:top w:val="nil"/>
              <w:left w:val="nil"/>
              <w:bottom w:val="nil"/>
              <w:right w:val="nil"/>
            </w:tcBorders>
            <w:shd w:val="clear" w:color="auto" w:fill="auto"/>
            <w:noWrap/>
            <w:vAlign w:val="bottom"/>
            <w:hideMark/>
          </w:tcPr>
          <w:p w14:paraId="5CF6B417" w14:textId="77777777" w:rsidR="000A60F5" w:rsidRPr="000A60F5" w:rsidRDefault="000A60F5" w:rsidP="000A60F5">
            <w:pPr>
              <w:spacing w:after="0" w:line="240" w:lineRule="auto"/>
              <w:jc w:val="left"/>
              <w:rPr>
                <w:rFonts w:ascii="Times New Roman" w:eastAsia="Times New Roman" w:hAnsi="Times New Roman" w:cs="Times New Roman"/>
                <w:color w:val="auto"/>
                <w:sz w:val="24"/>
                <w:szCs w:val="24"/>
              </w:rPr>
            </w:pPr>
          </w:p>
        </w:tc>
        <w:tc>
          <w:tcPr>
            <w:tcW w:w="576" w:type="pct"/>
            <w:tcBorders>
              <w:top w:val="nil"/>
              <w:left w:val="nil"/>
              <w:bottom w:val="nil"/>
              <w:right w:val="nil"/>
            </w:tcBorders>
            <w:shd w:val="clear" w:color="auto" w:fill="auto"/>
            <w:noWrap/>
            <w:vAlign w:val="bottom"/>
            <w:hideMark/>
          </w:tcPr>
          <w:p w14:paraId="7F67B0F1"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c>
          <w:tcPr>
            <w:tcW w:w="2403" w:type="pct"/>
            <w:tcBorders>
              <w:top w:val="nil"/>
              <w:left w:val="nil"/>
              <w:bottom w:val="nil"/>
              <w:right w:val="nil"/>
            </w:tcBorders>
            <w:shd w:val="clear" w:color="auto" w:fill="auto"/>
            <w:noWrap/>
            <w:vAlign w:val="bottom"/>
            <w:hideMark/>
          </w:tcPr>
          <w:p w14:paraId="47FBFE8B"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c>
          <w:tcPr>
            <w:tcW w:w="636" w:type="pct"/>
            <w:tcBorders>
              <w:top w:val="nil"/>
              <w:left w:val="nil"/>
              <w:bottom w:val="nil"/>
              <w:right w:val="nil"/>
            </w:tcBorders>
            <w:shd w:val="clear" w:color="auto" w:fill="auto"/>
            <w:noWrap/>
            <w:vAlign w:val="bottom"/>
            <w:hideMark/>
          </w:tcPr>
          <w:p w14:paraId="2960F10A"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c>
          <w:tcPr>
            <w:tcW w:w="1047" w:type="pct"/>
            <w:tcBorders>
              <w:top w:val="nil"/>
              <w:left w:val="nil"/>
              <w:bottom w:val="nil"/>
              <w:right w:val="nil"/>
            </w:tcBorders>
            <w:shd w:val="clear" w:color="auto" w:fill="auto"/>
            <w:noWrap/>
            <w:vAlign w:val="bottom"/>
            <w:hideMark/>
          </w:tcPr>
          <w:p w14:paraId="070BDE9C"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r>
      <w:tr w:rsidR="000A60F5" w:rsidRPr="000A60F5" w14:paraId="6E1B7F67" w14:textId="77777777" w:rsidTr="005E54B2">
        <w:trPr>
          <w:trHeight w:val="320"/>
        </w:trPr>
        <w:tc>
          <w:tcPr>
            <w:tcW w:w="337" w:type="pct"/>
            <w:tcBorders>
              <w:top w:val="single" w:sz="4" w:space="0" w:color="auto"/>
              <w:left w:val="nil"/>
              <w:bottom w:val="single" w:sz="4" w:space="0" w:color="auto"/>
              <w:right w:val="nil"/>
            </w:tcBorders>
            <w:shd w:val="clear" w:color="000000" w:fill="A7C6ED"/>
            <w:noWrap/>
            <w:vAlign w:val="bottom"/>
            <w:hideMark/>
          </w:tcPr>
          <w:p w14:paraId="3DB9685C" w14:textId="3E34FC33" w:rsidR="000A60F5" w:rsidRPr="000A60F5" w:rsidRDefault="000A60F5" w:rsidP="000A60F5">
            <w:pPr>
              <w:spacing w:after="0" w:line="240" w:lineRule="auto"/>
              <w:rPr>
                <w:rFonts w:eastAsia="Times New Roman" w:cs="Calibri"/>
                <w:b/>
                <w:bCs/>
                <w:color w:val="000000"/>
                <w:sz w:val="20"/>
                <w:szCs w:val="20"/>
              </w:rPr>
            </w:pPr>
            <w:r w:rsidRPr="000A60F5">
              <w:rPr>
                <w:rFonts w:eastAsia="Times New Roman" w:cs="Calibri"/>
                <w:b/>
                <w:bCs/>
                <w:color w:val="000000"/>
                <w:sz w:val="20"/>
                <w:szCs w:val="20"/>
              </w:rPr>
              <w:t xml:space="preserve"> No</w:t>
            </w:r>
          </w:p>
        </w:tc>
        <w:tc>
          <w:tcPr>
            <w:tcW w:w="576" w:type="pct"/>
            <w:tcBorders>
              <w:top w:val="single" w:sz="4" w:space="0" w:color="auto"/>
              <w:left w:val="nil"/>
              <w:bottom w:val="nil"/>
              <w:right w:val="nil"/>
            </w:tcBorders>
            <w:shd w:val="clear" w:color="000000" w:fill="A7C6ED"/>
            <w:noWrap/>
            <w:vAlign w:val="bottom"/>
            <w:hideMark/>
          </w:tcPr>
          <w:p w14:paraId="0CE55EAD"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Theme</w:t>
            </w:r>
          </w:p>
        </w:tc>
        <w:tc>
          <w:tcPr>
            <w:tcW w:w="2403" w:type="pct"/>
            <w:tcBorders>
              <w:top w:val="single" w:sz="4" w:space="0" w:color="auto"/>
              <w:left w:val="nil"/>
              <w:bottom w:val="nil"/>
              <w:right w:val="nil"/>
            </w:tcBorders>
            <w:shd w:val="clear" w:color="000000" w:fill="A7C6ED"/>
            <w:noWrap/>
            <w:vAlign w:val="bottom"/>
            <w:hideMark/>
          </w:tcPr>
          <w:p w14:paraId="566DD0BD"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Indicator</w:t>
            </w:r>
          </w:p>
        </w:tc>
        <w:tc>
          <w:tcPr>
            <w:tcW w:w="636" w:type="pct"/>
            <w:tcBorders>
              <w:top w:val="single" w:sz="4" w:space="0" w:color="auto"/>
              <w:left w:val="nil"/>
              <w:bottom w:val="nil"/>
              <w:right w:val="nil"/>
            </w:tcBorders>
            <w:shd w:val="clear" w:color="000000" w:fill="A7C6ED"/>
            <w:noWrap/>
            <w:vAlign w:val="bottom"/>
            <w:hideMark/>
          </w:tcPr>
          <w:p w14:paraId="4DEDBDD9"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Scale</w:t>
            </w:r>
          </w:p>
        </w:tc>
        <w:tc>
          <w:tcPr>
            <w:tcW w:w="1047" w:type="pct"/>
            <w:tcBorders>
              <w:top w:val="single" w:sz="4" w:space="0" w:color="auto"/>
              <w:left w:val="nil"/>
              <w:bottom w:val="nil"/>
              <w:right w:val="nil"/>
            </w:tcBorders>
            <w:shd w:val="clear" w:color="000000" w:fill="A7C6ED"/>
            <w:noWrap/>
            <w:vAlign w:val="bottom"/>
            <w:hideMark/>
          </w:tcPr>
          <w:p w14:paraId="349909D8"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Overall</w:t>
            </w:r>
          </w:p>
        </w:tc>
      </w:tr>
      <w:tr w:rsidR="000A60F5" w:rsidRPr="000A60F5" w14:paraId="53E42806"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FF38DC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w:t>
            </w:r>
          </w:p>
        </w:tc>
        <w:tc>
          <w:tcPr>
            <w:tcW w:w="576" w:type="pct"/>
            <w:tcBorders>
              <w:top w:val="single" w:sz="4" w:space="0" w:color="auto"/>
              <w:left w:val="nil"/>
              <w:bottom w:val="single" w:sz="4" w:space="0" w:color="auto"/>
              <w:right w:val="nil"/>
            </w:tcBorders>
            <w:shd w:val="clear" w:color="auto" w:fill="auto"/>
            <w:noWrap/>
            <w:vAlign w:val="bottom"/>
            <w:hideMark/>
          </w:tcPr>
          <w:p w14:paraId="2D91D7F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single" w:sz="4" w:space="0" w:color="auto"/>
              <w:left w:val="nil"/>
              <w:bottom w:val="single" w:sz="4" w:space="0" w:color="auto"/>
              <w:right w:val="nil"/>
            </w:tcBorders>
            <w:shd w:val="clear" w:color="auto" w:fill="auto"/>
            <w:noWrap/>
            <w:vAlign w:val="bottom"/>
            <w:hideMark/>
          </w:tcPr>
          <w:p w14:paraId="4F17EB90"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knowledge of organizations doing humanitarian or development work in the community</w:t>
            </w:r>
          </w:p>
        </w:tc>
        <w:tc>
          <w:tcPr>
            <w:tcW w:w="636" w:type="pct"/>
            <w:tcBorders>
              <w:top w:val="single" w:sz="4" w:space="0" w:color="auto"/>
              <w:left w:val="nil"/>
              <w:bottom w:val="single" w:sz="4" w:space="0" w:color="auto"/>
              <w:right w:val="nil"/>
            </w:tcBorders>
            <w:shd w:val="clear" w:color="auto" w:fill="auto"/>
            <w:noWrap/>
            <w:vAlign w:val="bottom"/>
            <w:hideMark/>
          </w:tcPr>
          <w:p w14:paraId="63B4C74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single" w:sz="4" w:space="0" w:color="auto"/>
              <w:left w:val="nil"/>
              <w:bottom w:val="single" w:sz="4" w:space="0" w:color="auto"/>
              <w:right w:val="nil"/>
            </w:tcBorders>
            <w:shd w:val="clear" w:color="auto" w:fill="auto"/>
            <w:noWrap/>
            <w:vAlign w:val="bottom"/>
            <w:hideMark/>
          </w:tcPr>
          <w:p w14:paraId="294EECE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44%</w:t>
            </w:r>
          </w:p>
        </w:tc>
      </w:tr>
      <w:tr w:rsidR="000A60F5" w:rsidRPr="000A60F5" w14:paraId="5265FDF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2E0458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w:t>
            </w:r>
          </w:p>
        </w:tc>
        <w:tc>
          <w:tcPr>
            <w:tcW w:w="576" w:type="pct"/>
            <w:tcBorders>
              <w:top w:val="nil"/>
              <w:left w:val="nil"/>
              <w:bottom w:val="single" w:sz="4" w:space="0" w:color="auto"/>
              <w:right w:val="nil"/>
            </w:tcBorders>
            <w:shd w:val="clear" w:color="auto" w:fill="auto"/>
            <w:noWrap/>
            <w:vAlign w:val="bottom"/>
            <w:hideMark/>
          </w:tcPr>
          <w:p w14:paraId="20D8DDC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Agency</w:t>
            </w:r>
          </w:p>
        </w:tc>
        <w:tc>
          <w:tcPr>
            <w:tcW w:w="2403" w:type="pct"/>
            <w:tcBorders>
              <w:top w:val="nil"/>
              <w:left w:val="nil"/>
              <w:bottom w:val="single" w:sz="4" w:space="0" w:color="auto"/>
              <w:right w:val="nil"/>
            </w:tcBorders>
            <w:shd w:val="clear" w:color="auto" w:fill="auto"/>
            <w:noWrap/>
            <w:vAlign w:val="bottom"/>
            <w:hideMark/>
          </w:tcPr>
          <w:p w14:paraId="3AC0237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Aspirations index</w:t>
            </w:r>
          </w:p>
        </w:tc>
        <w:tc>
          <w:tcPr>
            <w:tcW w:w="636" w:type="pct"/>
            <w:tcBorders>
              <w:top w:val="nil"/>
              <w:left w:val="nil"/>
              <w:bottom w:val="single" w:sz="4" w:space="0" w:color="auto"/>
              <w:right w:val="nil"/>
            </w:tcBorders>
            <w:shd w:val="clear" w:color="auto" w:fill="auto"/>
            <w:noWrap/>
            <w:vAlign w:val="bottom"/>
            <w:hideMark/>
          </w:tcPr>
          <w:p w14:paraId="781E14E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513C47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76.6</w:t>
            </w:r>
          </w:p>
        </w:tc>
      </w:tr>
      <w:tr w:rsidR="000A60F5" w:rsidRPr="000A60F5" w14:paraId="72981C3B"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DCE12E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w:t>
            </w:r>
          </w:p>
        </w:tc>
        <w:tc>
          <w:tcPr>
            <w:tcW w:w="576" w:type="pct"/>
            <w:tcBorders>
              <w:top w:val="nil"/>
              <w:left w:val="nil"/>
              <w:bottom w:val="single" w:sz="4" w:space="0" w:color="auto"/>
              <w:right w:val="nil"/>
            </w:tcBorders>
            <w:shd w:val="clear" w:color="auto" w:fill="auto"/>
            <w:noWrap/>
            <w:vAlign w:val="bottom"/>
            <w:hideMark/>
          </w:tcPr>
          <w:p w14:paraId="55B7032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900B898"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households reporting participation in community groups</w:t>
            </w:r>
          </w:p>
        </w:tc>
        <w:tc>
          <w:tcPr>
            <w:tcW w:w="636" w:type="pct"/>
            <w:tcBorders>
              <w:top w:val="nil"/>
              <w:left w:val="nil"/>
              <w:bottom w:val="single" w:sz="4" w:space="0" w:color="auto"/>
              <w:right w:val="nil"/>
            </w:tcBorders>
            <w:shd w:val="clear" w:color="auto" w:fill="auto"/>
            <w:noWrap/>
            <w:vAlign w:val="bottom"/>
            <w:hideMark/>
          </w:tcPr>
          <w:p w14:paraId="5BB69FB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081A436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86%</w:t>
            </w:r>
          </w:p>
        </w:tc>
      </w:tr>
      <w:tr w:rsidR="000A60F5" w:rsidRPr="000A60F5" w14:paraId="1467BE8A"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07FF98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w:t>
            </w:r>
          </w:p>
        </w:tc>
        <w:tc>
          <w:tcPr>
            <w:tcW w:w="576" w:type="pct"/>
            <w:tcBorders>
              <w:top w:val="nil"/>
              <w:left w:val="nil"/>
              <w:bottom w:val="single" w:sz="4" w:space="0" w:color="auto"/>
              <w:right w:val="nil"/>
            </w:tcBorders>
            <w:shd w:val="clear" w:color="auto" w:fill="auto"/>
            <w:noWrap/>
            <w:vAlign w:val="bottom"/>
            <w:hideMark/>
          </w:tcPr>
          <w:p w14:paraId="5894475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4B81E79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households reporting symptoms of trauma</w:t>
            </w:r>
          </w:p>
        </w:tc>
        <w:tc>
          <w:tcPr>
            <w:tcW w:w="636" w:type="pct"/>
            <w:tcBorders>
              <w:top w:val="nil"/>
              <w:left w:val="nil"/>
              <w:bottom w:val="single" w:sz="4" w:space="0" w:color="auto"/>
              <w:right w:val="nil"/>
            </w:tcBorders>
            <w:shd w:val="clear" w:color="auto" w:fill="auto"/>
            <w:noWrap/>
            <w:vAlign w:val="bottom"/>
            <w:hideMark/>
          </w:tcPr>
          <w:p w14:paraId="519F5A6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695C48F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77%</w:t>
            </w:r>
          </w:p>
        </w:tc>
      </w:tr>
      <w:tr w:rsidR="000A60F5" w:rsidRPr="000A60F5" w14:paraId="25D0F148"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6B057E4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5</w:t>
            </w:r>
          </w:p>
        </w:tc>
        <w:tc>
          <w:tcPr>
            <w:tcW w:w="576" w:type="pct"/>
            <w:tcBorders>
              <w:top w:val="nil"/>
              <w:left w:val="nil"/>
              <w:bottom w:val="single" w:sz="4" w:space="0" w:color="auto"/>
              <w:right w:val="nil"/>
            </w:tcBorders>
            <w:shd w:val="clear" w:color="auto" w:fill="auto"/>
            <w:noWrap/>
            <w:vAlign w:val="bottom"/>
            <w:hideMark/>
          </w:tcPr>
          <w:p w14:paraId="4CCB962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394C674E"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Local perception of quality of available health services</w:t>
            </w:r>
          </w:p>
        </w:tc>
        <w:tc>
          <w:tcPr>
            <w:tcW w:w="636" w:type="pct"/>
            <w:tcBorders>
              <w:top w:val="nil"/>
              <w:left w:val="nil"/>
              <w:bottom w:val="single" w:sz="4" w:space="0" w:color="auto"/>
              <w:right w:val="nil"/>
            </w:tcBorders>
            <w:shd w:val="clear" w:color="auto" w:fill="auto"/>
            <w:noWrap/>
            <w:vAlign w:val="bottom"/>
            <w:hideMark/>
          </w:tcPr>
          <w:p w14:paraId="4323EEF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Fair or Better</w:t>
            </w:r>
          </w:p>
        </w:tc>
        <w:tc>
          <w:tcPr>
            <w:tcW w:w="1047" w:type="pct"/>
            <w:tcBorders>
              <w:top w:val="nil"/>
              <w:left w:val="nil"/>
              <w:bottom w:val="single" w:sz="4" w:space="0" w:color="auto"/>
              <w:right w:val="nil"/>
            </w:tcBorders>
            <w:shd w:val="clear" w:color="auto" w:fill="auto"/>
            <w:noWrap/>
            <w:vAlign w:val="bottom"/>
            <w:hideMark/>
          </w:tcPr>
          <w:p w14:paraId="5492FBC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65%</w:t>
            </w:r>
          </w:p>
        </w:tc>
      </w:tr>
      <w:tr w:rsidR="000A60F5" w:rsidRPr="000A60F5" w14:paraId="480C6C81"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BC52CA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w:t>
            </w:r>
          </w:p>
        </w:tc>
        <w:tc>
          <w:tcPr>
            <w:tcW w:w="576" w:type="pct"/>
            <w:tcBorders>
              <w:top w:val="nil"/>
              <w:left w:val="nil"/>
              <w:bottom w:val="single" w:sz="4" w:space="0" w:color="auto"/>
              <w:right w:val="nil"/>
            </w:tcBorders>
            <w:shd w:val="clear" w:color="auto" w:fill="auto"/>
            <w:noWrap/>
            <w:vAlign w:val="bottom"/>
            <w:hideMark/>
          </w:tcPr>
          <w:p w14:paraId="364EBFC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06214A6F"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Household diversity of income-earning sources</w:t>
            </w:r>
          </w:p>
        </w:tc>
        <w:tc>
          <w:tcPr>
            <w:tcW w:w="636" w:type="pct"/>
            <w:tcBorders>
              <w:top w:val="nil"/>
              <w:left w:val="nil"/>
              <w:bottom w:val="single" w:sz="4" w:space="0" w:color="auto"/>
              <w:right w:val="nil"/>
            </w:tcBorders>
            <w:shd w:val="clear" w:color="auto" w:fill="auto"/>
            <w:noWrap/>
            <w:vAlign w:val="bottom"/>
            <w:hideMark/>
          </w:tcPr>
          <w:p w14:paraId="46313CD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First Ranked Choice</w:t>
            </w:r>
          </w:p>
        </w:tc>
        <w:tc>
          <w:tcPr>
            <w:tcW w:w="1047" w:type="pct"/>
            <w:tcBorders>
              <w:top w:val="nil"/>
              <w:left w:val="nil"/>
              <w:bottom w:val="single" w:sz="4" w:space="0" w:color="auto"/>
              <w:right w:val="nil"/>
            </w:tcBorders>
            <w:shd w:val="clear" w:color="auto" w:fill="auto"/>
            <w:noWrap/>
            <w:vAlign w:val="bottom"/>
            <w:hideMark/>
          </w:tcPr>
          <w:p w14:paraId="69F71C7A"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Own farming/crop production and sales</w:t>
            </w:r>
          </w:p>
        </w:tc>
      </w:tr>
      <w:tr w:rsidR="000A60F5" w:rsidRPr="000A60F5" w14:paraId="33A8F8CE"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FAB783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w:t>
            </w:r>
          </w:p>
        </w:tc>
        <w:tc>
          <w:tcPr>
            <w:tcW w:w="576" w:type="pct"/>
            <w:tcBorders>
              <w:top w:val="nil"/>
              <w:left w:val="nil"/>
              <w:bottom w:val="single" w:sz="4" w:space="0" w:color="auto"/>
              <w:right w:val="nil"/>
            </w:tcBorders>
            <w:shd w:val="clear" w:color="auto" w:fill="auto"/>
            <w:noWrap/>
            <w:vAlign w:val="bottom"/>
            <w:hideMark/>
          </w:tcPr>
          <w:p w14:paraId="102EB5C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6B00AC85"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Local perception of SGBV</w:t>
            </w:r>
          </w:p>
        </w:tc>
        <w:tc>
          <w:tcPr>
            <w:tcW w:w="636" w:type="pct"/>
            <w:tcBorders>
              <w:top w:val="nil"/>
              <w:left w:val="nil"/>
              <w:bottom w:val="single" w:sz="4" w:space="0" w:color="auto"/>
              <w:right w:val="nil"/>
            </w:tcBorders>
            <w:shd w:val="clear" w:color="auto" w:fill="auto"/>
            <w:noWrap/>
            <w:vAlign w:val="bottom"/>
            <w:hideMark/>
          </w:tcPr>
          <w:p w14:paraId="13E7559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2CCC461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61%</w:t>
            </w:r>
          </w:p>
        </w:tc>
      </w:tr>
      <w:tr w:rsidR="000A60F5" w:rsidRPr="000A60F5" w14:paraId="4A7393F0"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45DCFA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8</w:t>
            </w:r>
          </w:p>
        </w:tc>
        <w:tc>
          <w:tcPr>
            <w:tcW w:w="576" w:type="pct"/>
            <w:tcBorders>
              <w:top w:val="nil"/>
              <w:left w:val="nil"/>
              <w:bottom w:val="single" w:sz="4" w:space="0" w:color="auto"/>
              <w:right w:val="nil"/>
            </w:tcBorders>
            <w:shd w:val="clear" w:color="auto" w:fill="auto"/>
            <w:noWrap/>
            <w:vAlign w:val="bottom"/>
            <w:hideMark/>
          </w:tcPr>
          <w:p w14:paraId="4DF3105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Food Security</w:t>
            </w:r>
          </w:p>
        </w:tc>
        <w:tc>
          <w:tcPr>
            <w:tcW w:w="2403" w:type="pct"/>
            <w:tcBorders>
              <w:top w:val="nil"/>
              <w:left w:val="nil"/>
              <w:bottom w:val="single" w:sz="4" w:space="0" w:color="auto"/>
              <w:right w:val="nil"/>
            </w:tcBorders>
            <w:shd w:val="clear" w:color="auto" w:fill="auto"/>
            <w:noWrap/>
            <w:vAlign w:val="bottom"/>
            <w:hideMark/>
          </w:tcPr>
          <w:p w14:paraId="00C6533E"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Household Dietary Diversity Scale</w:t>
            </w:r>
          </w:p>
        </w:tc>
        <w:tc>
          <w:tcPr>
            <w:tcW w:w="636" w:type="pct"/>
            <w:tcBorders>
              <w:top w:val="nil"/>
              <w:left w:val="nil"/>
              <w:bottom w:val="single" w:sz="4" w:space="0" w:color="auto"/>
              <w:right w:val="nil"/>
            </w:tcBorders>
            <w:shd w:val="clear" w:color="auto" w:fill="auto"/>
            <w:noWrap/>
            <w:vAlign w:val="bottom"/>
            <w:hideMark/>
          </w:tcPr>
          <w:p w14:paraId="5374142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12</w:t>
            </w:r>
          </w:p>
        </w:tc>
        <w:tc>
          <w:tcPr>
            <w:tcW w:w="1047" w:type="pct"/>
            <w:tcBorders>
              <w:top w:val="nil"/>
              <w:left w:val="nil"/>
              <w:bottom w:val="single" w:sz="4" w:space="0" w:color="auto"/>
              <w:right w:val="nil"/>
            </w:tcBorders>
            <w:shd w:val="clear" w:color="auto" w:fill="auto"/>
            <w:noWrap/>
            <w:vAlign w:val="bottom"/>
            <w:hideMark/>
          </w:tcPr>
          <w:p w14:paraId="27357FC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6.4</w:t>
            </w:r>
          </w:p>
        </w:tc>
      </w:tr>
      <w:tr w:rsidR="000A60F5" w:rsidRPr="000A60F5" w14:paraId="6C0EE88B"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EFF433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9</w:t>
            </w:r>
          </w:p>
        </w:tc>
        <w:tc>
          <w:tcPr>
            <w:tcW w:w="576" w:type="pct"/>
            <w:tcBorders>
              <w:top w:val="nil"/>
              <w:left w:val="nil"/>
              <w:bottom w:val="single" w:sz="4" w:space="0" w:color="auto"/>
              <w:right w:val="nil"/>
            </w:tcBorders>
            <w:shd w:val="clear" w:color="auto" w:fill="auto"/>
            <w:noWrap/>
            <w:vAlign w:val="bottom"/>
            <w:hideMark/>
          </w:tcPr>
          <w:p w14:paraId="31C182F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Shocks and Stresses</w:t>
            </w:r>
          </w:p>
        </w:tc>
        <w:tc>
          <w:tcPr>
            <w:tcW w:w="2403" w:type="pct"/>
            <w:tcBorders>
              <w:top w:val="nil"/>
              <w:left w:val="nil"/>
              <w:bottom w:val="single" w:sz="4" w:space="0" w:color="auto"/>
              <w:right w:val="nil"/>
            </w:tcBorders>
            <w:shd w:val="clear" w:color="auto" w:fill="auto"/>
            <w:noWrap/>
            <w:vAlign w:val="bottom"/>
            <w:hideMark/>
          </w:tcPr>
          <w:p w14:paraId="67C9571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Number of reported conflicts</w:t>
            </w:r>
          </w:p>
        </w:tc>
        <w:tc>
          <w:tcPr>
            <w:tcW w:w="636" w:type="pct"/>
            <w:tcBorders>
              <w:top w:val="nil"/>
              <w:left w:val="nil"/>
              <w:bottom w:val="single" w:sz="4" w:space="0" w:color="auto"/>
              <w:right w:val="nil"/>
            </w:tcBorders>
            <w:shd w:val="clear" w:color="auto" w:fill="auto"/>
            <w:noWrap/>
            <w:vAlign w:val="bottom"/>
            <w:hideMark/>
          </w:tcPr>
          <w:p w14:paraId="321E79F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5639376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411E243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2FC07F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10</w:t>
            </w:r>
          </w:p>
        </w:tc>
        <w:tc>
          <w:tcPr>
            <w:tcW w:w="576" w:type="pct"/>
            <w:tcBorders>
              <w:top w:val="nil"/>
              <w:left w:val="nil"/>
              <w:bottom w:val="single" w:sz="4" w:space="0" w:color="auto"/>
              <w:right w:val="nil"/>
            </w:tcBorders>
            <w:shd w:val="clear" w:color="auto" w:fill="auto"/>
            <w:noWrap/>
            <w:vAlign w:val="bottom"/>
            <w:hideMark/>
          </w:tcPr>
          <w:p w14:paraId="69C994A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75596871"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Severity of reported conflicts (deaths, loss of assets, displacements)</w:t>
            </w:r>
          </w:p>
        </w:tc>
        <w:tc>
          <w:tcPr>
            <w:tcW w:w="636" w:type="pct"/>
            <w:tcBorders>
              <w:top w:val="nil"/>
              <w:left w:val="nil"/>
              <w:bottom w:val="single" w:sz="4" w:space="0" w:color="auto"/>
              <w:right w:val="nil"/>
            </w:tcBorders>
            <w:shd w:val="clear" w:color="auto" w:fill="auto"/>
            <w:noWrap/>
            <w:vAlign w:val="bottom"/>
            <w:hideMark/>
          </w:tcPr>
          <w:p w14:paraId="0208AEB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Worst Ever</w:t>
            </w:r>
          </w:p>
        </w:tc>
        <w:tc>
          <w:tcPr>
            <w:tcW w:w="1047" w:type="pct"/>
            <w:tcBorders>
              <w:top w:val="nil"/>
              <w:left w:val="nil"/>
              <w:bottom w:val="single" w:sz="4" w:space="0" w:color="auto"/>
              <w:right w:val="nil"/>
            </w:tcBorders>
            <w:shd w:val="clear" w:color="auto" w:fill="auto"/>
            <w:noWrap/>
            <w:vAlign w:val="bottom"/>
            <w:hideMark/>
          </w:tcPr>
          <w:p w14:paraId="2223591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46%</w:t>
            </w:r>
          </w:p>
        </w:tc>
      </w:tr>
      <w:tr w:rsidR="000A60F5" w:rsidRPr="000A60F5" w14:paraId="6911708D"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C6161A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11</w:t>
            </w:r>
          </w:p>
        </w:tc>
        <w:tc>
          <w:tcPr>
            <w:tcW w:w="576" w:type="pct"/>
            <w:tcBorders>
              <w:top w:val="nil"/>
              <w:left w:val="nil"/>
              <w:bottom w:val="single" w:sz="4" w:space="0" w:color="auto"/>
              <w:right w:val="nil"/>
            </w:tcBorders>
            <w:shd w:val="clear" w:color="auto" w:fill="auto"/>
            <w:noWrap/>
            <w:vAlign w:val="bottom"/>
            <w:hideMark/>
          </w:tcPr>
          <w:p w14:paraId="7EEBF23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Cohesion</w:t>
            </w:r>
          </w:p>
        </w:tc>
        <w:tc>
          <w:tcPr>
            <w:tcW w:w="2403" w:type="pct"/>
            <w:tcBorders>
              <w:top w:val="nil"/>
              <w:left w:val="nil"/>
              <w:bottom w:val="single" w:sz="4" w:space="0" w:color="auto"/>
              <w:right w:val="nil"/>
            </w:tcBorders>
            <w:shd w:val="clear" w:color="auto" w:fill="auto"/>
            <w:noWrap/>
            <w:vAlign w:val="bottom"/>
            <w:hideMark/>
          </w:tcPr>
          <w:p w14:paraId="3CB760A6"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bonding social capital, among members of targeted communities</w:t>
            </w:r>
          </w:p>
        </w:tc>
        <w:tc>
          <w:tcPr>
            <w:tcW w:w="636" w:type="pct"/>
            <w:tcBorders>
              <w:top w:val="nil"/>
              <w:left w:val="nil"/>
              <w:bottom w:val="single" w:sz="4" w:space="0" w:color="auto"/>
              <w:right w:val="nil"/>
            </w:tcBorders>
            <w:shd w:val="clear" w:color="auto" w:fill="auto"/>
            <w:noWrap/>
            <w:vAlign w:val="bottom"/>
            <w:hideMark/>
          </w:tcPr>
          <w:p w14:paraId="62039D2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FB049F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43.3</w:t>
            </w:r>
          </w:p>
        </w:tc>
      </w:tr>
      <w:tr w:rsidR="000A60F5" w:rsidRPr="000A60F5" w14:paraId="594BA989"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D17AE6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12</w:t>
            </w:r>
          </w:p>
        </w:tc>
        <w:tc>
          <w:tcPr>
            <w:tcW w:w="576" w:type="pct"/>
            <w:tcBorders>
              <w:top w:val="nil"/>
              <w:left w:val="nil"/>
              <w:bottom w:val="single" w:sz="4" w:space="0" w:color="auto"/>
              <w:right w:val="nil"/>
            </w:tcBorders>
            <w:shd w:val="clear" w:color="auto" w:fill="auto"/>
            <w:noWrap/>
            <w:vAlign w:val="bottom"/>
            <w:hideMark/>
          </w:tcPr>
          <w:p w14:paraId="708BB0A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Cohesion</w:t>
            </w:r>
          </w:p>
        </w:tc>
        <w:tc>
          <w:tcPr>
            <w:tcW w:w="2403" w:type="pct"/>
            <w:tcBorders>
              <w:top w:val="nil"/>
              <w:left w:val="nil"/>
              <w:bottom w:val="single" w:sz="4" w:space="0" w:color="auto"/>
              <w:right w:val="nil"/>
            </w:tcBorders>
            <w:shd w:val="clear" w:color="auto" w:fill="auto"/>
            <w:noWrap/>
            <w:vAlign w:val="bottom"/>
            <w:hideMark/>
          </w:tcPr>
          <w:p w14:paraId="3A05498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bridging social capital, among members of targeted communities</w:t>
            </w:r>
          </w:p>
        </w:tc>
        <w:tc>
          <w:tcPr>
            <w:tcW w:w="636" w:type="pct"/>
            <w:tcBorders>
              <w:top w:val="nil"/>
              <w:left w:val="nil"/>
              <w:bottom w:val="single" w:sz="4" w:space="0" w:color="auto"/>
              <w:right w:val="nil"/>
            </w:tcBorders>
            <w:shd w:val="clear" w:color="auto" w:fill="auto"/>
            <w:noWrap/>
            <w:vAlign w:val="bottom"/>
            <w:hideMark/>
          </w:tcPr>
          <w:p w14:paraId="77E22C2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AC6021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34.6</w:t>
            </w:r>
          </w:p>
        </w:tc>
      </w:tr>
      <w:tr w:rsidR="000A60F5" w:rsidRPr="000A60F5" w14:paraId="05DD93D9"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6B3E3E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13.1</w:t>
            </w:r>
          </w:p>
        </w:tc>
        <w:tc>
          <w:tcPr>
            <w:tcW w:w="576" w:type="pct"/>
            <w:tcBorders>
              <w:top w:val="nil"/>
              <w:left w:val="nil"/>
              <w:bottom w:val="single" w:sz="4" w:space="0" w:color="auto"/>
              <w:right w:val="nil"/>
            </w:tcBorders>
            <w:shd w:val="clear" w:color="auto" w:fill="auto"/>
            <w:noWrap/>
            <w:vAlign w:val="bottom"/>
            <w:hideMark/>
          </w:tcPr>
          <w:p w14:paraId="7E3B0DC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3A8C649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targeted social practices - Cattle Raiding</w:t>
            </w:r>
          </w:p>
        </w:tc>
        <w:tc>
          <w:tcPr>
            <w:tcW w:w="636" w:type="pct"/>
            <w:tcBorders>
              <w:top w:val="nil"/>
              <w:left w:val="nil"/>
              <w:bottom w:val="single" w:sz="4" w:space="0" w:color="auto"/>
              <w:right w:val="nil"/>
            </w:tcBorders>
            <w:shd w:val="clear" w:color="auto" w:fill="auto"/>
            <w:noWrap/>
            <w:vAlign w:val="bottom"/>
            <w:hideMark/>
          </w:tcPr>
          <w:p w14:paraId="36FC7BE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0F2B295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75%</w:t>
            </w:r>
          </w:p>
        </w:tc>
      </w:tr>
      <w:tr w:rsidR="000A60F5" w:rsidRPr="000A60F5" w14:paraId="69AB4EF3"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07DA9E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13.2</w:t>
            </w:r>
          </w:p>
        </w:tc>
        <w:tc>
          <w:tcPr>
            <w:tcW w:w="576" w:type="pct"/>
            <w:tcBorders>
              <w:top w:val="nil"/>
              <w:left w:val="nil"/>
              <w:bottom w:val="single" w:sz="4" w:space="0" w:color="auto"/>
              <w:right w:val="nil"/>
            </w:tcBorders>
            <w:shd w:val="clear" w:color="auto" w:fill="auto"/>
            <w:noWrap/>
            <w:vAlign w:val="bottom"/>
            <w:hideMark/>
          </w:tcPr>
          <w:p w14:paraId="0FEAB92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3ACD477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targeted social practices - Early Marriage</w:t>
            </w:r>
          </w:p>
        </w:tc>
        <w:tc>
          <w:tcPr>
            <w:tcW w:w="636" w:type="pct"/>
            <w:tcBorders>
              <w:top w:val="nil"/>
              <w:left w:val="nil"/>
              <w:bottom w:val="single" w:sz="4" w:space="0" w:color="auto"/>
              <w:right w:val="nil"/>
            </w:tcBorders>
            <w:shd w:val="clear" w:color="auto" w:fill="auto"/>
            <w:noWrap/>
            <w:vAlign w:val="bottom"/>
            <w:hideMark/>
          </w:tcPr>
          <w:p w14:paraId="703C3CB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51F2C63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73%</w:t>
            </w:r>
          </w:p>
        </w:tc>
      </w:tr>
      <w:tr w:rsidR="000A60F5" w:rsidRPr="000A60F5" w14:paraId="010A8A9A"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6C009CB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14</w:t>
            </w:r>
          </w:p>
        </w:tc>
        <w:tc>
          <w:tcPr>
            <w:tcW w:w="576" w:type="pct"/>
            <w:tcBorders>
              <w:top w:val="nil"/>
              <w:left w:val="nil"/>
              <w:bottom w:val="single" w:sz="4" w:space="0" w:color="auto"/>
              <w:right w:val="nil"/>
            </w:tcBorders>
            <w:shd w:val="clear" w:color="auto" w:fill="auto"/>
            <w:noWrap/>
            <w:vAlign w:val="bottom"/>
            <w:hideMark/>
          </w:tcPr>
          <w:p w14:paraId="6E89DE0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Food Security</w:t>
            </w:r>
          </w:p>
        </w:tc>
        <w:tc>
          <w:tcPr>
            <w:tcW w:w="2403" w:type="pct"/>
            <w:tcBorders>
              <w:top w:val="nil"/>
              <w:left w:val="nil"/>
              <w:bottom w:val="single" w:sz="4" w:space="0" w:color="auto"/>
              <w:right w:val="nil"/>
            </w:tcBorders>
            <w:shd w:val="clear" w:color="auto" w:fill="auto"/>
            <w:noWrap/>
            <w:vAlign w:val="bottom"/>
            <w:hideMark/>
          </w:tcPr>
          <w:p w14:paraId="3A182EA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Households’ positions on food security scale, within targeted communities</w:t>
            </w:r>
          </w:p>
        </w:tc>
        <w:tc>
          <w:tcPr>
            <w:tcW w:w="636" w:type="pct"/>
            <w:tcBorders>
              <w:top w:val="nil"/>
              <w:left w:val="nil"/>
              <w:bottom w:val="single" w:sz="4" w:space="0" w:color="auto"/>
              <w:right w:val="nil"/>
            </w:tcBorders>
            <w:shd w:val="clear" w:color="auto" w:fill="auto"/>
            <w:noWrap/>
            <w:vAlign w:val="bottom"/>
            <w:hideMark/>
          </w:tcPr>
          <w:p w14:paraId="4CC3853A"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8</w:t>
            </w:r>
          </w:p>
        </w:tc>
        <w:tc>
          <w:tcPr>
            <w:tcW w:w="1047" w:type="pct"/>
            <w:tcBorders>
              <w:top w:val="nil"/>
              <w:left w:val="nil"/>
              <w:bottom w:val="single" w:sz="4" w:space="0" w:color="auto"/>
              <w:right w:val="nil"/>
            </w:tcBorders>
            <w:shd w:val="clear" w:color="auto" w:fill="auto"/>
            <w:noWrap/>
            <w:vAlign w:val="bottom"/>
            <w:hideMark/>
          </w:tcPr>
          <w:p w14:paraId="03DAEED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7.6</w:t>
            </w:r>
          </w:p>
        </w:tc>
      </w:tr>
      <w:tr w:rsidR="000A60F5" w:rsidRPr="000A60F5" w14:paraId="2BDDE63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C73E22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15</w:t>
            </w:r>
          </w:p>
        </w:tc>
        <w:tc>
          <w:tcPr>
            <w:tcW w:w="576" w:type="pct"/>
            <w:tcBorders>
              <w:top w:val="nil"/>
              <w:left w:val="nil"/>
              <w:bottom w:val="single" w:sz="4" w:space="0" w:color="auto"/>
              <w:right w:val="nil"/>
            </w:tcBorders>
            <w:shd w:val="clear" w:color="auto" w:fill="auto"/>
            <w:noWrap/>
            <w:vAlign w:val="bottom"/>
            <w:hideMark/>
          </w:tcPr>
          <w:p w14:paraId="54B7D27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2B117AC8"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Perception of usefulness of emergency community action plans</w:t>
            </w:r>
          </w:p>
        </w:tc>
        <w:tc>
          <w:tcPr>
            <w:tcW w:w="636" w:type="pct"/>
            <w:tcBorders>
              <w:top w:val="nil"/>
              <w:left w:val="nil"/>
              <w:bottom w:val="single" w:sz="4" w:space="0" w:color="auto"/>
              <w:right w:val="nil"/>
            </w:tcBorders>
            <w:shd w:val="clear" w:color="auto" w:fill="auto"/>
            <w:noWrap/>
            <w:vAlign w:val="bottom"/>
            <w:hideMark/>
          </w:tcPr>
          <w:p w14:paraId="58A0032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Effective</w:t>
            </w:r>
          </w:p>
        </w:tc>
        <w:tc>
          <w:tcPr>
            <w:tcW w:w="1047" w:type="pct"/>
            <w:tcBorders>
              <w:top w:val="nil"/>
              <w:left w:val="nil"/>
              <w:bottom w:val="single" w:sz="4" w:space="0" w:color="auto"/>
              <w:right w:val="nil"/>
            </w:tcBorders>
            <w:shd w:val="clear" w:color="auto" w:fill="auto"/>
            <w:noWrap/>
            <w:vAlign w:val="bottom"/>
            <w:hideMark/>
          </w:tcPr>
          <w:p w14:paraId="0DA5C75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07D10CAC"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AD6BFD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16</w:t>
            </w:r>
          </w:p>
        </w:tc>
        <w:tc>
          <w:tcPr>
            <w:tcW w:w="576" w:type="pct"/>
            <w:tcBorders>
              <w:top w:val="nil"/>
              <w:left w:val="nil"/>
              <w:bottom w:val="single" w:sz="4" w:space="0" w:color="auto"/>
              <w:right w:val="nil"/>
            </w:tcBorders>
            <w:shd w:val="clear" w:color="auto" w:fill="auto"/>
            <w:noWrap/>
            <w:vAlign w:val="bottom"/>
            <w:hideMark/>
          </w:tcPr>
          <w:p w14:paraId="1B8AD42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37FAB55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households which report favorable opinions of educating girls</w:t>
            </w:r>
          </w:p>
        </w:tc>
        <w:tc>
          <w:tcPr>
            <w:tcW w:w="636" w:type="pct"/>
            <w:tcBorders>
              <w:top w:val="nil"/>
              <w:left w:val="nil"/>
              <w:bottom w:val="single" w:sz="4" w:space="0" w:color="auto"/>
              <w:right w:val="nil"/>
            </w:tcBorders>
            <w:shd w:val="clear" w:color="auto" w:fill="auto"/>
            <w:noWrap/>
            <w:vAlign w:val="bottom"/>
            <w:hideMark/>
          </w:tcPr>
          <w:p w14:paraId="280C83A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032399D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91%</w:t>
            </w:r>
          </w:p>
        </w:tc>
      </w:tr>
      <w:tr w:rsidR="000A60F5" w:rsidRPr="000A60F5" w14:paraId="0EE35558"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9DFCDD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17</w:t>
            </w:r>
          </w:p>
        </w:tc>
        <w:tc>
          <w:tcPr>
            <w:tcW w:w="576" w:type="pct"/>
            <w:tcBorders>
              <w:top w:val="nil"/>
              <w:left w:val="nil"/>
              <w:bottom w:val="single" w:sz="4" w:space="0" w:color="auto"/>
              <w:right w:val="nil"/>
            </w:tcBorders>
            <w:shd w:val="clear" w:color="auto" w:fill="auto"/>
            <w:noWrap/>
            <w:vAlign w:val="bottom"/>
            <w:hideMark/>
          </w:tcPr>
          <w:p w14:paraId="19E9B50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35D19931"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confidence in community and other sub-national institutions that govern natural resources</w:t>
            </w:r>
          </w:p>
        </w:tc>
        <w:tc>
          <w:tcPr>
            <w:tcW w:w="636" w:type="pct"/>
            <w:tcBorders>
              <w:top w:val="nil"/>
              <w:left w:val="nil"/>
              <w:bottom w:val="single" w:sz="4" w:space="0" w:color="auto"/>
              <w:right w:val="nil"/>
            </w:tcBorders>
            <w:shd w:val="clear" w:color="auto" w:fill="auto"/>
            <w:noWrap/>
            <w:vAlign w:val="bottom"/>
            <w:hideMark/>
          </w:tcPr>
          <w:p w14:paraId="44EEBE9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Confident</w:t>
            </w:r>
          </w:p>
        </w:tc>
        <w:tc>
          <w:tcPr>
            <w:tcW w:w="1047" w:type="pct"/>
            <w:tcBorders>
              <w:top w:val="nil"/>
              <w:left w:val="nil"/>
              <w:bottom w:val="single" w:sz="4" w:space="0" w:color="auto"/>
              <w:right w:val="nil"/>
            </w:tcBorders>
            <w:shd w:val="clear" w:color="auto" w:fill="auto"/>
            <w:noWrap/>
            <w:vAlign w:val="bottom"/>
            <w:hideMark/>
          </w:tcPr>
          <w:p w14:paraId="1613C11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42%</w:t>
            </w:r>
          </w:p>
        </w:tc>
      </w:tr>
      <w:tr w:rsidR="000A60F5" w:rsidRPr="000A60F5" w14:paraId="7C05C4E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24DB71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18</w:t>
            </w:r>
          </w:p>
        </w:tc>
        <w:tc>
          <w:tcPr>
            <w:tcW w:w="576" w:type="pct"/>
            <w:tcBorders>
              <w:top w:val="nil"/>
              <w:left w:val="nil"/>
              <w:bottom w:val="single" w:sz="4" w:space="0" w:color="auto"/>
              <w:right w:val="nil"/>
            </w:tcBorders>
            <w:shd w:val="clear" w:color="auto" w:fill="auto"/>
            <w:noWrap/>
            <w:vAlign w:val="bottom"/>
            <w:hideMark/>
          </w:tcPr>
          <w:p w14:paraId="3A76721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D0453D7"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trafficking in persons</w:t>
            </w:r>
          </w:p>
        </w:tc>
        <w:tc>
          <w:tcPr>
            <w:tcW w:w="636" w:type="pct"/>
            <w:tcBorders>
              <w:top w:val="nil"/>
              <w:left w:val="nil"/>
              <w:bottom w:val="single" w:sz="4" w:space="0" w:color="auto"/>
              <w:right w:val="nil"/>
            </w:tcBorders>
            <w:shd w:val="clear" w:color="auto" w:fill="auto"/>
            <w:noWrap/>
            <w:vAlign w:val="bottom"/>
            <w:hideMark/>
          </w:tcPr>
          <w:p w14:paraId="5A115DB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6745CE3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57%</w:t>
            </w:r>
          </w:p>
        </w:tc>
      </w:tr>
      <w:tr w:rsidR="000A60F5" w:rsidRPr="000A60F5" w14:paraId="0BFD9485"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4610FA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19</w:t>
            </w:r>
          </w:p>
        </w:tc>
        <w:tc>
          <w:tcPr>
            <w:tcW w:w="576" w:type="pct"/>
            <w:tcBorders>
              <w:top w:val="nil"/>
              <w:left w:val="nil"/>
              <w:bottom w:val="single" w:sz="4" w:space="0" w:color="auto"/>
              <w:right w:val="nil"/>
            </w:tcBorders>
            <w:shd w:val="clear" w:color="auto" w:fill="auto"/>
            <w:noWrap/>
            <w:vAlign w:val="bottom"/>
            <w:hideMark/>
          </w:tcPr>
          <w:p w14:paraId="1AA2DCE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750246B6"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the practice of bride prices</w:t>
            </w:r>
          </w:p>
        </w:tc>
        <w:tc>
          <w:tcPr>
            <w:tcW w:w="636" w:type="pct"/>
            <w:tcBorders>
              <w:top w:val="nil"/>
              <w:left w:val="nil"/>
              <w:bottom w:val="single" w:sz="4" w:space="0" w:color="auto"/>
              <w:right w:val="nil"/>
            </w:tcBorders>
            <w:shd w:val="clear" w:color="auto" w:fill="auto"/>
            <w:noWrap/>
            <w:vAlign w:val="bottom"/>
            <w:hideMark/>
          </w:tcPr>
          <w:p w14:paraId="735FB36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3973011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77%</w:t>
            </w:r>
          </w:p>
        </w:tc>
      </w:tr>
      <w:tr w:rsidR="000A60F5" w:rsidRPr="000A60F5" w14:paraId="7DAEE35E"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A37588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20</w:t>
            </w:r>
          </w:p>
        </w:tc>
        <w:tc>
          <w:tcPr>
            <w:tcW w:w="576" w:type="pct"/>
            <w:tcBorders>
              <w:top w:val="nil"/>
              <w:left w:val="nil"/>
              <w:bottom w:val="single" w:sz="4" w:space="0" w:color="auto"/>
              <w:right w:val="nil"/>
            </w:tcBorders>
            <w:shd w:val="clear" w:color="auto" w:fill="auto"/>
            <w:noWrap/>
            <w:vAlign w:val="bottom"/>
            <w:hideMark/>
          </w:tcPr>
          <w:p w14:paraId="584C254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7C40219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confidence in community institutions that oversee humanitarian and development investments</w:t>
            </w:r>
          </w:p>
        </w:tc>
        <w:tc>
          <w:tcPr>
            <w:tcW w:w="636" w:type="pct"/>
            <w:tcBorders>
              <w:top w:val="nil"/>
              <w:left w:val="nil"/>
              <w:bottom w:val="single" w:sz="4" w:space="0" w:color="auto"/>
              <w:right w:val="nil"/>
            </w:tcBorders>
            <w:shd w:val="clear" w:color="auto" w:fill="auto"/>
            <w:noWrap/>
            <w:vAlign w:val="bottom"/>
            <w:hideMark/>
          </w:tcPr>
          <w:p w14:paraId="43565CA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Confident</w:t>
            </w:r>
          </w:p>
        </w:tc>
        <w:tc>
          <w:tcPr>
            <w:tcW w:w="1047" w:type="pct"/>
            <w:tcBorders>
              <w:top w:val="nil"/>
              <w:left w:val="nil"/>
              <w:bottom w:val="single" w:sz="4" w:space="0" w:color="auto"/>
              <w:right w:val="nil"/>
            </w:tcBorders>
            <w:shd w:val="clear" w:color="auto" w:fill="auto"/>
            <w:noWrap/>
            <w:vAlign w:val="bottom"/>
            <w:hideMark/>
          </w:tcPr>
          <w:p w14:paraId="632E2E3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51%</w:t>
            </w:r>
          </w:p>
        </w:tc>
      </w:tr>
      <w:tr w:rsidR="000A60F5" w:rsidRPr="000A60F5" w14:paraId="3552F5D4"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955779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21</w:t>
            </w:r>
          </w:p>
        </w:tc>
        <w:tc>
          <w:tcPr>
            <w:tcW w:w="576" w:type="pct"/>
            <w:tcBorders>
              <w:top w:val="nil"/>
              <w:left w:val="nil"/>
              <w:bottom w:val="single" w:sz="4" w:space="0" w:color="auto"/>
              <w:right w:val="nil"/>
            </w:tcBorders>
            <w:shd w:val="clear" w:color="auto" w:fill="auto"/>
            <w:noWrap/>
            <w:vAlign w:val="bottom"/>
            <w:hideMark/>
          </w:tcPr>
          <w:p w14:paraId="1EDAECF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4FC0E61E"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Proportion of households which participate in an early warning system</w:t>
            </w:r>
          </w:p>
        </w:tc>
        <w:tc>
          <w:tcPr>
            <w:tcW w:w="636" w:type="pct"/>
            <w:tcBorders>
              <w:top w:val="nil"/>
              <w:left w:val="nil"/>
              <w:bottom w:val="single" w:sz="4" w:space="0" w:color="auto"/>
              <w:right w:val="nil"/>
            </w:tcBorders>
            <w:shd w:val="clear" w:color="auto" w:fill="auto"/>
            <w:noWrap/>
            <w:vAlign w:val="bottom"/>
            <w:hideMark/>
          </w:tcPr>
          <w:p w14:paraId="3648DD7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2464425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74%</w:t>
            </w:r>
          </w:p>
        </w:tc>
      </w:tr>
      <w:tr w:rsidR="000A60F5" w:rsidRPr="000A60F5" w14:paraId="3ED5DE23"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AAD8C2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lastRenderedPageBreak/>
              <w:t>22</w:t>
            </w:r>
          </w:p>
        </w:tc>
        <w:tc>
          <w:tcPr>
            <w:tcW w:w="576" w:type="pct"/>
            <w:tcBorders>
              <w:top w:val="nil"/>
              <w:left w:val="nil"/>
              <w:bottom w:val="single" w:sz="4" w:space="0" w:color="auto"/>
              <w:right w:val="nil"/>
            </w:tcBorders>
            <w:shd w:val="clear" w:color="auto" w:fill="auto"/>
            <w:noWrap/>
            <w:vAlign w:val="bottom"/>
            <w:hideMark/>
          </w:tcPr>
          <w:p w14:paraId="7EE6683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839F59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Proportion of children in target areas (9-59 months) vaccinated for measles</w:t>
            </w:r>
          </w:p>
        </w:tc>
        <w:tc>
          <w:tcPr>
            <w:tcW w:w="636" w:type="pct"/>
            <w:tcBorders>
              <w:top w:val="nil"/>
              <w:left w:val="nil"/>
              <w:bottom w:val="single" w:sz="4" w:space="0" w:color="auto"/>
              <w:right w:val="nil"/>
            </w:tcBorders>
            <w:shd w:val="clear" w:color="auto" w:fill="auto"/>
            <w:noWrap/>
            <w:vAlign w:val="bottom"/>
            <w:hideMark/>
          </w:tcPr>
          <w:p w14:paraId="128F0DB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150D6B3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78%</w:t>
            </w:r>
          </w:p>
        </w:tc>
      </w:tr>
      <w:tr w:rsidR="000A60F5" w:rsidRPr="000A60F5" w14:paraId="615ED3F0"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DB7CC6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23</w:t>
            </w:r>
          </w:p>
        </w:tc>
        <w:tc>
          <w:tcPr>
            <w:tcW w:w="576" w:type="pct"/>
            <w:tcBorders>
              <w:top w:val="nil"/>
              <w:left w:val="nil"/>
              <w:bottom w:val="single" w:sz="4" w:space="0" w:color="auto"/>
              <w:right w:val="nil"/>
            </w:tcBorders>
            <w:shd w:val="clear" w:color="auto" w:fill="auto"/>
            <w:noWrap/>
            <w:vAlign w:val="bottom"/>
            <w:hideMark/>
          </w:tcPr>
          <w:p w14:paraId="7F29E75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059C8625"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population that are satisfied with government services</w:t>
            </w:r>
          </w:p>
        </w:tc>
        <w:tc>
          <w:tcPr>
            <w:tcW w:w="636" w:type="pct"/>
            <w:tcBorders>
              <w:top w:val="nil"/>
              <w:left w:val="nil"/>
              <w:bottom w:val="single" w:sz="4" w:space="0" w:color="auto"/>
              <w:right w:val="nil"/>
            </w:tcBorders>
            <w:shd w:val="clear" w:color="auto" w:fill="auto"/>
            <w:noWrap/>
            <w:vAlign w:val="bottom"/>
            <w:hideMark/>
          </w:tcPr>
          <w:p w14:paraId="60D2DA0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Satisfied</w:t>
            </w:r>
          </w:p>
        </w:tc>
        <w:tc>
          <w:tcPr>
            <w:tcW w:w="1047" w:type="pct"/>
            <w:tcBorders>
              <w:top w:val="nil"/>
              <w:left w:val="nil"/>
              <w:bottom w:val="single" w:sz="4" w:space="0" w:color="auto"/>
              <w:right w:val="nil"/>
            </w:tcBorders>
            <w:shd w:val="clear" w:color="auto" w:fill="auto"/>
            <w:noWrap/>
            <w:vAlign w:val="bottom"/>
            <w:hideMark/>
          </w:tcPr>
          <w:p w14:paraId="140365A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29%</w:t>
            </w:r>
          </w:p>
        </w:tc>
      </w:tr>
      <w:tr w:rsidR="000A60F5" w:rsidRPr="000A60F5" w14:paraId="21D8D72B"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DF5811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24</w:t>
            </w:r>
          </w:p>
        </w:tc>
        <w:tc>
          <w:tcPr>
            <w:tcW w:w="576" w:type="pct"/>
            <w:tcBorders>
              <w:top w:val="nil"/>
              <w:left w:val="nil"/>
              <w:bottom w:val="single" w:sz="4" w:space="0" w:color="auto"/>
              <w:right w:val="nil"/>
            </w:tcBorders>
            <w:shd w:val="clear" w:color="auto" w:fill="auto"/>
            <w:noWrap/>
            <w:vAlign w:val="bottom"/>
            <w:hideMark/>
          </w:tcPr>
          <w:p w14:paraId="1E66469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54AE022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satisfaction with the involvement of traditional leaders in conflict resolution</w:t>
            </w:r>
          </w:p>
        </w:tc>
        <w:tc>
          <w:tcPr>
            <w:tcW w:w="636" w:type="pct"/>
            <w:tcBorders>
              <w:top w:val="nil"/>
              <w:left w:val="nil"/>
              <w:bottom w:val="single" w:sz="4" w:space="0" w:color="auto"/>
              <w:right w:val="nil"/>
            </w:tcBorders>
            <w:shd w:val="clear" w:color="auto" w:fill="auto"/>
            <w:noWrap/>
            <w:vAlign w:val="bottom"/>
            <w:hideMark/>
          </w:tcPr>
          <w:p w14:paraId="3294F44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Satisfied</w:t>
            </w:r>
          </w:p>
        </w:tc>
        <w:tc>
          <w:tcPr>
            <w:tcW w:w="1047" w:type="pct"/>
            <w:tcBorders>
              <w:top w:val="nil"/>
              <w:left w:val="nil"/>
              <w:bottom w:val="single" w:sz="4" w:space="0" w:color="auto"/>
              <w:right w:val="nil"/>
            </w:tcBorders>
            <w:shd w:val="clear" w:color="auto" w:fill="auto"/>
            <w:noWrap/>
            <w:vAlign w:val="bottom"/>
            <w:hideMark/>
          </w:tcPr>
          <w:p w14:paraId="176BE91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07F4F0E8"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6C3439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25</w:t>
            </w:r>
          </w:p>
        </w:tc>
        <w:tc>
          <w:tcPr>
            <w:tcW w:w="576" w:type="pct"/>
            <w:tcBorders>
              <w:top w:val="nil"/>
              <w:left w:val="nil"/>
              <w:bottom w:val="single" w:sz="4" w:space="0" w:color="auto"/>
              <w:right w:val="nil"/>
            </w:tcBorders>
            <w:shd w:val="clear" w:color="auto" w:fill="auto"/>
            <w:noWrap/>
            <w:vAlign w:val="bottom"/>
            <w:hideMark/>
          </w:tcPr>
          <w:p w14:paraId="5C05EAA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A08C65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Perception of improved state/government legitimacy</w:t>
            </w:r>
          </w:p>
        </w:tc>
        <w:tc>
          <w:tcPr>
            <w:tcW w:w="636" w:type="pct"/>
            <w:tcBorders>
              <w:top w:val="nil"/>
              <w:left w:val="nil"/>
              <w:bottom w:val="single" w:sz="4" w:space="0" w:color="auto"/>
              <w:right w:val="nil"/>
            </w:tcBorders>
            <w:shd w:val="clear" w:color="auto" w:fill="auto"/>
            <w:noWrap/>
            <w:vAlign w:val="bottom"/>
            <w:hideMark/>
          </w:tcPr>
          <w:p w14:paraId="6DAEBD9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63AD3C7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48%</w:t>
            </w:r>
          </w:p>
        </w:tc>
      </w:tr>
      <w:tr w:rsidR="000A60F5" w:rsidRPr="000A60F5" w14:paraId="1DAC9030"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ACAA1B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26</w:t>
            </w:r>
          </w:p>
        </w:tc>
        <w:tc>
          <w:tcPr>
            <w:tcW w:w="576" w:type="pct"/>
            <w:tcBorders>
              <w:top w:val="nil"/>
              <w:left w:val="nil"/>
              <w:bottom w:val="single" w:sz="4" w:space="0" w:color="auto"/>
              <w:right w:val="nil"/>
            </w:tcBorders>
            <w:shd w:val="clear" w:color="auto" w:fill="auto"/>
            <w:noWrap/>
            <w:vAlign w:val="bottom"/>
            <w:hideMark/>
          </w:tcPr>
          <w:p w14:paraId="2AA9B9A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4C42FD0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Ability to recover from shocks and stresses index</w:t>
            </w:r>
          </w:p>
        </w:tc>
        <w:tc>
          <w:tcPr>
            <w:tcW w:w="636" w:type="pct"/>
            <w:tcBorders>
              <w:top w:val="nil"/>
              <w:left w:val="nil"/>
              <w:bottom w:val="single" w:sz="4" w:space="0" w:color="auto"/>
              <w:right w:val="nil"/>
            </w:tcBorders>
            <w:shd w:val="clear" w:color="auto" w:fill="auto"/>
            <w:noWrap/>
            <w:vAlign w:val="bottom"/>
            <w:hideMark/>
          </w:tcPr>
          <w:p w14:paraId="40F2B1F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1.9 to 6.2</w:t>
            </w:r>
          </w:p>
        </w:tc>
        <w:tc>
          <w:tcPr>
            <w:tcW w:w="1047" w:type="pct"/>
            <w:tcBorders>
              <w:top w:val="nil"/>
              <w:left w:val="nil"/>
              <w:bottom w:val="single" w:sz="4" w:space="0" w:color="auto"/>
              <w:right w:val="nil"/>
            </w:tcBorders>
            <w:shd w:val="clear" w:color="auto" w:fill="auto"/>
            <w:noWrap/>
            <w:vAlign w:val="bottom"/>
            <w:hideMark/>
          </w:tcPr>
          <w:p w14:paraId="39A22D3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348C577C"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0243DA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27</w:t>
            </w:r>
          </w:p>
        </w:tc>
        <w:tc>
          <w:tcPr>
            <w:tcW w:w="576" w:type="pct"/>
            <w:tcBorders>
              <w:top w:val="nil"/>
              <w:left w:val="nil"/>
              <w:bottom w:val="single" w:sz="4" w:space="0" w:color="auto"/>
              <w:right w:val="nil"/>
            </w:tcBorders>
            <w:shd w:val="clear" w:color="auto" w:fill="auto"/>
            <w:noWrap/>
            <w:vAlign w:val="bottom"/>
            <w:hideMark/>
          </w:tcPr>
          <w:p w14:paraId="095F178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Cohesion</w:t>
            </w:r>
          </w:p>
        </w:tc>
        <w:tc>
          <w:tcPr>
            <w:tcW w:w="2403" w:type="pct"/>
            <w:tcBorders>
              <w:top w:val="nil"/>
              <w:left w:val="nil"/>
              <w:bottom w:val="single" w:sz="4" w:space="0" w:color="auto"/>
              <w:right w:val="nil"/>
            </w:tcBorders>
            <w:shd w:val="clear" w:color="auto" w:fill="auto"/>
            <w:noWrap/>
            <w:vAlign w:val="bottom"/>
            <w:hideMark/>
          </w:tcPr>
          <w:p w14:paraId="20173FD0"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Social cohesion at the household level</w:t>
            </w:r>
          </w:p>
        </w:tc>
        <w:tc>
          <w:tcPr>
            <w:tcW w:w="636" w:type="pct"/>
            <w:tcBorders>
              <w:top w:val="nil"/>
              <w:left w:val="nil"/>
              <w:bottom w:val="single" w:sz="4" w:space="0" w:color="auto"/>
              <w:right w:val="nil"/>
            </w:tcBorders>
            <w:shd w:val="clear" w:color="auto" w:fill="auto"/>
            <w:noWrap/>
            <w:vAlign w:val="bottom"/>
            <w:hideMark/>
          </w:tcPr>
          <w:p w14:paraId="36F7CA4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5B17A11A"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39.0</w:t>
            </w:r>
          </w:p>
        </w:tc>
      </w:tr>
      <w:tr w:rsidR="000A60F5" w:rsidRPr="000A60F5" w14:paraId="42D9B371"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704FF4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28</w:t>
            </w:r>
          </w:p>
        </w:tc>
        <w:tc>
          <w:tcPr>
            <w:tcW w:w="576" w:type="pct"/>
            <w:tcBorders>
              <w:top w:val="nil"/>
              <w:left w:val="nil"/>
              <w:bottom w:val="single" w:sz="4" w:space="0" w:color="auto"/>
              <w:right w:val="nil"/>
            </w:tcBorders>
            <w:shd w:val="clear" w:color="auto" w:fill="auto"/>
            <w:noWrap/>
            <w:vAlign w:val="bottom"/>
            <w:hideMark/>
          </w:tcPr>
          <w:p w14:paraId="65C0ED8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35642AA2"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Belief local government will respond effectively to future shocks and stresses</w:t>
            </w:r>
          </w:p>
        </w:tc>
        <w:tc>
          <w:tcPr>
            <w:tcW w:w="636" w:type="pct"/>
            <w:tcBorders>
              <w:top w:val="nil"/>
              <w:left w:val="nil"/>
              <w:bottom w:val="single" w:sz="4" w:space="0" w:color="auto"/>
              <w:right w:val="nil"/>
            </w:tcBorders>
            <w:shd w:val="clear" w:color="auto" w:fill="auto"/>
            <w:noWrap/>
            <w:vAlign w:val="bottom"/>
            <w:hideMark/>
          </w:tcPr>
          <w:p w14:paraId="5EC4483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w:t>
            </w:r>
          </w:p>
        </w:tc>
        <w:tc>
          <w:tcPr>
            <w:tcW w:w="1047" w:type="pct"/>
            <w:tcBorders>
              <w:top w:val="nil"/>
              <w:left w:val="nil"/>
              <w:bottom w:val="single" w:sz="4" w:space="0" w:color="auto"/>
              <w:right w:val="nil"/>
            </w:tcBorders>
            <w:shd w:val="clear" w:color="auto" w:fill="auto"/>
            <w:noWrap/>
            <w:vAlign w:val="bottom"/>
            <w:hideMark/>
          </w:tcPr>
          <w:p w14:paraId="2B143FA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0.4</w:t>
            </w:r>
          </w:p>
        </w:tc>
      </w:tr>
      <w:tr w:rsidR="000A60F5" w:rsidRPr="000A60F5" w14:paraId="6142661C"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4C5D97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25351EF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Agency</w:t>
            </w:r>
          </w:p>
        </w:tc>
        <w:tc>
          <w:tcPr>
            <w:tcW w:w="2403" w:type="pct"/>
            <w:tcBorders>
              <w:top w:val="nil"/>
              <w:left w:val="nil"/>
              <w:bottom w:val="single" w:sz="4" w:space="0" w:color="auto"/>
              <w:right w:val="nil"/>
            </w:tcBorders>
            <w:shd w:val="clear" w:color="auto" w:fill="auto"/>
            <w:noWrap/>
            <w:vAlign w:val="bottom"/>
            <w:hideMark/>
          </w:tcPr>
          <w:p w14:paraId="01F10CE6"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Locus of Control</w:t>
            </w:r>
          </w:p>
        </w:tc>
        <w:tc>
          <w:tcPr>
            <w:tcW w:w="636" w:type="pct"/>
            <w:tcBorders>
              <w:top w:val="nil"/>
              <w:left w:val="nil"/>
              <w:bottom w:val="single" w:sz="4" w:space="0" w:color="auto"/>
              <w:right w:val="nil"/>
            </w:tcBorders>
            <w:shd w:val="clear" w:color="auto" w:fill="auto"/>
            <w:noWrap/>
            <w:vAlign w:val="bottom"/>
            <w:hideMark/>
          </w:tcPr>
          <w:p w14:paraId="1788850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6B63731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71.4</w:t>
            </w:r>
          </w:p>
        </w:tc>
      </w:tr>
      <w:tr w:rsidR="000A60F5" w:rsidRPr="000A60F5" w14:paraId="15643001"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B5421A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759BE99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Agency</w:t>
            </w:r>
          </w:p>
        </w:tc>
        <w:tc>
          <w:tcPr>
            <w:tcW w:w="2403" w:type="pct"/>
            <w:tcBorders>
              <w:top w:val="nil"/>
              <w:left w:val="nil"/>
              <w:bottom w:val="single" w:sz="4" w:space="0" w:color="auto"/>
              <w:right w:val="nil"/>
            </w:tcBorders>
            <w:shd w:val="clear" w:color="auto" w:fill="auto"/>
            <w:noWrap/>
            <w:vAlign w:val="bottom"/>
            <w:hideMark/>
          </w:tcPr>
          <w:p w14:paraId="795C6113"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Agency</w:t>
            </w:r>
          </w:p>
        </w:tc>
        <w:tc>
          <w:tcPr>
            <w:tcW w:w="636" w:type="pct"/>
            <w:tcBorders>
              <w:top w:val="nil"/>
              <w:left w:val="nil"/>
              <w:bottom w:val="single" w:sz="4" w:space="0" w:color="auto"/>
              <w:right w:val="nil"/>
            </w:tcBorders>
            <w:shd w:val="clear" w:color="auto" w:fill="auto"/>
            <w:noWrap/>
            <w:vAlign w:val="bottom"/>
            <w:hideMark/>
          </w:tcPr>
          <w:p w14:paraId="68050A6A"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246D6FB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74.1</w:t>
            </w:r>
          </w:p>
        </w:tc>
      </w:tr>
      <w:tr w:rsidR="000A60F5" w:rsidRPr="000A60F5" w14:paraId="0ABB17D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F924C6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6A894A6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Shocks and Stresses</w:t>
            </w:r>
          </w:p>
        </w:tc>
        <w:tc>
          <w:tcPr>
            <w:tcW w:w="2403" w:type="pct"/>
            <w:tcBorders>
              <w:top w:val="nil"/>
              <w:left w:val="nil"/>
              <w:bottom w:val="single" w:sz="4" w:space="0" w:color="auto"/>
              <w:right w:val="nil"/>
            </w:tcBorders>
            <w:shd w:val="clear" w:color="auto" w:fill="auto"/>
            <w:noWrap/>
            <w:vAlign w:val="bottom"/>
            <w:hideMark/>
          </w:tcPr>
          <w:p w14:paraId="2FF751F7"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Incidence of Shocks</w:t>
            </w:r>
          </w:p>
        </w:tc>
        <w:tc>
          <w:tcPr>
            <w:tcW w:w="636" w:type="pct"/>
            <w:tcBorders>
              <w:top w:val="nil"/>
              <w:left w:val="nil"/>
              <w:bottom w:val="single" w:sz="4" w:space="0" w:color="auto"/>
              <w:right w:val="nil"/>
            </w:tcBorders>
            <w:shd w:val="clear" w:color="auto" w:fill="auto"/>
            <w:noWrap/>
            <w:vAlign w:val="bottom"/>
            <w:hideMark/>
          </w:tcPr>
          <w:p w14:paraId="3E104BB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16</w:t>
            </w:r>
          </w:p>
        </w:tc>
        <w:tc>
          <w:tcPr>
            <w:tcW w:w="1047" w:type="pct"/>
            <w:tcBorders>
              <w:top w:val="nil"/>
              <w:left w:val="nil"/>
              <w:bottom w:val="single" w:sz="4" w:space="0" w:color="auto"/>
              <w:right w:val="nil"/>
            </w:tcBorders>
            <w:shd w:val="clear" w:color="auto" w:fill="auto"/>
            <w:noWrap/>
            <w:vAlign w:val="bottom"/>
            <w:hideMark/>
          </w:tcPr>
          <w:p w14:paraId="1234B2C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7.4</w:t>
            </w:r>
          </w:p>
        </w:tc>
      </w:tr>
      <w:tr w:rsidR="000A60F5" w:rsidRPr="000A60F5" w14:paraId="3D685136"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68F737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084E8C6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Shocks and Stresses</w:t>
            </w:r>
          </w:p>
        </w:tc>
        <w:tc>
          <w:tcPr>
            <w:tcW w:w="2403" w:type="pct"/>
            <w:tcBorders>
              <w:top w:val="nil"/>
              <w:left w:val="nil"/>
              <w:bottom w:val="single" w:sz="4" w:space="0" w:color="auto"/>
              <w:right w:val="nil"/>
            </w:tcBorders>
            <w:shd w:val="clear" w:color="auto" w:fill="auto"/>
            <w:noWrap/>
            <w:vAlign w:val="bottom"/>
            <w:hideMark/>
          </w:tcPr>
          <w:p w14:paraId="486E21C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Shock Exposure</w:t>
            </w:r>
          </w:p>
        </w:tc>
        <w:tc>
          <w:tcPr>
            <w:tcW w:w="636" w:type="pct"/>
            <w:tcBorders>
              <w:top w:val="nil"/>
              <w:left w:val="nil"/>
              <w:bottom w:val="single" w:sz="4" w:space="0" w:color="auto"/>
              <w:right w:val="nil"/>
            </w:tcBorders>
            <w:shd w:val="clear" w:color="auto" w:fill="auto"/>
            <w:noWrap/>
            <w:vAlign w:val="bottom"/>
            <w:hideMark/>
          </w:tcPr>
          <w:p w14:paraId="441232D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128</w:t>
            </w:r>
          </w:p>
        </w:tc>
        <w:tc>
          <w:tcPr>
            <w:tcW w:w="1047" w:type="pct"/>
            <w:tcBorders>
              <w:top w:val="nil"/>
              <w:left w:val="nil"/>
              <w:bottom w:val="single" w:sz="4" w:space="0" w:color="auto"/>
              <w:right w:val="nil"/>
            </w:tcBorders>
            <w:shd w:val="clear" w:color="auto" w:fill="auto"/>
            <w:noWrap/>
            <w:vAlign w:val="bottom"/>
            <w:hideMark/>
          </w:tcPr>
          <w:p w14:paraId="09347B3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49.2</w:t>
            </w:r>
          </w:p>
        </w:tc>
      </w:tr>
      <w:tr w:rsidR="000A60F5" w:rsidRPr="000A60F5" w14:paraId="2250700A"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6600691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38CCADD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Resilience</w:t>
            </w:r>
          </w:p>
        </w:tc>
        <w:tc>
          <w:tcPr>
            <w:tcW w:w="2403" w:type="pct"/>
            <w:tcBorders>
              <w:top w:val="nil"/>
              <w:left w:val="nil"/>
              <w:bottom w:val="single" w:sz="4" w:space="0" w:color="auto"/>
              <w:right w:val="nil"/>
            </w:tcBorders>
            <w:shd w:val="clear" w:color="auto" w:fill="auto"/>
            <w:noWrap/>
            <w:vAlign w:val="bottom"/>
            <w:hideMark/>
          </w:tcPr>
          <w:p w14:paraId="1F34D437"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Absorptive Capacity</w:t>
            </w:r>
          </w:p>
        </w:tc>
        <w:tc>
          <w:tcPr>
            <w:tcW w:w="636" w:type="pct"/>
            <w:tcBorders>
              <w:top w:val="nil"/>
              <w:left w:val="nil"/>
              <w:bottom w:val="single" w:sz="4" w:space="0" w:color="auto"/>
              <w:right w:val="nil"/>
            </w:tcBorders>
            <w:shd w:val="clear" w:color="auto" w:fill="auto"/>
            <w:noWrap/>
            <w:vAlign w:val="bottom"/>
            <w:hideMark/>
          </w:tcPr>
          <w:p w14:paraId="48BDF8A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AF9F59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32.5</w:t>
            </w:r>
          </w:p>
        </w:tc>
      </w:tr>
    </w:tbl>
    <w:p w14:paraId="5658FA89" w14:textId="77777777" w:rsidR="006579E2" w:rsidRDefault="006579E2" w:rsidP="00995013">
      <w:pPr>
        <w:pStyle w:val="Caption"/>
      </w:pPr>
    </w:p>
    <w:p w14:paraId="2F40D2A9" w14:textId="77777777" w:rsidR="005E54B2" w:rsidRDefault="005E54B2" w:rsidP="005E54B2"/>
    <w:p w14:paraId="35C3314D" w14:textId="77777777" w:rsidR="005E54B2" w:rsidRDefault="005E54B2" w:rsidP="005E54B2"/>
    <w:p w14:paraId="0849103E" w14:textId="77777777" w:rsidR="005E54B2" w:rsidRDefault="005E54B2" w:rsidP="005E54B2"/>
    <w:p w14:paraId="2C60D3EC" w14:textId="77777777" w:rsidR="005E54B2" w:rsidRDefault="005E54B2" w:rsidP="005E54B2"/>
    <w:p w14:paraId="2AA84A72" w14:textId="77777777" w:rsidR="005E54B2" w:rsidRDefault="005E54B2" w:rsidP="005E54B2"/>
    <w:p w14:paraId="51DB0B3C" w14:textId="77777777" w:rsidR="005E54B2" w:rsidRDefault="005E54B2" w:rsidP="005E54B2"/>
    <w:p w14:paraId="75EB0A6C" w14:textId="77777777" w:rsidR="005E54B2" w:rsidRDefault="005E54B2" w:rsidP="005E54B2"/>
    <w:p w14:paraId="2C20AFAA" w14:textId="77777777" w:rsidR="005E54B2" w:rsidRDefault="005E54B2" w:rsidP="005E54B2"/>
    <w:p w14:paraId="13B996B2" w14:textId="77777777" w:rsidR="005E54B2" w:rsidRDefault="005E54B2" w:rsidP="005E54B2"/>
    <w:p w14:paraId="5BE626F2" w14:textId="77777777" w:rsidR="005E54B2" w:rsidRDefault="005E54B2" w:rsidP="005E54B2"/>
    <w:p w14:paraId="49AFAEAA" w14:textId="77777777" w:rsidR="005E54B2" w:rsidRDefault="005E54B2" w:rsidP="005E54B2"/>
    <w:p w14:paraId="54B95087" w14:textId="77777777" w:rsidR="005E54B2" w:rsidRDefault="005E54B2" w:rsidP="005E54B2"/>
    <w:p w14:paraId="15E4191B" w14:textId="77777777" w:rsidR="005E54B2" w:rsidRDefault="005E54B2" w:rsidP="005E54B2"/>
    <w:p w14:paraId="35C491E0" w14:textId="76E8A6EE" w:rsidR="00995013" w:rsidRDefault="00995013" w:rsidP="00995013">
      <w:pPr>
        <w:pStyle w:val="Caption"/>
      </w:pPr>
      <w:r>
        <w:lastRenderedPageBreak/>
        <w:t xml:space="preserve">Table </w:t>
      </w:r>
      <w:fldSimple w:instr=" SEQ Table \* ARABIC ">
        <w:r w:rsidR="00BE6A73">
          <w:rPr>
            <w:noProof/>
          </w:rPr>
          <w:t>15</w:t>
        </w:r>
      </w:fldSimple>
      <w:r>
        <w:t>. Food Security Indicators Disaggregated Results</w:t>
      </w:r>
    </w:p>
    <w:tbl>
      <w:tblPr>
        <w:tblW w:w="5000" w:type="pct"/>
        <w:tblLook w:val="04A0" w:firstRow="1" w:lastRow="0" w:firstColumn="1" w:lastColumn="0" w:noHBand="0" w:noVBand="1"/>
      </w:tblPr>
      <w:tblGrid>
        <w:gridCol w:w="2029"/>
        <w:gridCol w:w="2859"/>
        <w:gridCol w:w="2244"/>
        <w:gridCol w:w="2228"/>
      </w:tblGrid>
      <w:tr w:rsidR="00995013" w:rsidRPr="00995013" w14:paraId="6C2374C1" w14:textId="77777777" w:rsidTr="00995013">
        <w:trPr>
          <w:trHeight w:val="320"/>
        </w:trPr>
        <w:tc>
          <w:tcPr>
            <w:tcW w:w="5000" w:type="pct"/>
            <w:gridSpan w:val="4"/>
            <w:tcBorders>
              <w:top w:val="single" w:sz="4" w:space="0" w:color="auto"/>
              <w:left w:val="nil"/>
              <w:bottom w:val="single" w:sz="4" w:space="0" w:color="auto"/>
              <w:right w:val="nil"/>
            </w:tcBorders>
            <w:shd w:val="clear" w:color="000000" w:fill="0067B9"/>
            <w:vAlign w:val="center"/>
            <w:hideMark/>
          </w:tcPr>
          <w:p w14:paraId="08A2E478" w14:textId="77777777" w:rsidR="00995013" w:rsidRPr="00995013" w:rsidRDefault="00995013" w:rsidP="00995013">
            <w:pPr>
              <w:spacing w:after="0" w:line="240" w:lineRule="auto"/>
              <w:jc w:val="left"/>
              <w:rPr>
                <w:rFonts w:eastAsia="Times New Roman" w:cs="Calibri"/>
                <w:b/>
                <w:bCs/>
                <w:color w:val="FFFFFF"/>
                <w:sz w:val="20"/>
                <w:szCs w:val="20"/>
              </w:rPr>
            </w:pPr>
            <w:r w:rsidRPr="00995013">
              <w:rPr>
                <w:rFonts w:eastAsia="Times New Roman" w:cs="Calibri"/>
                <w:b/>
                <w:bCs/>
                <w:color w:val="FFFFFF"/>
                <w:sz w:val="20"/>
                <w:szCs w:val="20"/>
              </w:rPr>
              <w:t>Theme: Food Insecurity</w:t>
            </w:r>
          </w:p>
        </w:tc>
      </w:tr>
      <w:tr w:rsidR="00995013" w:rsidRPr="00995013" w14:paraId="35B9E9BE" w14:textId="77777777" w:rsidTr="00995013">
        <w:trPr>
          <w:trHeight w:val="320"/>
        </w:trPr>
        <w:tc>
          <w:tcPr>
            <w:tcW w:w="1069" w:type="pct"/>
            <w:tcBorders>
              <w:top w:val="nil"/>
              <w:left w:val="nil"/>
              <w:bottom w:val="single" w:sz="4" w:space="0" w:color="auto"/>
              <w:right w:val="nil"/>
            </w:tcBorders>
            <w:shd w:val="clear" w:color="000000" w:fill="CFCDC9"/>
            <w:noWrap/>
            <w:vAlign w:val="bottom"/>
            <w:hideMark/>
          </w:tcPr>
          <w:p w14:paraId="274313EA"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Disaggregate Type</w:t>
            </w:r>
          </w:p>
        </w:tc>
        <w:tc>
          <w:tcPr>
            <w:tcW w:w="1552" w:type="pct"/>
            <w:tcBorders>
              <w:top w:val="nil"/>
              <w:left w:val="nil"/>
              <w:bottom w:val="single" w:sz="4" w:space="0" w:color="auto"/>
              <w:right w:val="nil"/>
            </w:tcBorders>
            <w:shd w:val="clear" w:color="000000" w:fill="CFCDC9"/>
            <w:noWrap/>
            <w:vAlign w:val="bottom"/>
            <w:hideMark/>
          </w:tcPr>
          <w:p w14:paraId="535FBEF7"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Food Insecurity Experience Scale</w:t>
            </w:r>
          </w:p>
        </w:tc>
        <w:tc>
          <w:tcPr>
            <w:tcW w:w="1194" w:type="pct"/>
            <w:tcBorders>
              <w:top w:val="nil"/>
              <w:left w:val="nil"/>
              <w:bottom w:val="single" w:sz="4" w:space="0" w:color="auto"/>
              <w:right w:val="nil"/>
            </w:tcBorders>
            <w:shd w:val="clear" w:color="000000" w:fill="CFCDC9"/>
            <w:noWrap/>
            <w:vAlign w:val="bottom"/>
            <w:hideMark/>
          </w:tcPr>
          <w:p w14:paraId="1B2DE419"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Food Insecurity Category</w:t>
            </w:r>
          </w:p>
        </w:tc>
        <w:tc>
          <w:tcPr>
            <w:tcW w:w="1185" w:type="pct"/>
            <w:tcBorders>
              <w:top w:val="nil"/>
              <w:left w:val="nil"/>
              <w:bottom w:val="single" w:sz="4" w:space="0" w:color="auto"/>
              <w:right w:val="nil"/>
            </w:tcBorders>
            <w:shd w:val="clear" w:color="000000" w:fill="CFCDC9"/>
            <w:noWrap/>
            <w:vAlign w:val="bottom"/>
            <w:hideMark/>
          </w:tcPr>
          <w:p w14:paraId="4A9448CE"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Household Diet Diversity</w:t>
            </w:r>
          </w:p>
        </w:tc>
      </w:tr>
      <w:tr w:rsidR="00995013" w:rsidRPr="00995013" w14:paraId="6100BA79"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3848EEDF"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Overall</w:t>
            </w:r>
          </w:p>
        </w:tc>
      </w:tr>
      <w:tr w:rsidR="00995013" w:rsidRPr="00995013" w14:paraId="246DBA72"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3FEAF83"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Overall</w:t>
            </w:r>
          </w:p>
        </w:tc>
        <w:tc>
          <w:tcPr>
            <w:tcW w:w="1552" w:type="pct"/>
            <w:tcBorders>
              <w:top w:val="nil"/>
              <w:left w:val="nil"/>
              <w:bottom w:val="single" w:sz="4" w:space="0" w:color="auto"/>
              <w:right w:val="nil"/>
            </w:tcBorders>
            <w:shd w:val="clear" w:color="auto" w:fill="auto"/>
            <w:noWrap/>
            <w:vAlign w:val="bottom"/>
            <w:hideMark/>
          </w:tcPr>
          <w:p w14:paraId="0CA0229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765BA0D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34365BD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6.4</w:t>
            </w:r>
          </w:p>
        </w:tc>
      </w:tr>
      <w:tr w:rsidR="00995013" w:rsidRPr="00995013" w14:paraId="44E73A74"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20966682"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Location</w:t>
            </w:r>
          </w:p>
        </w:tc>
      </w:tr>
      <w:tr w:rsidR="00995013" w:rsidRPr="00995013" w14:paraId="60A5EA7E"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5BA5AF0"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Rural</w:t>
            </w:r>
          </w:p>
        </w:tc>
        <w:tc>
          <w:tcPr>
            <w:tcW w:w="1552" w:type="pct"/>
            <w:tcBorders>
              <w:top w:val="nil"/>
              <w:left w:val="nil"/>
              <w:bottom w:val="single" w:sz="4" w:space="0" w:color="auto"/>
              <w:right w:val="nil"/>
            </w:tcBorders>
            <w:shd w:val="clear" w:color="auto" w:fill="auto"/>
            <w:noWrap/>
            <w:vAlign w:val="bottom"/>
            <w:hideMark/>
          </w:tcPr>
          <w:p w14:paraId="093FB17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6B88A51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432EC7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5.6</w:t>
            </w:r>
          </w:p>
        </w:tc>
      </w:tr>
      <w:tr w:rsidR="00995013" w:rsidRPr="00995013" w14:paraId="1F72A89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5821C135"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Urban</w:t>
            </w:r>
          </w:p>
        </w:tc>
        <w:tc>
          <w:tcPr>
            <w:tcW w:w="1552" w:type="pct"/>
            <w:tcBorders>
              <w:top w:val="nil"/>
              <w:left w:val="nil"/>
              <w:bottom w:val="single" w:sz="4" w:space="0" w:color="auto"/>
              <w:right w:val="nil"/>
            </w:tcBorders>
            <w:shd w:val="clear" w:color="auto" w:fill="auto"/>
            <w:noWrap/>
            <w:vAlign w:val="bottom"/>
            <w:hideMark/>
          </w:tcPr>
          <w:p w14:paraId="21FDFB8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27A630E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DAEA16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8.0</w:t>
            </w:r>
          </w:p>
        </w:tc>
      </w:tr>
      <w:tr w:rsidR="00995013" w:rsidRPr="00995013" w14:paraId="63A323FD"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CBA56DD"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Sex</w:t>
            </w:r>
          </w:p>
        </w:tc>
      </w:tr>
      <w:tr w:rsidR="00995013" w:rsidRPr="00995013" w14:paraId="70495145"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4A89A99"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Male-head of household</w:t>
            </w:r>
          </w:p>
        </w:tc>
        <w:tc>
          <w:tcPr>
            <w:tcW w:w="1552" w:type="pct"/>
            <w:tcBorders>
              <w:top w:val="nil"/>
              <w:left w:val="nil"/>
              <w:bottom w:val="single" w:sz="4" w:space="0" w:color="auto"/>
              <w:right w:val="nil"/>
            </w:tcBorders>
            <w:shd w:val="clear" w:color="auto" w:fill="auto"/>
            <w:noWrap/>
            <w:vAlign w:val="bottom"/>
            <w:hideMark/>
          </w:tcPr>
          <w:p w14:paraId="533F927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48E2792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334EC78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6.3</w:t>
            </w:r>
          </w:p>
        </w:tc>
      </w:tr>
      <w:tr w:rsidR="00995013" w:rsidRPr="00995013" w14:paraId="1EB70AC1"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7BFABFE"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Female-head of household</w:t>
            </w:r>
          </w:p>
        </w:tc>
        <w:tc>
          <w:tcPr>
            <w:tcW w:w="1552" w:type="pct"/>
            <w:tcBorders>
              <w:top w:val="nil"/>
              <w:left w:val="nil"/>
              <w:bottom w:val="single" w:sz="4" w:space="0" w:color="auto"/>
              <w:right w:val="nil"/>
            </w:tcBorders>
            <w:shd w:val="clear" w:color="auto" w:fill="auto"/>
            <w:noWrap/>
            <w:vAlign w:val="bottom"/>
            <w:hideMark/>
          </w:tcPr>
          <w:p w14:paraId="1F3606B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76AC735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0D1E12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6.1</w:t>
            </w:r>
          </w:p>
        </w:tc>
      </w:tr>
      <w:tr w:rsidR="00995013" w:rsidRPr="00995013" w14:paraId="6147BDBC"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6F245E6F"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County</w:t>
            </w:r>
          </w:p>
        </w:tc>
      </w:tr>
      <w:tr w:rsidR="00995013" w:rsidRPr="00995013" w14:paraId="03F3D2C7"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846C76A"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Akobo</w:t>
            </w:r>
          </w:p>
        </w:tc>
        <w:tc>
          <w:tcPr>
            <w:tcW w:w="1552" w:type="pct"/>
            <w:tcBorders>
              <w:top w:val="nil"/>
              <w:left w:val="nil"/>
              <w:bottom w:val="single" w:sz="4" w:space="0" w:color="auto"/>
              <w:right w:val="nil"/>
            </w:tcBorders>
            <w:shd w:val="clear" w:color="auto" w:fill="auto"/>
            <w:noWrap/>
            <w:vAlign w:val="bottom"/>
            <w:hideMark/>
          </w:tcPr>
          <w:p w14:paraId="6E5CF97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7FDBEAE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32D0810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6.1</w:t>
            </w:r>
          </w:p>
        </w:tc>
      </w:tr>
      <w:tr w:rsidR="00995013" w:rsidRPr="00995013" w14:paraId="52096DDC"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BE9C3DB"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Baliet</w:t>
            </w:r>
            <w:proofErr w:type="spellEnd"/>
          </w:p>
        </w:tc>
        <w:tc>
          <w:tcPr>
            <w:tcW w:w="1552" w:type="pct"/>
            <w:tcBorders>
              <w:top w:val="nil"/>
              <w:left w:val="nil"/>
              <w:bottom w:val="single" w:sz="4" w:space="0" w:color="auto"/>
              <w:right w:val="nil"/>
            </w:tcBorders>
            <w:shd w:val="clear" w:color="auto" w:fill="auto"/>
            <w:noWrap/>
            <w:vAlign w:val="bottom"/>
            <w:hideMark/>
          </w:tcPr>
          <w:p w14:paraId="120B7EC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5E0C5AEF"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1B09623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5.6</w:t>
            </w:r>
          </w:p>
        </w:tc>
      </w:tr>
      <w:tr w:rsidR="00995013" w:rsidRPr="00995013" w14:paraId="1B5BA02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EC86C42"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Budi</w:t>
            </w:r>
          </w:p>
        </w:tc>
        <w:tc>
          <w:tcPr>
            <w:tcW w:w="1552" w:type="pct"/>
            <w:tcBorders>
              <w:top w:val="nil"/>
              <w:left w:val="nil"/>
              <w:bottom w:val="single" w:sz="4" w:space="0" w:color="auto"/>
              <w:right w:val="nil"/>
            </w:tcBorders>
            <w:shd w:val="clear" w:color="auto" w:fill="auto"/>
            <w:noWrap/>
            <w:vAlign w:val="bottom"/>
            <w:hideMark/>
          </w:tcPr>
          <w:p w14:paraId="79EE09E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7.1</w:t>
            </w:r>
          </w:p>
        </w:tc>
        <w:tc>
          <w:tcPr>
            <w:tcW w:w="1194" w:type="pct"/>
            <w:tcBorders>
              <w:top w:val="nil"/>
              <w:left w:val="nil"/>
              <w:bottom w:val="single" w:sz="4" w:space="0" w:color="auto"/>
              <w:right w:val="nil"/>
            </w:tcBorders>
            <w:shd w:val="clear" w:color="auto" w:fill="auto"/>
            <w:noWrap/>
            <w:vAlign w:val="bottom"/>
            <w:hideMark/>
          </w:tcPr>
          <w:p w14:paraId="3BFF9CC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82EED8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4.0</w:t>
            </w:r>
          </w:p>
        </w:tc>
      </w:tr>
      <w:tr w:rsidR="00995013" w:rsidRPr="00995013" w14:paraId="013FF78F"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251BA38E"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Duk</w:t>
            </w:r>
            <w:proofErr w:type="spellEnd"/>
          </w:p>
        </w:tc>
        <w:tc>
          <w:tcPr>
            <w:tcW w:w="1552" w:type="pct"/>
            <w:tcBorders>
              <w:top w:val="nil"/>
              <w:left w:val="nil"/>
              <w:bottom w:val="single" w:sz="4" w:space="0" w:color="auto"/>
              <w:right w:val="nil"/>
            </w:tcBorders>
            <w:shd w:val="clear" w:color="auto" w:fill="auto"/>
            <w:noWrap/>
            <w:vAlign w:val="bottom"/>
            <w:hideMark/>
          </w:tcPr>
          <w:p w14:paraId="305E389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29AD763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E9DA7E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6.2</w:t>
            </w:r>
          </w:p>
        </w:tc>
      </w:tr>
      <w:tr w:rsidR="00995013" w:rsidRPr="00995013" w14:paraId="1881459A"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E08CEF1"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Jur</w:t>
            </w:r>
            <w:proofErr w:type="spellEnd"/>
            <w:r w:rsidRPr="00995013">
              <w:rPr>
                <w:rFonts w:eastAsia="Times New Roman" w:cs="Calibri"/>
                <w:color w:val="000000"/>
                <w:sz w:val="20"/>
                <w:szCs w:val="20"/>
              </w:rPr>
              <w:t xml:space="preserve"> River</w:t>
            </w:r>
          </w:p>
        </w:tc>
        <w:tc>
          <w:tcPr>
            <w:tcW w:w="1552" w:type="pct"/>
            <w:tcBorders>
              <w:top w:val="nil"/>
              <w:left w:val="nil"/>
              <w:bottom w:val="single" w:sz="4" w:space="0" w:color="auto"/>
              <w:right w:val="nil"/>
            </w:tcBorders>
            <w:shd w:val="clear" w:color="auto" w:fill="auto"/>
            <w:noWrap/>
            <w:vAlign w:val="bottom"/>
            <w:hideMark/>
          </w:tcPr>
          <w:p w14:paraId="02F7AA8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7.2</w:t>
            </w:r>
          </w:p>
        </w:tc>
        <w:tc>
          <w:tcPr>
            <w:tcW w:w="1194" w:type="pct"/>
            <w:tcBorders>
              <w:top w:val="nil"/>
              <w:left w:val="nil"/>
              <w:bottom w:val="single" w:sz="4" w:space="0" w:color="auto"/>
              <w:right w:val="nil"/>
            </w:tcBorders>
            <w:shd w:val="clear" w:color="auto" w:fill="auto"/>
            <w:noWrap/>
            <w:vAlign w:val="bottom"/>
            <w:hideMark/>
          </w:tcPr>
          <w:p w14:paraId="7256AEA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276896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5.2</w:t>
            </w:r>
          </w:p>
        </w:tc>
      </w:tr>
      <w:tr w:rsidR="00995013" w:rsidRPr="00995013" w14:paraId="19DEC6C8"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257E5FD"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Kapoeta North</w:t>
            </w:r>
          </w:p>
        </w:tc>
        <w:tc>
          <w:tcPr>
            <w:tcW w:w="1552" w:type="pct"/>
            <w:tcBorders>
              <w:top w:val="nil"/>
              <w:left w:val="nil"/>
              <w:bottom w:val="single" w:sz="4" w:space="0" w:color="auto"/>
              <w:right w:val="nil"/>
            </w:tcBorders>
            <w:shd w:val="clear" w:color="auto" w:fill="auto"/>
            <w:noWrap/>
            <w:vAlign w:val="bottom"/>
            <w:hideMark/>
          </w:tcPr>
          <w:p w14:paraId="711ED88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47648C2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76286E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r>
      <w:tr w:rsidR="00995013" w:rsidRPr="00995013" w14:paraId="220B078D"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27C9F3B"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Leer</w:t>
            </w:r>
          </w:p>
        </w:tc>
        <w:tc>
          <w:tcPr>
            <w:tcW w:w="1552" w:type="pct"/>
            <w:tcBorders>
              <w:top w:val="nil"/>
              <w:left w:val="nil"/>
              <w:bottom w:val="single" w:sz="4" w:space="0" w:color="auto"/>
              <w:right w:val="nil"/>
            </w:tcBorders>
            <w:shd w:val="clear" w:color="auto" w:fill="auto"/>
            <w:noWrap/>
            <w:vAlign w:val="bottom"/>
            <w:hideMark/>
          </w:tcPr>
          <w:p w14:paraId="51F5533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7.9</w:t>
            </w:r>
          </w:p>
        </w:tc>
        <w:tc>
          <w:tcPr>
            <w:tcW w:w="1194" w:type="pct"/>
            <w:tcBorders>
              <w:top w:val="nil"/>
              <w:left w:val="nil"/>
              <w:bottom w:val="single" w:sz="4" w:space="0" w:color="auto"/>
              <w:right w:val="nil"/>
            </w:tcBorders>
            <w:shd w:val="clear" w:color="auto" w:fill="auto"/>
            <w:noWrap/>
            <w:vAlign w:val="bottom"/>
            <w:hideMark/>
          </w:tcPr>
          <w:p w14:paraId="4B86CC2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D521C0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6.3</w:t>
            </w:r>
          </w:p>
        </w:tc>
      </w:tr>
      <w:tr w:rsidR="00995013" w:rsidRPr="00995013" w14:paraId="01D2179C"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C2D641F"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Mayendit</w:t>
            </w:r>
            <w:proofErr w:type="spellEnd"/>
          </w:p>
        </w:tc>
        <w:tc>
          <w:tcPr>
            <w:tcW w:w="1552" w:type="pct"/>
            <w:tcBorders>
              <w:top w:val="nil"/>
              <w:left w:val="nil"/>
              <w:bottom w:val="single" w:sz="4" w:space="0" w:color="auto"/>
              <w:right w:val="nil"/>
            </w:tcBorders>
            <w:shd w:val="clear" w:color="auto" w:fill="auto"/>
            <w:noWrap/>
            <w:vAlign w:val="bottom"/>
            <w:hideMark/>
          </w:tcPr>
          <w:p w14:paraId="1466C01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44E33EF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CF36E0F"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6.0</w:t>
            </w:r>
          </w:p>
        </w:tc>
      </w:tr>
      <w:tr w:rsidR="00995013" w:rsidRPr="00995013" w14:paraId="0F68DD9B"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3E06D32" w14:textId="3163886A" w:rsidR="00995013" w:rsidRPr="00995013" w:rsidRDefault="00DD0616" w:rsidP="00995013">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552" w:type="pct"/>
            <w:tcBorders>
              <w:top w:val="nil"/>
              <w:left w:val="nil"/>
              <w:bottom w:val="single" w:sz="4" w:space="0" w:color="auto"/>
              <w:right w:val="nil"/>
            </w:tcBorders>
            <w:shd w:val="clear" w:color="auto" w:fill="auto"/>
            <w:noWrap/>
            <w:vAlign w:val="bottom"/>
            <w:hideMark/>
          </w:tcPr>
          <w:p w14:paraId="03CA19D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7B4E35A1"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26C4A3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5.8</w:t>
            </w:r>
          </w:p>
        </w:tc>
      </w:tr>
      <w:tr w:rsidR="00995013" w:rsidRPr="00995013" w14:paraId="4DAF263F"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50A35D0"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Pibor</w:t>
            </w:r>
          </w:p>
        </w:tc>
        <w:tc>
          <w:tcPr>
            <w:tcW w:w="1552" w:type="pct"/>
            <w:tcBorders>
              <w:top w:val="nil"/>
              <w:left w:val="nil"/>
              <w:bottom w:val="single" w:sz="4" w:space="0" w:color="auto"/>
              <w:right w:val="nil"/>
            </w:tcBorders>
            <w:shd w:val="clear" w:color="auto" w:fill="auto"/>
            <w:noWrap/>
            <w:vAlign w:val="bottom"/>
            <w:hideMark/>
          </w:tcPr>
          <w:p w14:paraId="33BF476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7.9</w:t>
            </w:r>
          </w:p>
        </w:tc>
        <w:tc>
          <w:tcPr>
            <w:tcW w:w="1194" w:type="pct"/>
            <w:tcBorders>
              <w:top w:val="nil"/>
              <w:left w:val="nil"/>
              <w:bottom w:val="single" w:sz="4" w:space="0" w:color="auto"/>
              <w:right w:val="nil"/>
            </w:tcBorders>
            <w:shd w:val="clear" w:color="auto" w:fill="auto"/>
            <w:noWrap/>
            <w:vAlign w:val="bottom"/>
            <w:hideMark/>
          </w:tcPr>
          <w:p w14:paraId="4C220D6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1693F5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9.4</w:t>
            </w:r>
          </w:p>
        </w:tc>
      </w:tr>
      <w:tr w:rsidR="00995013" w:rsidRPr="00995013" w14:paraId="0C495E51"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535B2995"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Ulang</w:t>
            </w:r>
            <w:proofErr w:type="spellEnd"/>
          </w:p>
        </w:tc>
        <w:tc>
          <w:tcPr>
            <w:tcW w:w="1552" w:type="pct"/>
            <w:tcBorders>
              <w:top w:val="nil"/>
              <w:left w:val="nil"/>
              <w:bottom w:val="single" w:sz="4" w:space="0" w:color="auto"/>
              <w:right w:val="nil"/>
            </w:tcBorders>
            <w:shd w:val="clear" w:color="auto" w:fill="auto"/>
            <w:noWrap/>
            <w:vAlign w:val="bottom"/>
            <w:hideMark/>
          </w:tcPr>
          <w:p w14:paraId="6B572C2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0A455A51"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1A6850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5.8</w:t>
            </w:r>
          </w:p>
        </w:tc>
      </w:tr>
      <w:tr w:rsidR="00995013" w:rsidRPr="00995013" w14:paraId="781E0EEB"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5B412ED"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Uror</w:t>
            </w:r>
            <w:proofErr w:type="spellEnd"/>
          </w:p>
        </w:tc>
        <w:tc>
          <w:tcPr>
            <w:tcW w:w="1552" w:type="pct"/>
            <w:tcBorders>
              <w:top w:val="nil"/>
              <w:left w:val="nil"/>
              <w:bottom w:val="single" w:sz="4" w:space="0" w:color="auto"/>
              <w:right w:val="nil"/>
            </w:tcBorders>
            <w:shd w:val="clear" w:color="auto" w:fill="auto"/>
            <w:noWrap/>
            <w:vAlign w:val="bottom"/>
            <w:hideMark/>
          </w:tcPr>
          <w:p w14:paraId="1847159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7A134519"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04EBFB9"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5.0</w:t>
            </w:r>
          </w:p>
        </w:tc>
      </w:tr>
      <w:tr w:rsidR="00995013" w:rsidRPr="00995013" w14:paraId="4528F375"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42F5119"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Wau</w:t>
            </w:r>
            <w:proofErr w:type="spellEnd"/>
          </w:p>
        </w:tc>
        <w:tc>
          <w:tcPr>
            <w:tcW w:w="1552" w:type="pct"/>
            <w:tcBorders>
              <w:top w:val="nil"/>
              <w:left w:val="nil"/>
              <w:bottom w:val="single" w:sz="4" w:space="0" w:color="auto"/>
              <w:right w:val="nil"/>
            </w:tcBorders>
            <w:shd w:val="clear" w:color="auto" w:fill="auto"/>
            <w:noWrap/>
            <w:vAlign w:val="bottom"/>
            <w:hideMark/>
          </w:tcPr>
          <w:p w14:paraId="1646EC2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6.4</w:t>
            </w:r>
          </w:p>
        </w:tc>
        <w:tc>
          <w:tcPr>
            <w:tcW w:w="1194" w:type="pct"/>
            <w:tcBorders>
              <w:top w:val="nil"/>
              <w:left w:val="nil"/>
              <w:bottom w:val="single" w:sz="4" w:space="0" w:color="auto"/>
              <w:right w:val="nil"/>
            </w:tcBorders>
            <w:shd w:val="clear" w:color="auto" w:fill="auto"/>
            <w:noWrap/>
            <w:vAlign w:val="bottom"/>
            <w:hideMark/>
          </w:tcPr>
          <w:p w14:paraId="39DE2CE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Moderate</w:t>
            </w:r>
          </w:p>
        </w:tc>
        <w:tc>
          <w:tcPr>
            <w:tcW w:w="1185" w:type="pct"/>
            <w:tcBorders>
              <w:top w:val="nil"/>
              <w:left w:val="nil"/>
              <w:bottom w:val="single" w:sz="4" w:space="0" w:color="auto"/>
              <w:right w:val="nil"/>
            </w:tcBorders>
            <w:shd w:val="clear" w:color="auto" w:fill="auto"/>
            <w:noWrap/>
            <w:vAlign w:val="bottom"/>
            <w:hideMark/>
          </w:tcPr>
          <w:p w14:paraId="1B6D24C9"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6.1</w:t>
            </w:r>
          </w:p>
        </w:tc>
      </w:tr>
      <w:tr w:rsidR="00995013" w:rsidRPr="00995013" w14:paraId="4E73D8AC"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F10B16F"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Region</w:t>
            </w:r>
          </w:p>
        </w:tc>
      </w:tr>
      <w:tr w:rsidR="00995013" w:rsidRPr="00995013" w14:paraId="75870263"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D4C2729"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Bahr El-Ghazel</w:t>
            </w:r>
          </w:p>
        </w:tc>
        <w:tc>
          <w:tcPr>
            <w:tcW w:w="1552" w:type="pct"/>
            <w:tcBorders>
              <w:top w:val="nil"/>
              <w:left w:val="nil"/>
              <w:bottom w:val="single" w:sz="4" w:space="0" w:color="auto"/>
              <w:right w:val="nil"/>
            </w:tcBorders>
            <w:shd w:val="clear" w:color="auto" w:fill="auto"/>
            <w:noWrap/>
            <w:vAlign w:val="bottom"/>
            <w:hideMark/>
          </w:tcPr>
          <w:p w14:paraId="7D87203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c>
          <w:tcPr>
            <w:tcW w:w="1194" w:type="pct"/>
            <w:tcBorders>
              <w:top w:val="nil"/>
              <w:left w:val="nil"/>
              <w:bottom w:val="single" w:sz="4" w:space="0" w:color="auto"/>
              <w:right w:val="nil"/>
            </w:tcBorders>
            <w:shd w:val="clear" w:color="auto" w:fill="auto"/>
            <w:noWrap/>
            <w:vAlign w:val="bottom"/>
            <w:hideMark/>
          </w:tcPr>
          <w:p w14:paraId="43EBD36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Moderate</w:t>
            </w:r>
          </w:p>
        </w:tc>
        <w:tc>
          <w:tcPr>
            <w:tcW w:w="1185" w:type="pct"/>
            <w:tcBorders>
              <w:top w:val="nil"/>
              <w:left w:val="nil"/>
              <w:bottom w:val="single" w:sz="4" w:space="0" w:color="auto"/>
              <w:right w:val="nil"/>
            </w:tcBorders>
            <w:shd w:val="clear" w:color="auto" w:fill="auto"/>
            <w:noWrap/>
            <w:vAlign w:val="bottom"/>
            <w:hideMark/>
          </w:tcPr>
          <w:p w14:paraId="4919957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5.9</w:t>
            </w:r>
          </w:p>
        </w:tc>
      </w:tr>
      <w:tr w:rsidR="00995013" w:rsidRPr="00995013" w14:paraId="19E9B3B2"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57739736"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Equatoria</w:t>
            </w:r>
            <w:proofErr w:type="spellEnd"/>
          </w:p>
        </w:tc>
        <w:tc>
          <w:tcPr>
            <w:tcW w:w="1552" w:type="pct"/>
            <w:tcBorders>
              <w:top w:val="nil"/>
              <w:left w:val="nil"/>
              <w:bottom w:val="single" w:sz="4" w:space="0" w:color="auto"/>
              <w:right w:val="nil"/>
            </w:tcBorders>
            <w:shd w:val="clear" w:color="auto" w:fill="auto"/>
            <w:noWrap/>
            <w:vAlign w:val="bottom"/>
            <w:hideMark/>
          </w:tcPr>
          <w:p w14:paraId="087CC73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7.4</w:t>
            </w:r>
          </w:p>
        </w:tc>
        <w:tc>
          <w:tcPr>
            <w:tcW w:w="1194" w:type="pct"/>
            <w:tcBorders>
              <w:top w:val="nil"/>
              <w:left w:val="nil"/>
              <w:bottom w:val="single" w:sz="4" w:space="0" w:color="auto"/>
              <w:right w:val="nil"/>
            </w:tcBorders>
            <w:shd w:val="clear" w:color="auto" w:fill="auto"/>
            <w:noWrap/>
            <w:vAlign w:val="bottom"/>
            <w:hideMark/>
          </w:tcPr>
          <w:p w14:paraId="35F33F3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4FCD816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5.2</w:t>
            </w:r>
          </w:p>
        </w:tc>
      </w:tr>
      <w:tr w:rsidR="00995013" w:rsidRPr="00995013" w14:paraId="27503C29"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59F6963"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Great Upper Nile</w:t>
            </w:r>
          </w:p>
        </w:tc>
        <w:tc>
          <w:tcPr>
            <w:tcW w:w="1552" w:type="pct"/>
            <w:tcBorders>
              <w:top w:val="nil"/>
              <w:left w:val="nil"/>
              <w:bottom w:val="single" w:sz="4" w:space="0" w:color="auto"/>
              <w:right w:val="nil"/>
            </w:tcBorders>
            <w:shd w:val="clear" w:color="auto" w:fill="auto"/>
            <w:noWrap/>
            <w:vAlign w:val="bottom"/>
            <w:hideMark/>
          </w:tcPr>
          <w:p w14:paraId="3F9ADDDF"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333E84D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07BC56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r>
      <w:tr w:rsidR="00995013" w:rsidRPr="00995013" w14:paraId="1E53EAE6"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C20B887"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State</w:t>
            </w:r>
          </w:p>
        </w:tc>
      </w:tr>
      <w:tr w:rsidR="00995013" w:rsidRPr="00995013" w14:paraId="7B5AB8F7"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4673F3E"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 xml:space="preserve">Eastern </w:t>
            </w:r>
            <w:proofErr w:type="spellStart"/>
            <w:r w:rsidRPr="00995013">
              <w:rPr>
                <w:rFonts w:eastAsia="Times New Roman" w:cs="Calibri"/>
                <w:color w:val="000000"/>
                <w:sz w:val="20"/>
                <w:szCs w:val="20"/>
              </w:rPr>
              <w:t>Equatoria</w:t>
            </w:r>
            <w:proofErr w:type="spellEnd"/>
          </w:p>
        </w:tc>
        <w:tc>
          <w:tcPr>
            <w:tcW w:w="1552" w:type="pct"/>
            <w:tcBorders>
              <w:top w:val="nil"/>
              <w:left w:val="nil"/>
              <w:bottom w:val="single" w:sz="4" w:space="0" w:color="auto"/>
              <w:right w:val="nil"/>
            </w:tcBorders>
            <w:shd w:val="clear" w:color="auto" w:fill="auto"/>
            <w:noWrap/>
            <w:vAlign w:val="bottom"/>
            <w:hideMark/>
          </w:tcPr>
          <w:p w14:paraId="57F1DE2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7.4</w:t>
            </w:r>
          </w:p>
        </w:tc>
        <w:tc>
          <w:tcPr>
            <w:tcW w:w="1194" w:type="pct"/>
            <w:tcBorders>
              <w:top w:val="nil"/>
              <w:left w:val="nil"/>
              <w:bottom w:val="single" w:sz="4" w:space="0" w:color="auto"/>
              <w:right w:val="nil"/>
            </w:tcBorders>
            <w:shd w:val="clear" w:color="auto" w:fill="auto"/>
            <w:noWrap/>
            <w:vAlign w:val="bottom"/>
            <w:hideMark/>
          </w:tcPr>
          <w:p w14:paraId="74E4539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6677E0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5.2</w:t>
            </w:r>
          </w:p>
        </w:tc>
      </w:tr>
      <w:tr w:rsidR="00995013" w:rsidRPr="00995013" w14:paraId="408A939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6276E79F"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Jonglei</w:t>
            </w:r>
          </w:p>
        </w:tc>
        <w:tc>
          <w:tcPr>
            <w:tcW w:w="1552" w:type="pct"/>
            <w:tcBorders>
              <w:top w:val="nil"/>
              <w:left w:val="nil"/>
              <w:bottom w:val="single" w:sz="4" w:space="0" w:color="auto"/>
              <w:right w:val="nil"/>
            </w:tcBorders>
            <w:shd w:val="clear" w:color="auto" w:fill="auto"/>
            <w:noWrap/>
            <w:vAlign w:val="bottom"/>
            <w:hideMark/>
          </w:tcPr>
          <w:p w14:paraId="06A09D6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5AC3155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91688C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6.9</w:t>
            </w:r>
          </w:p>
        </w:tc>
      </w:tr>
      <w:tr w:rsidR="00995013" w:rsidRPr="00995013" w14:paraId="6490205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F4CB20B"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Unity</w:t>
            </w:r>
          </w:p>
        </w:tc>
        <w:tc>
          <w:tcPr>
            <w:tcW w:w="1552" w:type="pct"/>
            <w:tcBorders>
              <w:top w:val="nil"/>
              <w:left w:val="nil"/>
              <w:bottom w:val="single" w:sz="4" w:space="0" w:color="auto"/>
              <w:right w:val="nil"/>
            </w:tcBorders>
            <w:shd w:val="clear" w:color="auto" w:fill="auto"/>
            <w:noWrap/>
            <w:vAlign w:val="bottom"/>
            <w:hideMark/>
          </w:tcPr>
          <w:p w14:paraId="5C570D9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12B1192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F1F731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6.0</w:t>
            </w:r>
          </w:p>
        </w:tc>
      </w:tr>
      <w:tr w:rsidR="00995013" w:rsidRPr="00995013" w14:paraId="20C03A3B"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835664D"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Upper Nile</w:t>
            </w:r>
          </w:p>
        </w:tc>
        <w:tc>
          <w:tcPr>
            <w:tcW w:w="1552" w:type="pct"/>
            <w:tcBorders>
              <w:top w:val="nil"/>
              <w:left w:val="nil"/>
              <w:bottom w:val="single" w:sz="4" w:space="0" w:color="auto"/>
              <w:right w:val="nil"/>
            </w:tcBorders>
            <w:shd w:val="clear" w:color="auto" w:fill="auto"/>
            <w:noWrap/>
            <w:vAlign w:val="bottom"/>
            <w:hideMark/>
          </w:tcPr>
          <w:p w14:paraId="03A2506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04F303E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9E9FDF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5.7</w:t>
            </w:r>
          </w:p>
        </w:tc>
      </w:tr>
      <w:tr w:rsidR="00995013" w:rsidRPr="00995013" w14:paraId="23F52D25"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986B317"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Western Bahr El-Ghazel</w:t>
            </w:r>
          </w:p>
        </w:tc>
        <w:tc>
          <w:tcPr>
            <w:tcW w:w="1552" w:type="pct"/>
            <w:tcBorders>
              <w:top w:val="nil"/>
              <w:left w:val="nil"/>
              <w:bottom w:val="single" w:sz="4" w:space="0" w:color="auto"/>
              <w:right w:val="nil"/>
            </w:tcBorders>
            <w:shd w:val="clear" w:color="auto" w:fill="auto"/>
            <w:noWrap/>
            <w:vAlign w:val="bottom"/>
            <w:hideMark/>
          </w:tcPr>
          <w:p w14:paraId="0F91420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c>
          <w:tcPr>
            <w:tcW w:w="1194" w:type="pct"/>
            <w:tcBorders>
              <w:top w:val="nil"/>
              <w:left w:val="nil"/>
              <w:bottom w:val="single" w:sz="4" w:space="0" w:color="auto"/>
              <w:right w:val="nil"/>
            </w:tcBorders>
            <w:shd w:val="clear" w:color="auto" w:fill="auto"/>
            <w:noWrap/>
            <w:vAlign w:val="bottom"/>
            <w:hideMark/>
          </w:tcPr>
          <w:p w14:paraId="529F347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Moderate</w:t>
            </w:r>
          </w:p>
        </w:tc>
        <w:tc>
          <w:tcPr>
            <w:tcW w:w="1185" w:type="pct"/>
            <w:tcBorders>
              <w:top w:val="nil"/>
              <w:left w:val="nil"/>
              <w:bottom w:val="single" w:sz="4" w:space="0" w:color="auto"/>
              <w:right w:val="nil"/>
            </w:tcBorders>
            <w:shd w:val="clear" w:color="auto" w:fill="auto"/>
            <w:noWrap/>
            <w:vAlign w:val="bottom"/>
            <w:hideMark/>
          </w:tcPr>
          <w:p w14:paraId="40AC102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5.9</w:t>
            </w:r>
          </w:p>
        </w:tc>
      </w:tr>
      <w:tr w:rsidR="00995013" w:rsidRPr="00995013" w14:paraId="7A80D8B7"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FD1B105"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Language</w:t>
            </w:r>
          </w:p>
        </w:tc>
      </w:tr>
      <w:tr w:rsidR="00995013" w:rsidRPr="00995013" w14:paraId="43FE01AE"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C06E4C2"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Nuer</w:t>
            </w:r>
          </w:p>
        </w:tc>
        <w:tc>
          <w:tcPr>
            <w:tcW w:w="1552" w:type="pct"/>
            <w:tcBorders>
              <w:top w:val="nil"/>
              <w:left w:val="nil"/>
              <w:bottom w:val="single" w:sz="4" w:space="0" w:color="auto"/>
              <w:right w:val="nil"/>
            </w:tcBorders>
            <w:shd w:val="clear" w:color="auto" w:fill="auto"/>
            <w:noWrap/>
            <w:vAlign w:val="bottom"/>
            <w:hideMark/>
          </w:tcPr>
          <w:p w14:paraId="6F82BF1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05EAB72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1881BB6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5.5</w:t>
            </w:r>
          </w:p>
        </w:tc>
      </w:tr>
      <w:tr w:rsidR="00995013" w:rsidRPr="00995013" w14:paraId="0080AB3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29345B5"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lastRenderedPageBreak/>
              <w:t>Dinka</w:t>
            </w:r>
          </w:p>
        </w:tc>
        <w:tc>
          <w:tcPr>
            <w:tcW w:w="1552" w:type="pct"/>
            <w:tcBorders>
              <w:top w:val="nil"/>
              <w:left w:val="nil"/>
              <w:bottom w:val="single" w:sz="4" w:space="0" w:color="auto"/>
              <w:right w:val="nil"/>
            </w:tcBorders>
            <w:shd w:val="clear" w:color="auto" w:fill="auto"/>
            <w:noWrap/>
            <w:vAlign w:val="bottom"/>
            <w:hideMark/>
          </w:tcPr>
          <w:p w14:paraId="66E5EDE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1DE44C6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A54C11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5.9</w:t>
            </w:r>
          </w:p>
        </w:tc>
      </w:tr>
      <w:tr w:rsidR="00995013" w:rsidRPr="00995013" w14:paraId="638159E1"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6334E2E6"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Toposa</w:t>
            </w:r>
            <w:proofErr w:type="spellEnd"/>
          </w:p>
        </w:tc>
        <w:tc>
          <w:tcPr>
            <w:tcW w:w="1552" w:type="pct"/>
            <w:tcBorders>
              <w:top w:val="nil"/>
              <w:left w:val="nil"/>
              <w:bottom w:val="single" w:sz="4" w:space="0" w:color="auto"/>
              <w:right w:val="nil"/>
            </w:tcBorders>
            <w:shd w:val="clear" w:color="auto" w:fill="auto"/>
            <w:noWrap/>
            <w:vAlign w:val="bottom"/>
            <w:hideMark/>
          </w:tcPr>
          <w:p w14:paraId="7EF178C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10B467A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3FA46F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r>
      <w:tr w:rsidR="00995013" w:rsidRPr="00995013" w14:paraId="4CE770B0"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461F928"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Didinga</w:t>
            </w:r>
            <w:proofErr w:type="spellEnd"/>
          </w:p>
        </w:tc>
        <w:tc>
          <w:tcPr>
            <w:tcW w:w="1552" w:type="pct"/>
            <w:tcBorders>
              <w:top w:val="nil"/>
              <w:left w:val="nil"/>
              <w:bottom w:val="single" w:sz="4" w:space="0" w:color="auto"/>
              <w:right w:val="nil"/>
            </w:tcBorders>
            <w:shd w:val="clear" w:color="auto" w:fill="auto"/>
            <w:noWrap/>
            <w:vAlign w:val="bottom"/>
            <w:hideMark/>
          </w:tcPr>
          <w:p w14:paraId="6DA06D5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7.1</w:t>
            </w:r>
          </w:p>
        </w:tc>
        <w:tc>
          <w:tcPr>
            <w:tcW w:w="1194" w:type="pct"/>
            <w:tcBorders>
              <w:top w:val="nil"/>
              <w:left w:val="nil"/>
              <w:bottom w:val="single" w:sz="4" w:space="0" w:color="auto"/>
              <w:right w:val="nil"/>
            </w:tcBorders>
            <w:shd w:val="clear" w:color="auto" w:fill="auto"/>
            <w:noWrap/>
            <w:vAlign w:val="bottom"/>
            <w:hideMark/>
          </w:tcPr>
          <w:p w14:paraId="3E90701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4629CE9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4.0</w:t>
            </w:r>
          </w:p>
        </w:tc>
      </w:tr>
      <w:tr w:rsidR="00995013" w:rsidRPr="00995013" w14:paraId="3C51FAD8"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65DAF71D"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Other</w:t>
            </w:r>
          </w:p>
        </w:tc>
        <w:tc>
          <w:tcPr>
            <w:tcW w:w="1552" w:type="pct"/>
            <w:tcBorders>
              <w:top w:val="nil"/>
              <w:left w:val="nil"/>
              <w:bottom w:val="single" w:sz="4" w:space="0" w:color="auto"/>
              <w:right w:val="nil"/>
            </w:tcBorders>
            <w:shd w:val="clear" w:color="auto" w:fill="auto"/>
            <w:noWrap/>
            <w:vAlign w:val="bottom"/>
            <w:hideMark/>
          </w:tcPr>
          <w:p w14:paraId="1C46F1F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7.4</w:t>
            </w:r>
          </w:p>
        </w:tc>
        <w:tc>
          <w:tcPr>
            <w:tcW w:w="1194" w:type="pct"/>
            <w:tcBorders>
              <w:top w:val="nil"/>
              <w:left w:val="nil"/>
              <w:bottom w:val="single" w:sz="4" w:space="0" w:color="auto"/>
              <w:right w:val="nil"/>
            </w:tcBorders>
            <w:shd w:val="clear" w:color="auto" w:fill="auto"/>
            <w:noWrap/>
            <w:vAlign w:val="bottom"/>
            <w:hideMark/>
          </w:tcPr>
          <w:p w14:paraId="68BCA5A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82C089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8.2</w:t>
            </w:r>
          </w:p>
        </w:tc>
      </w:tr>
    </w:tbl>
    <w:p w14:paraId="776F666C" w14:textId="77777777" w:rsidR="00995013" w:rsidRDefault="00995013" w:rsidP="00995013"/>
    <w:p w14:paraId="64A9390E" w14:textId="77777777" w:rsidR="00995013" w:rsidRDefault="00995013" w:rsidP="00995013"/>
    <w:p w14:paraId="7CBFFEAC" w14:textId="77777777" w:rsidR="00995013" w:rsidRDefault="00995013" w:rsidP="00995013"/>
    <w:p w14:paraId="6D52C8C4" w14:textId="77777777" w:rsidR="00995013" w:rsidRDefault="00995013" w:rsidP="00995013"/>
    <w:p w14:paraId="6FC62C94" w14:textId="77777777" w:rsidR="00995013" w:rsidRDefault="00995013" w:rsidP="00995013"/>
    <w:p w14:paraId="104C73DA" w14:textId="77777777" w:rsidR="00995013" w:rsidRDefault="00995013" w:rsidP="00995013"/>
    <w:p w14:paraId="1D90B38F" w14:textId="77777777" w:rsidR="00995013" w:rsidRDefault="00995013" w:rsidP="00995013"/>
    <w:p w14:paraId="3D2692FC" w14:textId="77777777" w:rsidR="00995013" w:rsidRDefault="00995013" w:rsidP="00995013"/>
    <w:p w14:paraId="2757546D" w14:textId="77777777" w:rsidR="00995013" w:rsidRDefault="00995013" w:rsidP="00995013"/>
    <w:p w14:paraId="4DD174B4" w14:textId="77777777" w:rsidR="00995013" w:rsidRDefault="00995013" w:rsidP="00995013"/>
    <w:p w14:paraId="27DDDC4B" w14:textId="77777777" w:rsidR="00995013" w:rsidRDefault="00995013" w:rsidP="00995013"/>
    <w:p w14:paraId="3D8B71B5" w14:textId="77777777" w:rsidR="00995013" w:rsidRDefault="00995013" w:rsidP="00995013"/>
    <w:p w14:paraId="79C19B52" w14:textId="77777777" w:rsidR="00995013" w:rsidRDefault="00995013" w:rsidP="00995013"/>
    <w:p w14:paraId="5C90CE65" w14:textId="77777777" w:rsidR="00995013" w:rsidRDefault="00995013" w:rsidP="00995013"/>
    <w:p w14:paraId="7C3E59EE" w14:textId="77777777" w:rsidR="00995013" w:rsidRDefault="00995013" w:rsidP="00995013"/>
    <w:p w14:paraId="1B0EC898" w14:textId="77777777" w:rsidR="00995013" w:rsidRDefault="00995013" w:rsidP="00995013"/>
    <w:p w14:paraId="07C52EA6" w14:textId="77777777" w:rsidR="00995013" w:rsidRDefault="00995013" w:rsidP="00995013"/>
    <w:p w14:paraId="2299018F" w14:textId="77777777" w:rsidR="00995013" w:rsidRDefault="00995013" w:rsidP="00995013"/>
    <w:p w14:paraId="032378F8" w14:textId="77777777" w:rsidR="00995013" w:rsidRDefault="00995013" w:rsidP="00995013"/>
    <w:p w14:paraId="0B8F7870" w14:textId="77777777" w:rsidR="00995013" w:rsidRDefault="00995013" w:rsidP="00995013"/>
    <w:p w14:paraId="7B7C56DC" w14:textId="77777777" w:rsidR="005E54B2" w:rsidRDefault="005E54B2" w:rsidP="00995013"/>
    <w:p w14:paraId="68FEDE74" w14:textId="77777777" w:rsidR="005E54B2" w:rsidRDefault="005E54B2" w:rsidP="00995013"/>
    <w:p w14:paraId="73AAB374" w14:textId="453C891B" w:rsidR="00995013" w:rsidRDefault="00995013" w:rsidP="00995013">
      <w:pPr>
        <w:pStyle w:val="Caption"/>
      </w:pPr>
      <w:r>
        <w:lastRenderedPageBreak/>
        <w:t xml:space="preserve">Table </w:t>
      </w:r>
      <w:fldSimple w:instr=" SEQ Table \* ARABIC ">
        <w:r w:rsidR="00A66512">
          <w:rPr>
            <w:noProof/>
          </w:rPr>
          <w:t>16</w:t>
        </w:r>
      </w:fldSimple>
      <w:r>
        <w:t xml:space="preserve">. </w:t>
      </w:r>
      <w:r w:rsidR="002663CB">
        <w:t>Agency Indicators Disaggregated Results</w:t>
      </w:r>
    </w:p>
    <w:tbl>
      <w:tblPr>
        <w:tblW w:w="5000" w:type="pct"/>
        <w:tblLook w:val="04A0" w:firstRow="1" w:lastRow="0" w:firstColumn="1" w:lastColumn="0" w:noHBand="0" w:noVBand="1"/>
      </w:tblPr>
      <w:tblGrid>
        <w:gridCol w:w="3624"/>
        <w:gridCol w:w="1838"/>
        <w:gridCol w:w="2683"/>
        <w:gridCol w:w="1215"/>
      </w:tblGrid>
      <w:tr w:rsidR="001010B7" w:rsidRPr="001010B7" w14:paraId="27B0E004" w14:textId="77777777" w:rsidTr="001010B7">
        <w:trPr>
          <w:trHeight w:val="320"/>
        </w:trPr>
        <w:tc>
          <w:tcPr>
            <w:tcW w:w="5000" w:type="pct"/>
            <w:gridSpan w:val="4"/>
            <w:tcBorders>
              <w:top w:val="nil"/>
              <w:left w:val="nil"/>
              <w:bottom w:val="single" w:sz="4" w:space="0" w:color="auto"/>
              <w:right w:val="nil"/>
            </w:tcBorders>
            <w:shd w:val="clear" w:color="000000" w:fill="0067B9"/>
            <w:vAlign w:val="center"/>
            <w:hideMark/>
          </w:tcPr>
          <w:p w14:paraId="6F2CE096" w14:textId="77777777" w:rsidR="001010B7" w:rsidRPr="001010B7" w:rsidRDefault="001010B7" w:rsidP="001010B7">
            <w:pPr>
              <w:spacing w:after="0" w:line="240" w:lineRule="auto"/>
              <w:jc w:val="left"/>
              <w:rPr>
                <w:rFonts w:eastAsia="Times New Roman" w:cs="Calibri"/>
                <w:b/>
                <w:bCs/>
                <w:color w:val="FFFFFF"/>
                <w:sz w:val="20"/>
                <w:szCs w:val="20"/>
              </w:rPr>
            </w:pPr>
            <w:r w:rsidRPr="001010B7">
              <w:rPr>
                <w:rFonts w:eastAsia="Times New Roman" w:cs="Calibri"/>
                <w:b/>
                <w:bCs/>
                <w:color w:val="FFFFFF"/>
                <w:sz w:val="20"/>
                <w:szCs w:val="20"/>
              </w:rPr>
              <w:t>Theme: Agency</w:t>
            </w:r>
          </w:p>
        </w:tc>
      </w:tr>
      <w:tr w:rsidR="001010B7" w:rsidRPr="001010B7" w14:paraId="754B60E3" w14:textId="77777777" w:rsidTr="001010B7">
        <w:trPr>
          <w:trHeight w:val="320"/>
        </w:trPr>
        <w:tc>
          <w:tcPr>
            <w:tcW w:w="1936" w:type="pct"/>
            <w:tcBorders>
              <w:top w:val="nil"/>
              <w:left w:val="nil"/>
              <w:bottom w:val="single" w:sz="4" w:space="0" w:color="auto"/>
              <w:right w:val="nil"/>
            </w:tcBorders>
            <w:shd w:val="clear" w:color="000000" w:fill="CFCDC9"/>
            <w:noWrap/>
            <w:vAlign w:val="bottom"/>
            <w:hideMark/>
          </w:tcPr>
          <w:p w14:paraId="478EC74E"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Disaggregate Type</w:t>
            </w:r>
          </w:p>
        </w:tc>
        <w:tc>
          <w:tcPr>
            <w:tcW w:w="982" w:type="pct"/>
            <w:tcBorders>
              <w:top w:val="nil"/>
              <w:left w:val="nil"/>
              <w:bottom w:val="single" w:sz="4" w:space="0" w:color="auto"/>
              <w:right w:val="nil"/>
            </w:tcBorders>
            <w:shd w:val="clear" w:color="000000" w:fill="CFCDC9"/>
            <w:noWrap/>
            <w:vAlign w:val="bottom"/>
            <w:hideMark/>
          </w:tcPr>
          <w:p w14:paraId="4B80CA9C"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Aspirations</w:t>
            </w:r>
          </w:p>
        </w:tc>
        <w:tc>
          <w:tcPr>
            <w:tcW w:w="1433" w:type="pct"/>
            <w:tcBorders>
              <w:top w:val="nil"/>
              <w:left w:val="nil"/>
              <w:bottom w:val="single" w:sz="4" w:space="0" w:color="auto"/>
              <w:right w:val="nil"/>
            </w:tcBorders>
            <w:shd w:val="clear" w:color="000000" w:fill="CFCDC9"/>
            <w:noWrap/>
            <w:vAlign w:val="bottom"/>
            <w:hideMark/>
          </w:tcPr>
          <w:p w14:paraId="26E9A342"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Locus of Control</w:t>
            </w:r>
          </w:p>
        </w:tc>
        <w:tc>
          <w:tcPr>
            <w:tcW w:w="649" w:type="pct"/>
            <w:tcBorders>
              <w:top w:val="nil"/>
              <w:left w:val="nil"/>
              <w:bottom w:val="single" w:sz="4" w:space="0" w:color="auto"/>
              <w:right w:val="nil"/>
            </w:tcBorders>
            <w:shd w:val="clear" w:color="000000" w:fill="CFCDC9"/>
            <w:noWrap/>
            <w:vAlign w:val="bottom"/>
            <w:hideMark/>
          </w:tcPr>
          <w:p w14:paraId="6C28D39F"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Agency</w:t>
            </w:r>
          </w:p>
        </w:tc>
      </w:tr>
      <w:tr w:rsidR="001010B7" w:rsidRPr="001010B7" w14:paraId="517461CD" w14:textId="77777777" w:rsidTr="001010B7">
        <w:trPr>
          <w:trHeight w:val="320"/>
        </w:trPr>
        <w:tc>
          <w:tcPr>
            <w:tcW w:w="5000" w:type="pct"/>
            <w:gridSpan w:val="4"/>
            <w:tcBorders>
              <w:top w:val="single" w:sz="4" w:space="0" w:color="auto"/>
              <w:left w:val="nil"/>
              <w:bottom w:val="nil"/>
              <w:right w:val="nil"/>
            </w:tcBorders>
            <w:shd w:val="clear" w:color="000000" w:fill="A7C6ED"/>
            <w:noWrap/>
            <w:vAlign w:val="bottom"/>
            <w:hideMark/>
          </w:tcPr>
          <w:p w14:paraId="67D0D47B"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Overall</w:t>
            </w:r>
          </w:p>
        </w:tc>
      </w:tr>
      <w:tr w:rsidR="001010B7" w:rsidRPr="001010B7" w14:paraId="7705D860"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78D8DD9F"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Overall</w:t>
            </w:r>
          </w:p>
        </w:tc>
        <w:tc>
          <w:tcPr>
            <w:tcW w:w="982" w:type="pct"/>
            <w:tcBorders>
              <w:top w:val="single" w:sz="4" w:space="0" w:color="auto"/>
              <w:left w:val="nil"/>
              <w:bottom w:val="single" w:sz="4" w:space="0" w:color="auto"/>
              <w:right w:val="nil"/>
            </w:tcBorders>
            <w:shd w:val="clear" w:color="auto" w:fill="auto"/>
            <w:noWrap/>
            <w:vAlign w:val="bottom"/>
            <w:hideMark/>
          </w:tcPr>
          <w:p w14:paraId="32BB090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76.6</w:t>
            </w:r>
          </w:p>
        </w:tc>
        <w:tc>
          <w:tcPr>
            <w:tcW w:w="1433" w:type="pct"/>
            <w:tcBorders>
              <w:top w:val="single" w:sz="4" w:space="0" w:color="auto"/>
              <w:left w:val="nil"/>
              <w:bottom w:val="single" w:sz="4" w:space="0" w:color="auto"/>
              <w:right w:val="nil"/>
            </w:tcBorders>
            <w:shd w:val="clear" w:color="auto" w:fill="auto"/>
            <w:noWrap/>
            <w:vAlign w:val="bottom"/>
            <w:hideMark/>
          </w:tcPr>
          <w:p w14:paraId="4C5663E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71.4</w:t>
            </w:r>
          </w:p>
        </w:tc>
        <w:tc>
          <w:tcPr>
            <w:tcW w:w="649" w:type="pct"/>
            <w:tcBorders>
              <w:top w:val="single" w:sz="4" w:space="0" w:color="auto"/>
              <w:left w:val="nil"/>
              <w:bottom w:val="single" w:sz="4" w:space="0" w:color="auto"/>
              <w:right w:val="nil"/>
            </w:tcBorders>
            <w:shd w:val="clear" w:color="auto" w:fill="auto"/>
            <w:noWrap/>
            <w:vAlign w:val="bottom"/>
            <w:hideMark/>
          </w:tcPr>
          <w:p w14:paraId="29427EC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74.1</w:t>
            </w:r>
          </w:p>
        </w:tc>
      </w:tr>
      <w:tr w:rsidR="001010B7" w:rsidRPr="001010B7" w14:paraId="711C7C13"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364ADD67"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Location</w:t>
            </w:r>
          </w:p>
        </w:tc>
      </w:tr>
      <w:tr w:rsidR="001010B7" w:rsidRPr="001010B7" w14:paraId="79B58218"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6CD0E5ED"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Rural</w:t>
            </w:r>
          </w:p>
        </w:tc>
        <w:tc>
          <w:tcPr>
            <w:tcW w:w="982" w:type="pct"/>
            <w:tcBorders>
              <w:top w:val="single" w:sz="4" w:space="0" w:color="auto"/>
              <w:left w:val="nil"/>
              <w:bottom w:val="single" w:sz="4" w:space="0" w:color="auto"/>
              <w:right w:val="nil"/>
            </w:tcBorders>
            <w:shd w:val="clear" w:color="auto" w:fill="auto"/>
            <w:noWrap/>
            <w:vAlign w:val="bottom"/>
            <w:hideMark/>
          </w:tcPr>
          <w:p w14:paraId="2511AD36"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75.1</w:t>
            </w:r>
          </w:p>
        </w:tc>
        <w:tc>
          <w:tcPr>
            <w:tcW w:w="1433" w:type="pct"/>
            <w:tcBorders>
              <w:top w:val="single" w:sz="4" w:space="0" w:color="auto"/>
              <w:left w:val="nil"/>
              <w:bottom w:val="single" w:sz="4" w:space="0" w:color="auto"/>
              <w:right w:val="nil"/>
            </w:tcBorders>
            <w:shd w:val="clear" w:color="auto" w:fill="auto"/>
            <w:noWrap/>
            <w:vAlign w:val="bottom"/>
            <w:hideMark/>
          </w:tcPr>
          <w:p w14:paraId="322EAAB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70.2</w:t>
            </w:r>
          </w:p>
        </w:tc>
        <w:tc>
          <w:tcPr>
            <w:tcW w:w="649" w:type="pct"/>
            <w:tcBorders>
              <w:top w:val="single" w:sz="4" w:space="0" w:color="auto"/>
              <w:left w:val="nil"/>
              <w:bottom w:val="single" w:sz="4" w:space="0" w:color="auto"/>
              <w:right w:val="nil"/>
            </w:tcBorders>
            <w:shd w:val="clear" w:color="auto" w:fill="auto"/>
            <w:noWrap/>
            <w:vAlign w:val="bottom"/>
            <w:hideMark/>
          </w:tcPr>
          <w:p w14:paraId="4356F30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72.8</w:t>
            </w:r>
          </w:p>
        </w:tc>
      </w:tr>
      <w:tr w:rsidR="001010B7" w:rsidRPr="001010B7" w14:paraId="0DD03C5A"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34CC1EA"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Urban</w:t>
            </w:r>
          </w:p>
        </w:tc>
        <w:tc>
          <w:tcPr>
            <w:tcW w:w="982" w:type="pct"/>
            <w:tcBorders>
              <w:top w:val="nil"/>
              <w:left w:val="nil"/>
              <w:bottom w:val="single" w:sz="4" w:space="0" w:color="auto"/>
              <w:right w:val="nil"/>
            </w:tcBorders>
            <w:shd w:val="clear" w:color="auto" w:fill="auto"/>
            <w:noWrap/>
            <w:vAlign w:val="bottom"/>
            <w:hideMark/>
          </w:tcPr>
          <w:p w14:paraId="72B7F6C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79.7</w:t>
            </w:r>
          </w:p>
        </w:tc>
        <w:tc>
          <w:tcPr>
            <w:tcW w:w="1433" w:type="pct"/>
            <w:tcBorders>
              <w:top w:val="nil"/>
              <w:left w:val="nil"/>
              <w:bottom w:val="single" w:sz="4" w:space="0" w:color="auto"/>
              <w:right w:val="nil"/>
            </w:tcBorders>
            <w:shd w:val="clear" w:color="auto" w:fill="auto"/>
            <w:noWrap/>
            <w:vAlign w:val="bottom"/>
            <w:hideMark/>
          </w:tcPr>
          <w:p w14:paraId="16827EF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74.1</w:t>
            </w:r>
          </w:p>
        </w:tc>
        <w:tc>
          <w:tcPr>
            <w:tcW w:w="649" w:type="pct"/>
            <w:tcBorders>
              <w:top w:val="nil"/>
              <w:left w:val="nil"/>
              <w:bottom w:val="single" w:sz="4" w:space="0" w:color="auto"/>
              <w:right w:val="nil"/>
            </w:tcBorders>
            <w:shd w:val="clear" w:color="auto" w:fill="auto"/>
            <w:noWrap/>
            <w:vAlign w:val="bottom"/>
            <w:hideMark/>
          </w:tcPr>
          <w:p w14:paraId="274E9C55"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77.0</w:t>
            </w:r>
          </w:p>
        </w:tc>
      </w:tr>
      <w:tr w:rsidR="001010B7" w:rsidRPr="001010B7" w14:paraId="31819EA3"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08A80983"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Sex</w:t>
            </w:r>
          </w:p>
        </w:tc>
      </w:tr>
      <w:tr w:rsidR="001010B7" w:rsidRPr="001010B7" w14:paraId="286AE3E9"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54AFA7F5"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Male-head of household</w:t>
            </w:r>
          </w:p>
        </w:tc>
        <w:tc>
          <w:tcPr>
            <w:tcW w:w="982" w:type="pct"/>
            <w:tcBorders>
              <w:top w:val="single" w:sz="4" w:space="0" w:color="auto"/>
              <w:left w:val="nil"/>
              <w:bottom w:val="single" w:sz="4" w:space="0" w:color="auto"/>
              <w:right w:val="nil"/>
            </w:tcBorders>
            <w:shd w:val="clear" w:color="auto" w:fill="auto"/>
            <w:noWrap/>
            <w:vAlign w:val="bottom"/>
            <w:hideMark/>
          </w:tcPr>
          <w:p w14:paraId="71CB4C8D"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75.6</w:t>
            </w:r>
          </w:p>
        </w:tc>
        <w:tc>
          <w:tcPr>
            <w:tcW w:w="1433" w:type="pct"/>
            <w:tcBorders>
              <w:top w:val="single" w:sz="4" w:space="0" w:color="auto"/>
              <w:left w:val="nil"/>
              <w:bottom w:val="single" w:sz="4" w:space="0" w:color="auto"/>
              <w:right w:val="nil"/>
            </w:tcBorders>
            <w:shd w:val="clear" w:color="auto" w:fill="auto"/>
            <w:noWrap/>
            <w:vAlign w:val="bottom"/>
            <w:hideMark/>
          </w:tcPr>
          <w:p w14:paraId="1F44A24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67.5</w:t>
            </w:r>
          </w:p>
        </w:tc>
        <w:tc>
          <w:tcPr>
            <w:tcW w:w="649" w:type="pct"/>
            <w:tcBorders>
              <w:top w:val="single" w:sz="4" w:space="0" w:color="auto"/>
              <w:left w:val="nil"/>
              <w:bottom w:val="single" w:sz="4" w:space="0" w:color="auto"/>
              <w:right w:val="nil"/>
            </w:tcBorders>
            <w:shd w:val="clear" w:color="auto" w:fill="auto"/>
            <w:noWrap/>
            <w:vAlign w:val="bottom"/>
            <w:hideMark/>
          </w:tcPr>
          <w:p w14:paraId="27133F2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71.8</w:t>
            </w:r>
          </w:p>
        </w:tc>
      </w:tr>
      <w:tr w:rsidR="001010B7" w:rsidRPr="001010B7" w14:paraId="23729457"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27B61738"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Female-head of household</w:t>
            </w:r>
          </w:p>
        </w:tc>
        <w:tc>
          <w:tcPr>
            <w:tcW w:w="982" w:type="pct"/>
            <w:tcBorders>
              <w:top w:val="nil"/>
              <w:left w:val="nil"/>
              <w:bottom w:val="single" w:sz="4" w:space="0" w:color="auto"/>
              <w:right w:val="nil"/>
            </w:tcBorders>
            <w:shd w:val="clear" w:color="auto" w:fill="auto"/>
            <w:noWrap/>
            <w:vAlign w:val="bottom"/>
            <w:hideMark/>
          </w:tcPr>
          <w:p w14:paraId="0FA5945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74.6</w:t>
            </w:r>
          </w:p>
        </w:tc>
        <w:tc>
          <w:tcPr>
            <w:tcW w:w="1433" w:type="pct"/>
            <w:tcBorders>
              <w:top w:val="nil"/>
              <w:left w:val="nil"/>
              <w:bottom w:val="single" w:sz="4" w:space="0" w:color="auto"/>
              <w:right w:val="nil"/>
            </w:tcBorders>
            <w:shd w:val="clear" w:color="auto" w:fill="auto"/>
            <w:noWrap/>
            <w:vAlign w:val="bottom"/>
            <w:hideMark/>
          </w:tcPr>
          <w:p w14:paraId="5E379A2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70.7</w:t>
            </w:r>
          </w:p>
        </w:tc>
        <w:tc>
          <w:tcPr>
            <w:tcW w:w="649" w:type="pct"/>
            <w:tcBorders>
              <w:top w:val="nil"/>
              <w:left w:val="nil"/>
              <w:bottom w:val="single" w:sz="4" w:space="0" w:color="auto"/>
              <w:right w:val="nil"/>
            </w:tcBorders>
            <w:shd w:val="clear" w:color="auto" w:fill="auto"/>
            <w:noWrap/>
            <w:vAlign w:val="bottom"/>
            <w:hideMark/>
          </w:tcPr>
          <w:p w14:paraId="1621A2E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72.7</w:t>
            </w:r>
          </w:p>
        </w:tc>
      </w:tr>
      <w:tr w:rsidR="001010B7" w:rsidRPr="001010B7" w14:paraId="21244C9A"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7DB19815"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County</w:t>
            </w:r>
          </w:p>
        </w:tc>
      </w:tr>
      <w:tr w:rsidR="001010B7" w:rsidRPr="001010B7" w14:paraId="1775FA16"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089B63E0"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Akobo</w:t>
            </w:r>
          </w:p>
        </w:tc>
        <w:tc>
          <w:tcPr>
            <w:tcW w:w="982" w:type="pct"/>
            <w:tcBorders>
              <w:top w:val="single" w:sz="4" w:space="0" w:color="auto"/>
              <w:left w:val="nil"/>
              <w:bottom w:val="single" w:sz="4" w:space="0" w:color="auto"/>
              <w:right w:val="nil"/>
            </w:tcBorders>
            <w:shd w:val="clear" w:color="auto" w:fill="auto"/>
            <w:noWrap/>
            <w:vAlign w:val="bottom"/>
            <w:hideMark/>
          </w:tcPr>
          <w:p w14:paraId="4C53372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74.9</w:t>
            </w:r>
          </w:p>
        </w:tc>
        <w:tc>
          <w:tcPr>
            <w:tcW w:w="1433" w:type="pct"/>
            <w:tcBorders>
              <w:top w:val="single" w:sz="4" w:space="0" w:color="auto"/>
              <w:left w:val="nil"/>
              <w:bottom w:val="single" w:sz="4" w:space="0" w:color="auto"/>
              <w:right w:val="nil"/>
            </w:tcBorders>
            <w:shd w:val="clear" w:color="auto" w:fill="auto"/>
            <w:noWrap/>
            <w:vAlign w:val="bottom"/>
            <w:hideMark/>
          </w:tcPr>
          <w:p w14:paraId="2F76D40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68.7</w:t>
            </w:r>
          </w:p>
        </w:tc>
        <w:tc>
          <w:tcPr>
            <w:tcW w:w="649" w:type="pct"/>
            <w:tcBorders>
              <w:top w:val="single" w:sz="4" w:space="0" w:color="auto"/>
              <w:left w:val="nil"/>
              <w:bottom w:val="single" w:sz="4" w:space="0" w:color="auto"/>
              <w:right w:val="nil"/>
            </w:tcBorders>
            <w:shd w:val="clear" w:color="auto" w:fill="auto"/>
            <w:noWrap/>
            <w:vAlign w:val="bottom"/>
            <w:hideMark/>
          </w:tcPr>
          <w:p w14:paraId="7CB06DE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72.0</w:t>
            </w:r>
          </w:p>
        </w:tc>
      </w:tr>
      <w:tr w:rsidR="001010B7" w:rsidRPr="001010B7" w14:paraId="6571A2A1"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2407E181"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Baliet</w:t>
            </w:r>
            <w:proofErr w:type="spellEnd"/>
          </w:p>
        </w:tc>
        <w:tc>
          <w:tcPr>
            <w:tcW w:w="982" w:type="pct"/>
            <w:tcBorders>
              <w:top w:val="nil"/>
              <w:left w:val="nil"/>
              <w:bottom w:val="single" w:sz="4" w:space="0" w:color="auto"/>
              <w:right w:val="nil"/>
            </w:tcBorders>
            <w:shd w:val="clear" w:color="auto" w:fill="auto"/>
            <w:noWrap/>
            <w:vAlign w:val="bottom"/>
            <w:hideMark/>
          </w:tcPr>
          <w:p w14:paraId="5D62DE9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86.4</w:t>
            </w:r>
          </w:p>
        </w:tc>
        <w:tc>
          <w:tcPr>
            <w:tcW w:w="1433" w:type="pct"/>
            <w:tcBorders>
              <w:top w:val="nil"/>
              <w:left w:val="nil"/>
              <w:bottom w:val="single" w:sz="4" w:space="0" w:color="auto"/>
              <w:right w:val="nil"/>
            </w:tcBorders>
            <w:shd w:val="clear" w:color="auto" w:fill="auto"/>
            <w:noWrap/>
            <w:vAlign w:val="bottom"/>
            <w:hideMark/>
          </w:tcPr>
          <w:p w14:paraId="350220B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87.3</w:t>
            </w:r>
          </w:p>
        </w:tc>
        <w:tc>
          <w:tcPr>
            <w:tcW w:w="649" w:type="pct"/>
            <w:tcBorders>
              <w:top w:val="nil"/>
              <w:left w:val="nil"/>
              <w:bottom w:val="single" w:sz="4" w:space="0" w:color="auto"/>
              <w:right w:val="nil"/>
            </w:tcBorders>
            <w:shd w:val="clear" w:color="auto" w:fill="auto"/>
            <w:noWrap/>
            <w:vAlign w:val="bottom"/>
            <w:hideMark/>
          </w:tcPr>
          <w:p w14:paraId="2DAD1E56"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86.8</w:t>
            </w:r>
          </w:p>
        </w:tc>
      </w:tr>
      <w:tr w:rsidR="001010B7" w:rsidRPr="001010B7" w14:paraId="3633CA1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5378EF13"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Budi</w:t>
            </w:r>
          </w:p>
        </w:tc>
        <w:tc>
          <w:tcPr>
            <w:tcW w:w="982" w:type="pct"/>
            <w:tcBorders>
              <w:top w:val="nil"/>
              <w:left w:val="nil"/>
              <w:bottom w:val="single" w:sz="4" w:space="0" w:color="auto"/>
              <w:right w:val="nil"/>
            </w:tcBorders>
            <w:shd w:val="clear" w:color="auto" w:fill="auto"/>
            <w:noWrap/>
            <w:vAlign w:val="bottom"/>
            <w:hideMark/>
          </w:tcPr>
          <w:p w14:paraId="61789E0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76.3</w:t>
            </w:r>
          </w:p>
        </w:tc>
        <w:tc>
          <w:tcPr>
            <w:tcW w:w="1433" w:type="pct"/>
            <w:tcBorders>
              <w:top w:val="nil"/>
              <w:left w:val="nil"/>
              <w:bottom w:val="single" w:sz="4" w:space="0" w:color="auto"/>
              <w:right w:val="nil"/>
            </w:tcBorders>
            <w:shd w:val="clear" w:color="auto" w:fill="auto"/>
            <w:noWrap/>
            <w:vAlign w:val="bottom"/>
            <w:hideMark/>
          </w:tcPr>
          <w:p w14:paraId="6B52F1C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70.5</w:t>
            </w:r>
          </w:p>
        </w:tc>
        <w:tc>
          <w:tcPr>
            <w:tcW w:w="649" w:type="pct"/>
            <w:tcBorders>
              <w:top w:val="nil"/>
              <w:left w:val="nil"/>
              <w:bottom w:val="single" w:sz="4" w:space="0" w:color="auto"/>
              <w:right w:val="nil"/>
            </w:tcBorders>
            <w:shd w:val="clear" w:color="auto" w:fill="auto"/>
            <w:noWrap/>
            <w:vAlign w:val="bottom"/>
            <w:hideMark/>
          </w:tcPr>
          <w:p w14:paraId="6812D9A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73.6</w:t>
            </w:r>
          </w:p>
        </w:tc>
      </w:tr>
      <w:tr w:rsidR="001010B7" w:rsidRPr="001010B7" w14:paraId="78FCB43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7BDC643D"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Duk</w:t>
            </w:r>
            <w:proofErr w:type="spellEnd"/>
          </w:p>
        </w:tc>
        <w:tc>
          <w:tcPr>
            <w:tcW w:w="982" w:type="pct"/>
            <w:tcBorders>
              <w:top w:val="nil"/>
              <w:left w:val="nil"/>
              <w:bottom w:val="single" w:sz="4" w:space="0" w:color="auto"/>
              <w:right w:val="nil"/>
            </w:tcBorders>
            <w:shd w:val="clear" w:color="auto" w:fill="auto"/>
            <w:noWrap/>
            <w:vAlign w:val="bottom"/>
            <w:hideMark/>
          </w:tcPr>
          <w:p w14:paraId="50FE657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92.4</w:t>
            </w:r>
          </w:p>
        </w:tc>
        <w:tc>
          <w:tcPr>
            <w:tcW w:w="1433" w:type="pct"/>
            <w:tcBorders>
              <w:top w:val="nil"/>
              <w:left w:val="nil"/>
              <w:bottom w:val="single" w:sz="4" w:space="0" w:color="auto"/>
              <w:right w:val="nil"/>
            </w:tcBorders>
            <w:shd w:val="clear" w:color="auto" w:fill="auto"/>
            <w:noWrap/>
            <w:vAlign w:val="bottom"/>
            <w:hideMark/>
          </w:tcPr>
          <w:p w14:paraId="4A87FA1F"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86.3</w:t>
            </w:r>
          </w:p>
        </w:tc>
        <w:tc>
          <w:tcPr>
            <w:tcW w:w="649" w:type="pct"/>
            <w:tcBorders>
              <w:top w:val="nil"/>
              <w:left w:val="nil"/>
              <w:bottom w:val="single" w:sz="4" w:space="0" w:color="auto"/>
              <w:right w:val="nil"/>
            </w:tcBorders>
            <w:shd w:val="clear" w:color="auto" w:fill="auto"/>
            <w:noWrap/>
            <w:vAlign w:val="bottom"/>
            <w:hideMark/>
          </w:tcPr>
          <w:p w14:paraId="5D935A5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89.5</w:t>
            </w:r>
          </w:p>
        </w:tc>
      </w:tr>
      <w:tr w:rsidR="001010B7" w:rsidRPr="001010B7" w14:paraId="7E9566C8"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19A4CD8"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Jur</w:t>
            </w:r>
            <w:proofErr w:type="spellEnd"/>
            <w:r w:rsidRPr="001010B7">
              <w:rPr>
                <w:rFonts w:eastAsia="Times New Roman" w:cs="Calibri"/>
                <w:color w:val="000000"/>
                <w:sz w:val="20"/>
                <w:szCs w:val="20"/>
              </w:rPr>
              <w:t xml:space="preserve"> River</w:t>
            </w:r>
          </w:p>
        </w:tc>
        <w:tc>
          <w:tcPr>
            <w:tcW w:w="982" w:type="pct"/>
            <w:tcBorders>
              <w:top w:val="nil"/>
              <w:left w:val="nil"/>
              <w:bottom w:val="single" w:sz="4" w:space="0" w:color="auto"/>
              <w:right w:val="nil"/>
            </w:tcBorders>
            <w:shd w:val="clear" w:color="auto" w:fill="auto"/>
            <w:noWrap/>
            <w:vAlign w:val="bottom"/>
            <w:hideMark/>
          </w:tcPr>
          <w:p w14:paraId="6782AA0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65.6</w:t>
            </w:r>
          </w:p>
        </w:tc>
        <w:tc>
          <w:tcPr>
            <w:tcW w:w="1433" w:type="pct"/>
            <w:tcBorders>
              <w:top w:val="nil"/>
              <w:left w:val="nil"/>
              <w:bottom w:val="single" w:sz="4" w:space="0" w:color="auto"/>
              <w:right w:val="nil"/>
            </w:tcBorders>
            <w:shd w:val="clear" w:color="auto" w:fill="auto"/>
            <w:noWrap/>
            <w:vAlign w:val="bottom"/>
            <w:hideMark/>
          </w:tcPr>
          <w:p w14:paraId="1AC2755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65.7</w:t>
            </w:r>
          </w:p>
        </w:tc>
        <w:tc>
          <w:tcPr>
            <w:tcW w:w="649" w:type="pct"/>
            <w:tcBorders>
              <w:top w:val="nil"/>
              <w:left w:val="nil"/>
              <w:bottom w:val="single" w:sz="4" w:space="0" w:color="auto"/>
              <w:right w:val="nil"/>
            </w:tcBorders>
            <w:shd w:val="clear" w:color="auto" w:fill="auto"/>
            <w:noWrap/>
            <w:vAlign w:val="bottom"/>
            <w:hideMark/>
          </w:tcPr>
          <w:p w14:paraId="311B479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65.7</w:t>
            </w:r>
          </w:p>
        </w:tc>
      </w:tr>
      <w:tr w:rsidR="001010B7" w:rsidRPr="001010B7" w14:paraId="218DFC5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494F015"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Kapoeta North</w:t>
            </w:r>
          </w:p>
        </w:tc>
        <w:tc>
          <w:tcPr>
            <w:tcW w:w="982" w:type="pct"/>
            <w:tcBorders>
              <w:top w:val="nil"/>
              <w:left w:val="nil"/>
              <w:bottom w:val="single" w:sz="4" w:space="0" w:color="auto"/>
              <w:right w:val="nil"/>
            </w:tcBorders>
            <w:shd w:val="clear" w:color="auto" w:fill="auto"/>
            <w:noWrap/>
            <w:vAlign w:val="bottom"/>
            <w:hideMark/>
          </w:tcPr>
          <w:p w14:paraId="20CB1EF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81.9</w:t>
            </w:r>
          </w:p>
        </w:tc>
        <w:tc>
          <w:tcPr>
            <w:tcW w:w="1433" w:type="pct"/>
            <w:tcBorders>
              <w:top w:val="nil"/>
              <w:left w:val="nil"/>
              <w:bottom w:val="single" w:sz="4" w:space="0" w:color="auto"/>
              <w:right w:val="nil"/>
            </w:tcBorders>
            <w:shd w:val="clear" w:color="auto" w:fill="auto"/>
            <w:noWrap/>
            <w:vAlign w:val="bottom"/>
            <w:hideMark/>
          </w:tcPr>
          <w:p w14:paraId="2B707CB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79.1</w:t>
            </w:r>
          </w:p>
        </w:tc>
        <w:tc>
          <w:tcPr>
            <w:tcW w:w="649" w:type="pct"/>
            <w:tcBorders>
              <w:top w:val="nil"/>
              <w:left w:val="nil"/>
              <w:bottom w:val="single" w:sz="4" w:space="0" w:color="auto"/>
              <w:right w:val="nil"/>
            </w:tcBorders>
            <w:shd w:val="clear" w:color="auto" w:fill="auto"/>
            <w:noWrap/>
            <w:vAlign w:val="bottom"/>
            <w:hideMark/>
          </w:tcPr>
          <w:p w14:paraId="156D6A26"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80.6</w:t>
            </w:r>
          </w:p>
        </w:tc>
      </w:tr>
      <w:tr w:rsidR="001010B7" w:rsidRPr="001010B7" w14:paraId="16C64352"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5F16427C"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Leer</w:t>
            </w:r>
          </w:p>
        </w:tc>
        <w:tc>
          <w:tcPr>
            <w:tcW w:w="982" w:type="pct"/>
            <w:tcBorders>
              <w:top w:val="nil"/>
              <w:left w:val="nil"/>
              <w:bottom w:val="single" w:sz="4" w:space="0" w:color="auto"/>
              <w:right w:val="nil"/>
            </w:tcBorders>
            <w:shd w:val="clear" w:color="auto" w:fill="auto"/>
            <w:noWrap/>
            <w:vAlign w:val="bottom"/>
            <w:hideMark/>
          </w:tcPr>
          <w:p w14:paraId="740187A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75.6</w:t>
            </w:r>
          </w:p>
        </w:tc>
        <w:tc>
          <w:tcPr>
            <w:tcW w:w="1433" w:type="pct"/>
            <w:tcBorders>
              <w:top w:val="nil"/>
              <w:left w:val="nil"/>
              <w:bottom w:val="single" w:sz="4" w:space="0" w:color="auto"/>
              <w:right w:val="nil"/>
            </w:tcBorders>
            <w:shd w:val="clear" w:color="auto" w:fill="auto"/>
            <w:noWrap/>
            <w:vAlign w:val="bottom"/>
            <w:hideMark/>
          </w:tcPr>
          <w:p w14:paraId="79BF08F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68.2</w:t>
            </w:r>
          </w:p>
        </w:tc>
        <w:tc>
          <w:tcPr>
            <w:tcW w:w="649" w:type="pct"/>
            <w:tcBorders>
              <w:top w:val="nil"/>
              <w:left w:val="nil"/>
              <w:bottom w:val="single" w:sz="4" w:space="0" w:color="auto"/>
              <w:right w:val="nil"/>
            </w:tcBorders>
            <w:shd w:val="clear" w:color="auto" w:fill="auto"/>
            <w:noWrap/>
            <w:vAlign w:val="bottom"/>
            <w:hideMark/>
          </w:tcPr>
          <w:p w14:paraId="30C87F3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72.1</w:t>
            </w:r>
          </w:p>
        </w:tc>
      </w:tr>
      <w:tr w:rsidR="001010B7" w:rsidRPr="001010B7" w14:paraId="67F83527"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F115371"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Mayendit</w:t>
            </w:r>
            <w:proofErr w:type="spellEnd"/>
          </w:p>
        </w:tc>
        <w:tc>
          <w:tcPr>
            <w:tcW w:w="982" w:type="pct"/>
            <w:tcBorders>
              <w:top w:val="nil"/>
              <w:left w:val="nil"/>
              <w:bottom w:val="single" w:sz="4" w:space="0" w:color="auto"/>
              <w:right w:val="nil"/>
            </w:tcBorders>
            <w:shd w:val="clear" w:color="auto" w:fill="auto"/>
            <w:noWrap/>
            <w:vAlign w:val="bottom"/>
            <w:hideMark/>
          </w:tcPr>
          <w:p w14:paraId="66BAE7C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72.5</w:t>
            </w:r>
          </w:p>
        </w:tc>
        <w:tc>
          <w:tcPr>
            <w:tcW w:w="1433" w:type="pct"/>
            <w:tcBorders>
              <w:top w:val="nil"/>
              <w:left w:val="nil"/>
              <w:bottom w:val="single" w:sz="4" w:space="0" w:color="auto"/>
              <w:right w:val="nil"/>
            </w:tcBorders>
            <w:shd w:val="clear" w:color="auto" w:fill="auto"/>
            <w:noWrap/>
            <w:vAlign w:val="bottom"/>
            <w:hideMark/>
          </w:tcPr>
          <w:p w14:paraId="2B5B5D7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64.8</w:t>
            </w:r>
          </w:p>
        </w:tc>
        <w:tc>
          <w:tcPr>
            <w:tcW w:w="649" w:type="pct"/>
            <w:tcBorders>
              <w:top w:val="nil"/>
              <w:left w:val="nil"/>
              <w:bottom w:val="single" w:sz="4" w:space="0" w:color="auto"/>
              <w:right w:val="nil"/>
            </w:tcBorders>
            <w:shd w:val="clear" w:color="auto" w:fill="auto"/>
            <w:noWrap/>
            <w:vAlign w:val="bottom"/>
            <w:hideMark/>
          </w:tcPr>
          <w:p w14:paraId="6B1D8EB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69.1</w:t>
            </w:r>
          </w:p>
        </w:tc>
      </w:tr>
      <w:tr w:rsidR="001010B7" w:rsidRPr="001010B7" w14:paraId="7F1710A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81C07FD" w14:textId="6F48C6CF" w:rsidR="001010B7" w:rsidRPr="001010B7" w:rsidRDefault="00DD0616" w:rsidP="001010B7">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982" w:type="pct"/>
            <w:tcBorders>
              <w:top w:val="nil"/>
              <w:left w:val="nil"/>
              <w:bottom w:val="single" w:sz="4" w:space="0" w:color="auto"/>
              <w:right w:val="nil"/>
            </w:tcBorders>
            <w:shd w:val="clear" w:color="auto" w:fill="auto"/>
            <w:noWrap/>
            <w:vAlign w:val="bottom"/>
            <w:hideMark/>
          </w:tcPr>
          <w:p w14:paraId="266B413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66.5</w:t>
            </w:r>
          </w:p>
        </w:tc>
        <w:tc>
          <w:tcPr>
            <w:tcW w:w="1433" w:type="pct"/>
            <w:tcBorders>
              <w:top w:val="nil"/>
              <w:left w:val="nil"/>
              <w:bottom w:val="single" w:sz="4" w:space="0" w:color="auto"/>
              <w:right w:val="nil"/>
            </w:tcBorders>
            <w:shd w:val="clear" w:color="auto" w:fill="auto"/>
            <w:noWrap/>
            <w:vAlign w:val="bottom"/>
            <w:hideMark/>
          </w:tcPr>
          <w:p w14:paraId="7BB0A4D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58.6</w:t>
            </w:r>
          </w:p>
        </w:tc>
        <w:tc>
          <w:tcPr>
            <w:tcW w:w="649" w:type="pct"/>
            <w:tcBorders>
              <w:top w:val="nil"/>
              <w:left w:val="nil"/>
              <w:bottom w:val="single" w:sz="4" w:space="0" w:color="auto"/>
              <w:right w:val="nil"/>
            </w:tcBorders>
            <w:shd w:val="clear" w:color="auto" w:fill="auto"/>
            <w:noWrap/>
            <w:vAlign w:val="bottom"/>
            <w:hideMark/>
          </w:tcPr>
          <w:p w14:paraId="42B0436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62.6</w:t>
            </w:r>
          </w:p>
        </w:tc>
      </w:tr>
      <w:tr w:rsidR="001010B7" w:rsidRPr="001010B7" w14:paraId="0FA3722D"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2E693A9"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Pibor</w:t>
            </w:r>
          </w:p>
        </w:tc>
        <w:tc>
          <w:tcPr>
            <w:tcW w:w="982" w:type="pct"/>
            <w:tcBorders>
              <w:top w:val="nil"/>
              <w:left w:val="nil"/>
              <w:bottom w:val="single" w:sz="4" w:space="0" w:color="auto"/>
              <w:right w:val="nil"/>
            </w:tcBorders>
            <w:shd w:val="clear" w:color="auto" w:fill="auto"/>
            <w:noWrap/>
            <w:vAlign w:val="bottom"/>
            <w:hideMark/>
          </w:tcPr>
          <w:p w14:paraId="52BB8ED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88.3</w:t>
            </w:r>
          </w:p>
        </w:tc>
        <w:tc>
          <w:tcPr>
            <w:tcW w:w="1433" w:type="pct"/>
            <w:tcBorders>
              <w:top w:val="nil"/>
              <w:left w:val="nil"/>
              <w:bottom w:val="single" w:sz="4" w:space="0" w:color="auto"/>
              <w:right w:val="nil"/>
            </w:tcBorders>
            <w:shd w:val="clear" w:color="auto" w:fill="auto"/>
            <w:noWrap/>
            <w:vAlign w:val="bottom"/>
            <w:hideMark/>
          </w:tcPr>
          <w:p w14:paraId="00639CC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81.1</w:t>
            </w:r>
          </w:p>
        </w:tc>
        <w:tc>
          <w:tcPr>
            <w:tcW w:w="649" w:type="pct"/>
            <w:tcBorders>
              <w:top w:val="nil"/>
              <w:left w:val="nil"/>
              <w:bottom w:val="single" w:sz="4" w:space="0" w:color="auto"/>
              <w:right w:val="nil"/>
            </w:tcBorders>
            <w:shd w:val="clear" w:color="auto" w:fill="auto"/>
            <w:noWrap/>
            <w:vAlign w:val="bottom"/>
            <w:hideMark/>
          </w:tcPr>
          <w:p w14:paraId="088273D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84.9</w:t>
            </w:r>
          </w:p>
        </w:tc>
      </w:tr>
      <w:tr w:rsidR="001010B7" w:rsidRPr="001010B7" w14:paraId="160682BC"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0C5FF37F"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Ulang</w:t>
            </w:r>
            <w:proofErr w:type="spellEnd"/>
          </w:p>
        </w:tc>
        <w:tc>
          <w:tcPr>
            <w:tcW w:w="982" w:type="pct"/>
            <w:tcBorders>
              <w:top w:val="nil"/>
              <w:left w:val="nil"/>
              <w:bottom w:val="single" w:sz="4" w:space="0" w:color="auto"/>
              <w:right w:val="nil"/>
            </w:tcBorders>
            <w:shd w:val="clear" w:color="auto" w:fill="auto"/>
            <w:noWrap/>
            <w:vAlign w:val="bottom"/>
            <w:hideMark/>
          </w:tcPr>
          <w:p w14:paraId="580CFA7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74.5</w:t>
            </w:r>
          </w:p>
        </w:tc>
        <w:tc>
          <w:tcPr>
            <w:tcW w:w="1433" w:type="pct"/>
            <w:tcBorders>
              <w:top w:val="nil"/>
              <w:left w:val="nil"/>
              <w:bottom w:val="single" w:sz="4" w:space="0" w:color="auto"/>
              <w:right w:val="nil"/>
            </w:tcBorders>
            <w:shd w:val="clear" w:color="auto" w:fill="auto"/>
            <w:noWrap/>
            <w:vAlign w:val="bottom"/>
            <w:hideMark/>
          </w:tcPr>
          <w:p w14:paraId="04F230B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c>
          <w:tcPr>
            <w:tcW w:w="649" w:type="pct"/>
            <w:tcBorders>
              <w:top w:val="nil"/>
              <w:left w:val="nil"/>
              <w:bottom w:val="single" w:sz="4" w:space="0" w:color="auto"/>
              <w:right w:val="nil"/>
            </w:tcBorders>
            <w:shd w:val="clear" w:color="auto" w:fill="auto"/>
            <w:noWrap/>
            <w:vAlign w:val="bottom"/>
            <w:hideMark/>
          </w:tcPr>
          <w:p w14:paraId="5A44A1F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73.3</w:t>
            </w:r>
          </w:p>
        </w:tc>
      </w:tr>
      <w:tr w:rsidR="001010B7" w:rsidRPr="001010B7" w14:paraId="23191C0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2D21F65"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Uror</w:t>
            </w:r>
            <w:proofErr w:type="spellEnd"/>
          </w:p>
        </w:tc>
        <w:tc>
          <w:tcPr>
            <w:tcW w:w="982" w:type="pct"/>
            <w:tcBorders>
              <w:top w:val="nil"/>
              <w:left w:val="nil"/>
              <w:bottom w:val="single" w:sz="4" w:space="0" w:color="auto"/>
              <w:right w:val="nil"/>
            </w:tcBorders>
            <w:shd w:val="clear" w:color="auto" w:fill="auto"/>
            <w:noWrap/>
            <w:vAlign w:val="bottom"/>
            <w:hideMark/>
          </w:tcPr>
          <w:p w14:paraId="220B28E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67.1</w:t>
            </w:r>
          </w:p>
        </w:tc>
        <w:tc>
          <w:tcPr>
            <w:tcW w:w="1433" w:type="pct"/>
            <w:tcBorders>
              <w:top w:val="nil"/>
              <w:left w:val="nil"/>
              <w:bottom w:val="single" w:sz="4" w:space="0" w:color="auto"/>
              <w:right w:val="nil"/>
            </w:tcBorders>
            <w:shd w:val="clear" w:color="auto" w:fill="auto"/>
            <w:noWrap/>
            <w:vAlign w:val="bottom"/>
            <w:hideMark/>
          </w:tcPr>
          <w:p w14:paraId="212CFD2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62.3</w:t>
            </w:r>
          </w:p>
        </w:tc>
        <w:tc>
          <w:tcPr>
            <w:tcW w:w="649" w:type="pct"/>
            <w:tcBorders>
              <w:top w:val="nil"/>
              <w:left w:val="nil"/>
              <w:bottom w:val="single" w:sz="4" w:space="0" w:color="auto"/>
              <w:right w:val="nil"/>
            </w:tcBorders>
            <w:shd w:val="clear" w:color="auto" w:fill="auto"/>
            <w:noWrap/>
            <w:vAlign w:val="bottom"/>
            <w:hideMark/>
          </w:tcPr>
          <w:p w14:paraId="55F7EBA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64.9</w:t>
            </w:r>
          </w:p>
        </w:tc>
      </w:tr>
      <w:tr w:rsidR="001010B7" w:rsidRPr="001010B7" w14:paraId="256C41E2"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554D34C"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Wau</w:t>
            </w:r>
            <w:proofErr w:type="spellEnd"/>
          </w:p>
        </w:tc>
        <w:tc>
          <w:tcPr>
            <w:tcW w:w="982" w:type="pct"/>
            <w:tcBorders>
              <w:top w:val="nil"/>
              <w:left w:val="nil"/>
              <w:bottom w:val="single" w:sz="4" w:space="0" w:color="auto"/>
              <w:right w:val="nil"/>
            </w:tcBorders>
            <w:shd w:val="clear" w:color="auto" w:fill="auto"/>
            <w:noWrap/>
            <w:vAlign w:val="bottom"/>
            <w:hideMark/>
          </w:tcPr>
          <w:p w14:paraId="723AB82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73.3</w:t>
            </w:r>
          </w:p>
        </w:tc>
        <w:tc>
          <w:tcPr>
            <w:tcW w:w="1433" w:type="pct"/>
            <w:tcBorders>
              <w:top w:val="nil"/>
              <w:left w:val="nil"/>
              <w:bottom w:val="single" w:sz="4" w:space="0" w:color="auto"/>
              <w:right w:val="nil"/>
            </w:tcBorders>
            <w:shd w:val="clear" w:color="auto" w:fill="auto"/>
            <w:noWrap/>
            <w:vAlign w:val="bottom"/>
            <w:hideMark/>
          </w:tcPr>
          <w:p w14:paraId="51B80DE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69.0</w:t>
            </w:r>
          </w:p>
        </w:tc>
        <w:tc>
          <w:tcPr>
            <w:tcW w:w="649" w:type="pct"/>
            <w:tcBorders>
              <w:top w:val="nil"/>
              <w:left w:val="nil"/>
              <w:bottom w:val="single" w:sz="4" w:space="0" w:color="auto"/>
              <w:right w:val="nil"/>
            </w:tcBorders>
            <w:shd w:val="clear" w:color="auto" w:fill="auto"/>
            <w:noWrap/>
            <w:vAlign w:val="bottom"/>
            <w:hideMark/>
          </w:tcPr>
          <w:p w14:paraId="1CF95CDD"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r>
      <w:tr w:rsidR="001010B7" w:rsidRPr="001010B7" w14:paraId="3607C1F7"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45284C66"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Region</w:t>
            </w:r>
          </w:p>
        </w:tc>
      </w:tr>
      <w:tr w:rsidR="001010B7" w:rsidRPr="001010B7" w14:paraId="0FBE922D"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62A9038F"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Bahr El-Ghazel</w:t>
            </w:r>
          </w:p>
        </w:tc>
        <w:tc>
          <w:tcPr>
            <w:tcW w:w="982" w:type="pct"/>
            <w:tcBorders>
              <w:top w:val="single" w:sz="4" w:space="0" w:color="auto"/>
              <w:left w:val="nil"/>
              <w:bottom w:val="single" w:sz="4" w:space="0" w:color="auto"/>
              <w:right w:val="nil"/>
            </w:tcBorders>
            <w:shd w:val="clear" w:color="auto" w:fill="auto"/>
            <w:noWrap/>
            <w:vAlign w:val="bottom"/>
            <w:hideMark/>
          </w:tcPr>
          <w:p w14:paraId="08FA753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70.8</w:t>
            </w:r>
          </w:p>
        </w:tc>
        <w:tc>
          <w:tcPr>
            <w:tcW w:w="1433" w:type="pct"/>
            <w:tcBorders>
              <w:top w:val="single" w:sz="4" w:space="0" w:color="auto"/>
              <w:left w:val="nil"/>
              <w:bottom w:val="single" w:sz="4" w:space="0" w:color="auto"/>
              <w:right w:val="nil"/>
            </w:tcBorders>
            <w:shd w:val="clear" w:color="auto" w:fill="auto"/>
            <w:noWrap/>
            <w:vAlign w:val="bottom"/>
            <w:hideMark/>
          </w:tcPr>
          <w:p w14:paraId="0B6EB66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67.9</w:t>
            </w:r>
          </w:p>
        </w:tc>
        <w:tc>
          <w:tcPr>
            <w:tcW w:w="649" w:type="pct"/>
            <w:tcBorders>
              <w:top w:val="single" w:sz="4" w:space="0" w:color="auto"/>
              <w:left w:val="nil"/>
              <w:bottom w:val="single" w:sz="4" w:space="0" w:color="auto"/>
              <w:right w:val="nil"/>
            </w:tcBorders>
            <w:shd w:val="clear" w:color="auto" w:fill="auto"/>
            <w:noWrap/>
            <w:vAlign w:val="bottom"/>
            <w:hideMark/>
          </w:tcPr>
          <w:p w14:paraId="3157C8C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69.6</w:t>
            </w:r>
          </w:p>
        </w:tc>
      </w:tr>
      <w:tr w:rsidR="001010B7" w:rsidRPr="001010B7" w14:paraId="32353717"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CFA82F2"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Equatoria</w:t>
            </w:r>
            <w:proofErr w:type="spellEnd"/>
          </w:p>
        </w:tc>
        <w:tc>
          <w:tcPr>
            <w:tcW w:w="982" w:type="pct"/>
            <w:tcBorders>
              <w:top w:val="nil"/>
              <w:left w:val="nil"/>
              <w:bottom w:val="single" w:sz="4" w:space="0" w:color="auto"/>
              <w:right w:val="nil"/>
            </w:tcBorders>
            <w:shd w:val="clear" w:color="auto" w:fill="auto"/>
            <w:noWrap/>
            <w:vAlign w:val="bottom"/>
            <w:hideMark/>
          </w:tcPr>
          <w:p w14:paraId="517E330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79.0</w:t>
            </w:r>
          </w:p>
        </w:tc>
        <w:tc>
          <w:tcPr>
            <w:tcW w:w="1433" w:type="pct"/>
            <w:tcBorders>
              <w:top w:val="nil"/>
              <w:left w:val="nil"/>
              <w:bottom w:val="single" w:sz="4" w:space="0" w:color="auto"/>
              <w:right w:val="nil"/>
            </w:tcBorders>
            <w:shd w:val="clear" w:color="auto" w:fill="auto"/>
            <w:noWrap/>
            <w:vAlign w:val="bottom"/>
            <w:hideMark/>
          </w:tcPr>
          <w:p w14:paraId="7178D82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74.5</w:t>
            </w:r>
          </w:p>
        </w:tc>
        <w:tc>
          <w:tcPr>
            <w:tcW w:w="649" w:type="pct"/>
            <w:tcBorders>
              <w:top w:val="nil"/>
              <w:left w:val="nil"/>
              <w:bottom w:val="single" w:sz="4" w:space="0" w:color="auto"/>
              <w:right w:val="nil"/>
            </w:tcBorders>
            <w:shd w:val="clear" w:color="auto" w:fill="auto"/>
            <w:noWrap/>
            <w:vAlign w:val="bottom"/>
            <w:hideMark/>
          </w:tcPr>
          <w:p w14:paraId="440941F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76.9</w:t>
            </w:r>
          </w:p>
        </w:tc>
      </w:tr>
      <w:tr w:rsidR="001010B7" w:rsidRPr="001010B7" w14:paraId="503A36C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E8F3F54"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Great Upper Nile</w:t>
            </w:r>
          </w:p>
        </w:tc>
        <w:tc>
          <w:tcPr>
            <w:tcW w:w="982" w:type="pct"/>
            <w:tcBorders>
              <w:top w:val="nil"/>
              <w:left w:val="nil"/>
              <w:bottom w:val="single" w:sz="4" w:space="0" w:color="auto"/>
              <w:right w:val="nil"/>
            </w:tcBorders>
            <w:shd w:val="clear" w:color="auto" w:fill="auto"/>
            <w:noWrap/>
            <w:vAlign w:val="bottom"/>
            <w:hideMark/>
          </w:tcPr>
          <w:p w14:paraId="187D486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77.1</w:t>
            </w:r>
          </w:p>
        </w:tc>
        <w:tc>
          <w:tcPr>
            <w:tcW w:w="1433" w:type="pct"/>
            <w:tcBorders>
              <w:top w:val="nil"/>
              <w:left w:val="nil"/>
              <w:bottom w:val="single" w:sz="4" w:space="0" w:color="auto"/>
              <w:right w:val="nil"/>
            </w:tcBorders>
            <w:shd w:val="clear" w:color="auto" w:fill="auto"/>
            <w:noWrap/>
            <w:vAlign w:val="bottom"/>
            <w:hideMark/>
          </w:tcPr>
          <w:p w14:paraId="194FEE9D"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c>
          <w:tcPr>
            <w:tcW w:w="649" w:type="pct"/>
            <w:tcBorders>
              <w:top w:val="nil"/>
              <w:left w:val="nil"/>
              <w:bottom w:val="single" w:sz="4" w:space="0" w:color="auto"/>
              <w:right w:val="nil"/>
            </w:tcBorders>
            <w:shd w:val="clear" w:color="auto" w:fill="auto"/>
            <w:noWrap/>
            <w:vAlign w:val="bottom"/>
            <w:hideMark/>
          </w:tcPr>
          <w:p w14:paraId="2A81CA4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74.4</w:t>
            </w:r>
          </w:p>
        </w:tc>
      </w:tr>
      <w:tr w:rsidR="001010B7" w:rsidRPr="001010B7" w14:paraId="0B20CBEA"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6454251E"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State</w:t>
            </w:r>
          </w:p>
        </w:tc>
      </w:tr>
      <w:tr w:rsidR="001010B7" w:rsidRPr="001010B7" w14:paraId="0DEBF923"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043B8596"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 xml:space="preserve">Eastern </w:t>
            </w:r>
            <w:proofErr w:type="spellStart"/>
            <w:r w:rsidRPr="001010B7">
              <w:rPr>
                <w:rFonts w:eastAsia="Times New Roman" w:cs="Calibri"/>
                <w:color w:val="000000"/>
                <w:sz w:val="20"/>
                <w:szCs w:val="20"/>
              </w:rPr>
              <w:t>Equatoria</w:t>
            </w:r>
            <w:proofErr w:type="spellEnd"/>
          </w:p>
        </w:tc>
        <w:tc>
          <w:tcPr>
            <w:tcW w:w="982" w:type="pct"/>
            <w:tcBorders>
              <w:top w:val="single" w:sz="4" w:space="0" w:color="auto"/>
              <w:left w:val="nil"/>
              <w:bottom w:val="single" w:sz="4" w:space="0" w:color="auto"/>
              <w:right w:val="nil"/>
            </w:tcBorders>
            <w:shd w:val="clear" w:color="auto" w:fill="auto"/>
            <w:noWrap/>
            <w:vAlign w:val="bottom"/>
            <w:hideMark/>
          </w:tcPr>
          <w:p w14:paraId="7A807A1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79.0</w:t>
            </w:r>
          </w:p>
        </w:tc>
        <w:tc>
          <w:tcPr>
            <w:tcW w:w="1433" w:type="pct"/>
            <w:tcBorders>
              <w:top w:val="single" w:sz="4" w:space="0" w:color="auto"/>
              <w:left w:val="nil"/>
              <w:bottom w:val="single" w:sz="4" w:space="0" w:color="auto"/>
              <w:right w:val="nil"/>
            </w:tcBorders>
            <w:shd w:val="clear" w:color="auto" w:fill="auto"/>
            <w:noWrap/>
            <w:vAlign w:val="bottom"/>
            <w:hideMark/>
          </w:tcPr>
          <w:p w14:paraId="2DD8EA2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74.5</w:t>
            </w:r>
          </w:p>
        </w:tc>
        <w:tc>
          <w:tcPr>
            <w:tcW w:w="649" w:type="pct"/>
            <w:tcBorders>
              <w:top w:val="single" w:sz="4" w:space="0" w:color="auto"/>
              <w:left w:val="nil"/>
              <w:bottom w:val="single" w:sz="4" w:space="0" w:color="auto"/>
              <w:right w:val="nil"/>
            </w:tcBorders>
            <w:shd w:val="clear" w:color="auto" w:fill="auto"/>
            <w:noWrap/>
            <w:vAlign w:val="bottom"/>
            <w:hideMark/>
          </w:tcPr>
          <w:p w14:paraId="759C72C5"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76.9</w:t>
            </w:r>
          </w:p>
        </w:tc>
      </w:tr>
      <w:tr w:rsidR="001010B7" w:rsidRPr="001010B7" w14:paraId="5BB245B0"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0C17A13"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Jonglei</w:t>
            </w:r>
          </w:p>
        </w:tc>
        <w:tc>
          <w:tcPr>
            <w:tcW w:w="982" w:type="pct"/>
            <w:tcBorders>
              <w:top w:val="nil"/>
              <w:left w:val="nil"/>
              <w:bottom w:val="single" w:sz="4" w:space="0" w:color="auto"/>
              <w:right w:val="nil"/>
            </w:tcBorders>
            <w:shd w:val="clear" w:color="auto" w:fill="auto"/>
            <w:noWrap/>
            <w:vAlign w:val="bottom"/>
            <w:hideMark/>
          </w:tcPr>
          <w:p w14:paraId="0974F3E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77.8</w:t>
            </w:r>
          </w:p>
        </w:tc>
        <w:tc>
          <w:tcPr>
            <w:tcW w:w="1433" w:type="pct"/>
            <w:tcBorders>
              <w:top w:val="nil"/>
              <w:left w:val="nil"/>
              <w:bottom w:val="single" w:sz="4" w:space="0" w:color="auto"/>
              <w:right w:val="nil"/>
            </w:tcBorders>
            <w:shd w:val="clear" w:color="auto" w:fill="auto"/>
            <w:noWrap/>
            <w:vAlign w:val="bottom"/>
            <w:hideMark/>
          </w:tcPr>
          <w:p w14:paraId="66BCFBC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72.0</w:t>
            </w:r>
          </w:p>
        </w:tc>
        <w:tc>
          <w:tcPr>
            <w:tcW w:w="649" w:type="pct"/>
            <w:tcBorders>
              <w:top w:val="nil"/>
              <w:left w:val="nil"/>
              <w:bottom w:val="single" w:sz="4" w:space="0" w:color="auto"/>
              <w:right w:val="nil"/>
            </w:tcBorders>
            <w:shd w:val="clear" w:color="auto" w:fill="auto"/>
            <w:noWrap/>
            <w:vAlign w:val="bottom"/>
            <w:hideMark/>
          </w:tcPr>
          <w:p w14:paraId="7B147AA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75.0</w:t>
            </w:r>
          </w:p>
        </w:tc>
      </w:tr>
      <w:tr w:rsidR="001010B7" w:rsidRPr="001010B7" w14:paraId="61ABEEC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612855DD"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Unity</w:t>
            </w:r>
          </w:p>
        </w:tc>
        <w:tc>
          <w:tcPr>
            <w:tcW w:w="982" w:type="pct"/>
            <w:tcBorders>
              <w:top w:val="nil"/>
              <w:left w:val="nil"/>
              <w:bottom w:val="single" w:sz="4" w:space="0" w:color="auto"/>
              <w:right w:val="nil"/>
            </w:tcBorders>
            <w:shd w:val="clear" w:color="auto" w:fill="auto"/>
            <w:noWrap/>
            <w:vAlign w:val="bottom"/>
            <w:hideMark/>
          </w:tcPr>
          <w:p w14:paraId="6372F2D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c>
          <w:tcPr>
            <w:tcW w:w="1433" w:type="pct"/>
            <w:tcBorders>
              <w:top w:val="nil"/>
              <w:left w:val="nil"/>
              <w:bottom w:val="single" w:sz="4" w:space="0" w:color="auto"/>
              <w:right w:val="nil"/>
            </w:tcBorders>
            <w:shd w:val="clear" w:color="auto" w:fill="auto"/>
            <w:noWrap/>
            <w:vAlign w:val="bottom"/>
            <w:hideMark/>
          </w:tcPr>
          <w:p w14:paraId="4BDA65F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63.8</w:t>
            </w:r>
          </w:p>
        </w:tc>
        <w:tc>
          <w:tcPr>
            <w:tcW w:w="649" w:type="pct"/>
            <w:tcBorders>
              <w:top w:val="nil"/>
              <w:left w:val="nil"/>
              <w:bottom w:val="single" w:sz="4" w:space="0" w:color="auto"/>
              <w:right w:val="nil"/>
            </w:tcBorders>
            <w:shd w:val="clear" w:color="auto" w:fill="auto"/>
            <w:noWrap/>
            <w:vAlign w:val="bottom"/>
            <w:hideMark/>
          </w:tcPr>
          <w:p w14:paraId="1485878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67.9</w:t>
            </w:r>
          </w:p>
        </w:tc>
      </w:tr>
      <w:tr w:rsidR="001010B7" w:rsidRPr="001010B7" w14:paraId="61103634"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BF40164"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Upper Nile</w:t>
            </w:r>
          </w:p>
        </w:tc>
        <w:tc>
          <w:tcPr>
            <w:tcW w:w="982" w:type="pct"/>
            <w:tcBorders>
              <w:top w:val="nil"/>
              <w:left w:val="nil"/>
              <w:bottom w:val="single" w:sz="4" w:space="0" w:color="auto"/>
              <w:right w:val="nil"/>
            </w:tcBorders>
            <w:shd w:val="clear" w:color="auto" w:fill="auto"/>
            <w:noWrap/>
            <w:vAlign w:val="bottom"/>
            <w:hideMark/>
          </w:tcPr>
          <w:p w14:paraId="7AE61C8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80.3</w:t>
            </w:r>
          </w:p>
        </w:tc>
        <w:tc>
          <w:tcPr>
            <w:tcW w:w="1433" w:type="pct"/>
            <w:tcBorders>
              <w:top w:val="nil"/>
              <w:left w:val="nil"/>
              <w:bottom w:val="single" w:sz="4" w:space="0" w:color="auto"/>
              <w:right w:val="nil"/>
            </w:tcBorders>
            <w:shd w:val="clear" w:color="auto" w:fill="auto"/>
            <w:noWrap/>
            <w:vAlign w:val="bottom"/>
            <w:hideMark/>
          </w:tcPr>
          <w:p w14:paraId="68E1B15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79.2</w:t>
            </w:r>
          </w:p>
        </w:tc>
        <w:tc>
          <w:tcPr>
            <w:tcW w:w="649" w:type="pct"/>
            <w:tcBorders>
              <w:top w:val="nil"/>
              <w:left w:val="nil"/>
              <w:bottom w:val="single" w:sz="4" w:space="0" w:color="auto"/>
              <w:right w:val="nil"/>
            </w:tcBorders>
            <w:shd w:val="clear" w:color="auto" w:fill="auto"/>
            <w:noWrap/>
            <w:vAlign w:val="bottom"/>
            <w:hideMark/>
          </w:tcPr>
          <w:p w14:paraId="355D8DA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80.0</w:t>
            </w:r>
          </w:p>
        </w:tc>
      </w:tr>
      <w:tr w:rsidR="001010B7" w:rsidRPr="001010B7" w14:paraId="355C036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5FC505E"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Western Bahr El-Ghazel</w:t>
            </w:r>
          </w:p>
        </w:tc>
        <w:tc>
          <w:tcPr>
            <w:tcW w:w="982" w:type="pct"/>
            <w:tcBorders>
              <w:top w:val="nil"/>
              <w:left w:val="nil"/>
              <w:bottom w:val="single" w:sz="4" w:space="0" w:color="auto"/>
              <w:right w:val="nil"/>
            </w:tcBorders>
            <w:shd w:val="clear" w:color="auto" w:fill="auto"/>
            <w:noWrap/>
            <w:vAlign w:val="bottom"/>
            <w:hideMark/>
          </w:tcPr>
          <w:p w14:paraId="7BA3FA1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70.8</w:t>
            </w:r>
          </w:p>
        </w:tc>
        <w:tc>
          <w:tcPr>
            <w:tcW w:w="1433" w:type="pct"/>
            <w:tcBorders>
              <w:top w:val="nil"/>
              <w:left w:val="nil"/>
              <w:bottom w:val="single" w:sz="4" w:space="0" w:color="auto"/>
              <w:right w:val="nil"/>
            </w:tcBorders>
            <w:shd w:val="clear" w:color="auto" w:fill="auto"/>
            <w:noWrap/>
            <w:vAlign w:val="bottom"/>
            <w:hideMark/>
          </w:tcPr>
          <w:p w14:paraId="5CBD48C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67.9</w:t>
            </w:r>
          </w:p>
        </w:tc>
        <w:tc>
          <w:tcPr>
            <w:tcW w:w="649" w:type="pct"/>
            <w:tcBorders>
              <w:top w:val="nil"/>
              <w:left w:val="nil"/>
              <w:bottom w:val="single" w:sz="4" w:space="0" w:color="auto"/>
              <w:right w:val="nil"/>
            </w:tcBorders>
            <w:shd w:val="clear" w:color="auto" w:fill="auto"/>
            <w:noWrap/>
            <w:vAlign w:val="bottom"/>
            <w:hideMark/>
          </w:tcPr>
          <w:p w14:paraId="649EA63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69.6</w:t>
            </w:r>
          </w:p>
        </w:tc>
      </w:tr>
      <w:tr w:rsidR="001010B7" w:rsidRPr="001010B7" w14:paraId="2AE168D3"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25FB0AFE"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Language</w:t>
            </w:r>
          </w:p>
        </w:tc>
      </w:tr>
      <w:tr w:rsidR="001010B7" w:rsidRPr="001010B7" w14:paraId="17A0DEEC"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247F231F"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Nuer</w:t>
            </w:r>
          </w:p>
        </w:tc>
        <w:tc>
          <w:tcPr>
            <w:tcW w:w="982" w:type="pct"/>
            <w:tcBorders>
              <w:top w:val="single" w:sz="4" w:space="0" w:color="auto"/>
              <w:left w:val="nil"/>
              <w:bottom w:val="single" w:sz="4" w:space="0" w:color="auto"/>
              <w:right w:val="nil"/>
            </w:tcBorders>
            <w:shd w:val="clear" w:color="auto" w:fill="auto"/>
            <w:noWrap/>
            <w:vAlign w:val="bottom"/>
            <w:hideMark/>
          </w:tcPr>
          <w:p w14:paraId="3C73262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70.4</w:t>
            </w:r>
          </w:p>
        </w:tc>
        <w:tc>
          <w:tcPr>
            <w:tcW w:w="1433" w:type="pct"/>
            <w:tcBorders>
              <w:top w:val="single" w:sz="4" w:space="0" w:color="auto"/>
              <w:left w:val="nil"/>
              <w:bottom w:val="single" w:sz="4" w:space="0" w:color="auto"/>
              <w:right w:val="nil"/>
            </w:tcBorders>
            <w:shd w:val="clear" w:color="auto" w:fill="auto"/>
            <w:noWrap/>
            <w:vAlign w:val="bottom"/>
            <w:hideMark/>
          </w:tcPr>
          <w:p w14:paraId="288B10A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64.6</w:t>
            </w:r>
          </w:p>
        </w:tc>
        <w:tc>
          <w:tcPr>
            <w:tcW w:w="649" w:type="pct"/>
            <w:tcBorders>
              <w:top w:val="single" w:sz="4" w:space="0" w:color="auto"/>
              <w:left w:val="nil"/>
              <w:bottom w:val="single" w:sz="4" w:space="0" w:color="auto"/>
              <w:right w:val="nil"/>
            </w:tcBorders>
            <w:shd w:val="clear" w:color="auto" w:fill="auto"/>
            <w:noWrap/>
            <w:vAlign w:val="bottom"/>
            <w:hideMark/>
          </w:tcPr>
          <w:p w14:paraId="7A0B1E9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67.7</w:t>
            </w:r>
          </w:p>
        </w:tc>
      </w:tr>
      <w:tr w:rsidR="001010B7" w:rsidRPr="001010B7" w14:paraId="5E855F3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194BE68"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Dinka</w:t>
            </w:r>
          </w:p>
        </w:tc>
        <w:tc>
          <w:tcPr>
            <w:tcW w:w="982" w:type="pct"/>
            <w:tcBorders>
              <w:top w:val="nil"/>
              <w:left w:val="nil"/>
              <w:bottom w:val="single" w:sz="4" w:space="0" w:color="auto"/>
              <w:right w:val="nil"/>
            </w:tcBorders>
            <w:shd w:val="clear" w:color="auto" w:fill="auto"/>
            <w:noWrap/>
            <w:vAlign w:val="bottom"/>
            <w:hideMark/>
          </w:tcPr>
          <w:p w14:paraId="125957E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83.5</w:t>
            </w:r>
          </w:p>
        </w:tc>
        <w:tc>
          <w:tcPr>
            <w:tcW w:w="1433" w:type="pct"/>
            <w:tcBorders>
              <w:top w:val="nil"/>
              <w:left w:val="nil"/>
              <w:bottom w:val="single" w:sz="4" w:space="0" w:color="auto"/>
              <w:right w:val="nil"/>
            </w:tcBorders>
            <w:shd w:val="clear" w:color="auto" w:fill="auto"/>
            <w:noWrap/>
            <w:vAlign w:val="bottom"/>
            <w:hideMark/>
          </w:tcPr>
          <w:p w14:paraId="088CF9C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84.2</w:t>
            </w:r>
          </w:p>
        </w:tc>
        <w:tc>
          <w:tcPr>
            <w:tcW w:w="649" w:type="pct"/>
            <w:tcBorders>
              <w:top w:val="nil"/>
              <w:left w:val="nil"/>
              <w:bottom w:val="single" w:sz="4" w:space="0" w:color="auto"/>
              <w:right w:val="nil"/>
            </w:tcBorders>
            <w:shd w:val="clear" w:color="auto" w:fill="auto"/>
            <w:noWrap/>
            <w:vAlign w:val="bottom"/>
            <w:hideMark/>
          </w:tcPr>
          <w:p w14:paraId="2357131F"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83.9</w:t>
            </w:r>
          </w:p>
        </w:tc>
      </w:tr>
      <w:tr w:rsidR="001010B7" w:rsidRPr="001010B7" w14:paraId="50C287AF"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DA25104"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lastRenderedPageBreak/>
              <w:t>Toposa</w:t>
            </w:r>
            <w:proofErr w:type="spellEnd"/>
          </w:p>
        </w:tc>
        <w:tc>
          <w:tcPr>
            <w:tcW w:w="982" w:type="pct"/>
            <w:tcBorders>
              <w:top w:val="nil"/>
              <w:left w:val="nil"/>
              <w:bottom w:val="single" w:sz="4" w:space="0" w:color="auto"/>
              <w:right w:val="nil"/>
            </w:tcBorders>
            <w:shd w:val="clear" w:color="auto" w:fill="auto"/>
            <w:noWrap/>
            <w:vAlign w:val="bottom"/>
            <w:hideMark/>
          </w:tcPr>
          <w:p w14:paraId="170ADB5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81.9</w:t>
            </w:r>
          </w:p>
        </w:tc>
        <w:tc>
          <w:tcPr>
            <w:tcW w:w="1433" w:type="pct"/>
            <w:tcBorders>
              <w:top w:val="nil"/>
              <w:left w:val="nil"/>
              <w:bottom w:val="single" w:sz="4" w:space="0" w:color="auto"/>
              <w:right w:val="nil"/>
            </w:tcBorders>
            <w:shd w:val="clear" w:color="auto" w:fill="auto"/>
            <w:noWrap/>
            <w:vAlign w:val="bottom"/>
            <w:hideMark/>
          </w:tcPr>
          <w:p w14:paraId="168DB775"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79.2</w:t>
            </w:r>
          </w:p>
        </w:tc>
        <w:tc>
          <w:tcPr>
            <w:tcW w:w="649" w:type="pct"/>
            <w:tcBorders>
              <w:top w:val="nil"/>
              <w:left w:val="nil"/>
              <w:bottom w:val="single" w:sz="4" w:space="0" w:color="auto"/>
              <w:right w:val="nil"/>
            </w:tcBorders>
            <w:shd w:val="clear" w:color="auto" w:fill="auto"/>
            <w:noWrap/>
            <w:vAlign w:val="bottom"/>
            <w:hideMark/>
          </w:tcPr>
          <w:p w14:paraId="55C3B9F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80.7</w:t>
            </w:r>
          </w:p>
        </w:tc>
      </w:tr>
      <w:tr w:rsidR="001010B7" w:rsidRPr="001010B7" w14:paraId="6040F3F0"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51DC1293"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Didinga</w:t>
            </w:r>
            <w:proofErr w:type="spellEnd"/>
          </w:p>
        </w:tc>
        <w:tc>
          <w:tcPr>
            <w:tcW w:w="982" w:type="pct"/>
            <w:tcBorders>
              <w:top w:val="nil"/>
              <w:left w:val="nil"/>
              <w:bottom w:val="single" w:sz="4" w:space="0" w:color="auto"/>
              <w:right w:val="nil"/>
            </w:tcBorders>
            <w:shd w:val="clear" w:color="auto" w:fill="auto"/>
            <w:noWrap/>
            <w:vAlign w:val="bottom"/>
            <w:hideMark/>
          </w:tcPr>
          <w:p w14:paraId="02C16E9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76.9</w:t>
            </w:r>
          </w:p>
        </w:tc>
        <w:tc>
          <w:tcPr>
            <w:tcW w:w="1433" w:type="pct"/>
            <w:tcBorders>
              <w:top w:val="nil"/>
              <w:left w:val="nil"/>
              <w:bottom w:val="single" w:sz="4" w:space="0" w:color="auto"/>
              <w:right w:val="nil"/>
            </w:tcBorders>
            <w:shd w:val="clear" w:color="auto" w:fill="auto"/>
            <w:noWrap/>
            <w:vAlign w:val="bottom"/>
            <w:hideMark/>
          </w:tcPr>
          <w:p w14:paraId="51BD556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70.3</w:t>
            </w:r>
          </w:p>
        </w:tc>
        <w:tc>
          <w:tcPr>
            <w:tcW w:w="649" w:type="pct"/>
            <w:tcBorders>
              <w:top w:val="nil"/>
              <w:left w:val="nil"/>
              <w:bottom w:val="single" w:sz="4" w:space="0" w:color="auto"/>
              <w:right w:val="nil"/>
            </w:tcBorders>
            <w:shd w:val="clear" w:color="auto" w:fill="auto"/>
            <w:noWrap/>
            <w:vAlign w:val="bottom"/>
            <w:hideMark/>
          </w:tcPr>
          <w:p w14:paraId="678123A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73.8</w:t>
            </w:r>
          </w:p>
        </w:tc>
      </w:tr>
      <w:tr w:rsidR="001010B7" w:rsidRPr="001010B7" w14:paraId="41B02799"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6DB2238"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Other</w:t>
            </w:r>
          </w:p>
        </w:tc>
        <w:tc>
          <w:tcPr>
            <w:tcW w:w="982" w:type="pct"/>
            <w:tcBorders>
              <w:top w:val="nil"/>
              <w:left w:val="nil"/>
              <w:bottom w:val="single" w:sz="4" w:space="0" w:color="auto"/>
              <w:right w:val="nil"/>
            </w:tcBorders>
            <w:shd w:val="clear" w:color="auto" w:fill="auto"/>
            <w:noWrap/>
            <w:vAlign w:val="bottom"/>
            <w:hideMark/>
          </w:tcPr>
          <w:p w14:paraId="0FBC84A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82.2</w:t>
            </w:r>
          </w:p>
        </w:tc>
        <w:tc>
          <w:tcPr>
            <w:tcW w:w="1433" w:type="pct"/>
            <w:tcBorders>
              <w:top w:val="nil"/>
              <w:left w:val="nil"/>
              <w:bottom w:val="single" w:sz="4" w:space="0" w:color="auto"/>
              <w:right w:val="nil"/>
            </w:tcBorders>
            <w:shd w:val="clear" w:color="auto" w:fill="auto"/>
            <w:noWrap/>
            <w:vAlign w:val="bottom"/>
            <w:hideMark/>
          </w:tcPr>
          <w:p w14:paraId="4E38D68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75.9</w:t>
            </w:r>
          </w:p>
        </w:tc>
        <w:tc>
          <w:tcPr>
            <w:tcW w:w="649" w:type="pct"/>
            <w:tcBorders>
              <w:top w:val="nil"/>
              <w:left w:val="nil"/>
              <w:bottom w:val="single" w:sz="4" w:space="0" w:color="auto"/>
              <w:right w:val="nil"/>
            </w:tcBorders>
            <w:shd w:val="clear" w:color="auto" w:fill="auto"/>
            <w:noWrap/>
            <w:vAlign w:val="bottom"/>
            <w:hideMark/>
          </w:tcPr>
          <w:p w14:paraId="7589C74F"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79.3</w:t>
            </w:r>
          </w:p>
        </w:tc>
      </w:tr>
    </w:tbl>
    <w:p w14:paraId="1781AAA0" w14:textId="77777777" w:rsidR="002663CB" w:rsidRDefault="002663CB" w:rsidP="002663CB"/>
    <w:p w14:paraId="2C70E74E" w14:textId="77777777" w:rsidR="001010B7" w:rsidRDefault="001010B7" w:rsidP="002663CB"/>
    <w:p w14:paraId="57ECF851" w14:textId="77777777" w:rsidR="001010B7" w:rsidRDefault="001010B7" w:rsidP="002663CB"/>
    <w:p w14:paraId="2C52C9B7" w14:textId="77777777" w:rsidR="001010B7" w:rsidRDefault="001010B7" w:rsidP="002663CB"/>
    <w:p w14:paraId="51366BFE" w14:textId="77777777" w:rsidR="001010B7" w:rsidRDefault="001010B7" w:rsidP="002663CB"/>
    <w:p w14:paraId="51C8A669" w14:textId="77777777" w:rsidR="001010B7" w:rsidRDefault="001010B7" w:rsidP="002663CB"/>
    <w:p w14:paraId="69B91EF4" w14:textId="77777777" w:rsidR="001010B7" w:rsidRDefault="001010B7" w:rsidP="002663CB"/>
    <w:p w14:paraId="638C367D" w14:textId="77777777" w:rsidR="001010B7" w:rsidRDefault="001010B7" w:rsidP="002663CB"/>
    <w:p w14:paraId="56D8B091" w14:textId="77777777" w:rsidR="001010B7" w:rsidRDefault="001010B7" w:rsidP="002663CB"/>
    <w:p w14:paraId="1D3FC1AA" w14:textId="77777777" w:rsidR="001010B7" w:rsidRDefault="001010B7" w:rsidP="002663CB"/>
    <w:p w14:paraId="2DE80689" w14:textId="77777777" w:rsidR="001010B7" w:rsidRDefault="001010B7" w:rsidP="002663CB"/>
    <w:p w14:paraId="38629217" w14:textId="77777777" w:rsidR="001010B7" w:rsidRDefault="001010B7" w:rsidP="002663CB"/>
    <w:p w14:paraId="555C837D" w14:textId="77777777" w:rsidR="001010B7" w:rsidRDefault="001010B7" w:rsidP="002663CB"/>
    <w:p w14:paraId="374C0ACD" w14:textId="77777777" w:rsidR="001010B7" w:rsidRDefault="001010B7" w:rsidP="002663CB"/>
    <w:p w14:paraId="0CE3772D" w14:textId="77777777" w:rsidR="001010B7" w:rsidRDefault="001010B7" w:rsidP="002663CB"/>
    <w:p w14:paraId="485BF558" w14:textId="77777777" w:rsidR="001010B7" w:rsidRDefault="001010B7" w:rsidP="002663CB"/>
    <w:p w14:paraId="061BDF1A" w14:textId="77777777" w:rsidR="001010B7" w:rsidRDefault="001010B7" w:rsidP="002663CB"/>
    <w:p w14:paraId="30FD9121" w14:textId="77777777" w:rsidR="001010B7" w:rsidRDefault="001010B7" w:rsidP="002663CB"/>
    <w:p w14:paraId="63B5D1A8" w14:textId="77777777" w:rsidR="001010B7" w:rsidRDefault="001010B7" w:rsidP="002663CB"/>
    <w:p w14:paraId="2FD9F2FA" w14:textId="77777777" w:rsidR="001010B7" w:rsidRDefault="001010B7" w:rsidP="002663CB"/>
    <w:p w14:paraId="077DF104" w14:textId="77777777" w:rsidR="001010B7" w:rsidRDefault="001010B7" w:rsidP="002663CB"/>
    <w:p w14:paraId="39708CDD" w14:textId="77777777" w:rsidR="001010B7" w:rsidRDefault="001010B7" w:rsidP="002663CB"/>
    <w:p w14:paraId="18088329" w14:textId="77777777" w:rsidR="001010B7" w:rsidRDefault="001010B7" w:rsidP="002663CB"/>
    <w:p w14:paraId="316B88BA" w14:textId="7E3C8D44" w:rsidR="00E62687" w:rsidRDefault="00E62687" w:rsidP="00E62687">
      <w:pPr>
        <w:pStyle w:val="Caption"/>
      </w:pPr>
      <w:r>
        <w:lastRenderedPageBreak/>
        <w:t xml:space="preserve">Table </w:t>
      </w:r>
      <w:fldSimple w:instr=" SEQ Table \* ARABIC ">
        <w:r w:rsidR="00A66512">
          <w:rPr>
            <w:noProof/>
          </w:rPr>
          <w:t>17</w:t>
        </w:r>
      </w:fldSimple>
      <w:r>
        <w:t>. Social Cohesion Indicators Disaggregated REsults</w:t>
      </w:r>
    </w:p>
    <w:tbl>
      <w:tblPr>
        <w:tblW w:w="5000" w:type="pct"/>
        <w:tblLook w:val="04A0" w:firstRow="1" w:lastRow="0" w:firstColumn="1" w:lastColumn="0" w:noHBand="0" w:noVBand="1"/>
      </w:tblPr>
      <w:tblGrid>
        <w:gridCol w:w="2535"/>
        <w:gridCol w:w="2512"/>
        <w:gridCol w:w="2533"/>
        <w:gridCol w:w="1780"/>
      </w:tblGrid>
      <w:tr w:rsidR="0012456E" w:rsidRPr="0012456E" w14:paraId="6E4D35A4" w14:textId="77777777" w:rsidTr="0012456E">
        <w:trPr>
          <w:trHeight w:val="320"/>
        </w:trPr>
        <w:tc>
          <w:tcPr>
            <w:tcW w:w="5000" w:type="pct"/>
            <w:gridSpan w:val="4"/>
            <w:tcBorders>
              <w:top w:val="single" w:sz="4" w:space="0" w:color="auto"/>
              <w:left w:val="nil"/>
              <w:bottom w:val="single" w:sz="4" w:space="0" w:color="auto"/>
              <w:right w:val="nil"/>
            </w:tcBorders>
            <w:shd w:val="clear" w:color="000000" w:fill="0067B9"/>
            <w:vAlign w:val="center"/>
            <w:hideMark/>
          </w:tcPr>
          <w:p w14:paraId="7AB0DE4D" w14:textId="77777777" w:rsidR="0012456E" w:rsidRPr="0012456E" w:rsidRDefault="0012456E" w:rsidP="0012456E">
            <w:pPr>
              <w:spacing w:after="0" w:line="240" w:lineRule="auto"/>
              <w:jc w:val="left"/>
              <w:rPr>
                <w:rFonts w:eastAsia="Times New Roman" w:cs="Calibri"/>
                <w:b/>
                <w:bCs/>
                <w:color w:val="FFFFFF"/>
                <w:sz w:val="20"/>
                <w:szCs w:val="20"/>
              </w:rPr>
            </w:pPr>
            <w:r w:rsidRPr="0012456E">
              <w:rPr>
                <w:rFonts w:eastAsia="Times New Roman" w:cs="Calibri"/>
                <w:b/>
                <w:bCs/>
                <w:color w:val="FFFFFF"/>
                <w:sz w:val="20"/>
                <w:szCs w:val="20"/>
              </w:rPr>
              <w:t>Theme: Social Cohesion</w:t>
            </w:r>
          </w:p>
        </w:tc>
      </w:tr>
      <w:tr w:rsidR="0012456E" w:rsidRPr="0012456E" w14:paraId="7E3DFF09" w14:textId="77777777" w:rsidTr="0012456E">
        <w:trPr>
          <w:trHeight w:val="320"/>
        </w:trPr>
        <w:tc>
          <w:tcPr>
            <w:tcW w:w="1354" w:type="pct"/>
            <w:tcBorders>
              <w:top w:val="nil"/>
              <w:left w:val="nil"/>
              <w:bottom w:val="single" w:sz="4" w:space="0" w:color="auto"/>
              <w:right w:val="nil"/>
            </w:tcBorders>
            <w:shd w:val="clear" w:color="000000" w:fill="CFCDC9"/>
            <w:noWrap/>
            <w:vAlign w:val="bottom"/>
            <w:hideMark/>
          </w:tcPr>
          <w:p w14:paraId="230FD695"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Disaggregate Type</w:t>
            </w:r>
          </w:p>
        </w:tc>
        <w:tc>
          <w:tcPr>
            <w:tcW w:w="1342" w:type="pct"/>
            <w:tcBorders>
              <w:top w:val="nil"/>
              <w:left w:val="nil"/>
              <w:bottom w:val="single" w:sz="4" w:space="0" w:color="auto"/>
              <w:right w:val="nil"/>
            </w:tcBorders>
            <w:shd w:val="clear" w:color="000000" w:fill="CFCDC9"/>
            <w:noWrap/>
            <w:vAlign w:val="bottom"/>
            <w:hideMark/>
          </w:tcPr>
          <w:p w14:paraId="31A7CB4D"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Bonding Social Capital</w:t>
            </w:r>
          </w:p>
        </w:tc>
        <w:tc>
          <w:tcPr>
            <w:tcW w:w="1353" w:type="pct"/>
            <w:tcBorders>
              <w:top w:val="nil"/>
              <w:left w:val="nil"/>
              <w:bottom w:val="single" w:sz="4" w:space="0" w:color="auto"/>
              <w:right w:val="nil"/>
            </w:tcBorders>
            <w:shd w:val="clear" w:color="000000" w:fill="CFCDC9"/>
            <w:noWrap/>
            <w:vAlign w:val="bottom"/>
            <w:hideMark/>
          </w:tcPr>
          <w:p w14:paraId="0D2F1328"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Bridging Social Capital</w:t>
            </w:r>
          </w:p>
        </w:tc>
        <w:tc>
          <w:tcPr>
            <w:tcW w:w="951" w:type="pct"/>
            <w:tcBorders>
              <w:top w:val="nil"/>
              <w:left w:val="nil"/>
              <w:bottom w:val="single" w:sz="4" w:space="0" w:color="auto"/>
              <w:right w:val="nil"/>
            </w:tcBorders>
            <w:shd w:val="clear" w:color="000000" w:fill="CFCDC9"/>
            <w:noWrap/>
            <w:vAlign w:val="bottom"/>
            <w:hideMark/>
          </w:tcPr>
          <w:p w14:paraId="61FE9243"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Social Cohesion</w:t>
            </w:r>
          </w:p>
        </w:tc>
      </w:tr>
      <w:tr w:rsidR="0012456E" w:rsidRPr="0012456E" w14:paraId="33819677"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2B6DEF49"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Overall</w:t>
            </w:r>
          </w:p>
        </w:tc>
      </w:tr>
      <w:tr w:rsidR="0012456E" w:rsidRPr="0012456E" w14:paraId="07B227D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0D762FFF"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Overall</w:t>
            </w:r>
          </w:p>
        </w:tc>
        <w:tc>
          <w:tcPr>
            <w:tcW w:w="1342" w:type="pct"/>
            <w:tcBorders>
              <w:top w:val="nil"/>
              <w:left w:val="nil"/>
              <w:bottom w:val="single" w:sz="4" w:space="0" w:color="auto"/>
              <w:right w:val="nil"/>
            </w:tcBorders>
            <w:shd w:val="clear" w:color="auto" w:fill="auto"/>
            <w:noWrap/>
            <w:vAlign w:val="bottom"/>
            <w:hideMark/>
          </w:tcPr>
          <w:p w14:paraId="0A1BF82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43.3</w:t>
            </w:r>
          </w:p>
        </w:tc>
        <w:tc>
          <w:tcPr>
            <w:tcW w:w="1353" w:type="pct"/>
            <w:tcBorders>
              <w:top w:val="nil"/>
              <w:left w:val="nil"/>
              <w:bottom w:val="single" w:sz="4" w:space="0" w:color="auto"/>
              <w:right w:val="nil"/>
            </w:tcBorders>
            <w:shd w:val="clear" w:color="auto" w:fill="auto"/>
            <w:noWrap/>
            <w:vAlign w:val="bottom"/>
            <w:hideMark/>
          </w:tcPr>
          <w:p w14:paraId="6E0C5BBD"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34.6</w:t>
            </w:r>
          </w:p>
        </w:tc>
        <w:tc>
          <w:tcPr>
            <w:tcW w:w="951" w:type="pct"/>
            <w:tcBorders>
              <w:top w:val="nil"/>
              <w:left w:val="nil"/>
              <w:bottom w:val="single" w:sz="4" w:space="0" w:color="auto"/>
              <w:right w:val="nil"/>
            </w:tcBorders>
            <w:shd w:val="clear" w:color="auto" w:fill="auto"/>
            <w:noWrap/>
            <w:vAlign w:val="bottom"/>
            <w:hideMark/>
          </w:tcPr>
          <w:p w14:paraId="6B2864D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39.0</w:t>
            </w:r>
          </w:p>
        </w:tc>
      </w:tr>
      <w:tr w:rsidR="0012456E" w:rsidRPr="0012456E" w14:paraId="71C89EC9"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8AFF7F7"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Location</w:t>
            </w:r>
          </w:p>
        </w:tc>
      </w:tr>
      <w:tr w:rsidR="0012456E" w:rsidRPr="0012456E" w14:paraId="45CC6DA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38807FFA"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Rural</w:t>
            </w:r>
          </w:p>
        </w:tc>
        <w:tc>
          <w:tcPr>
            <w:tcW w:w="1342" w:type="pct"/>
            <w:tcBorders>
              <w:top w:val="nil"/>
              <w:left w:val="nil"/>
              <w:bottom w:val="single" w:sz="4" w:space="0" w:color="auto"/>
              <w:right w:val="nil"/>
            </w:tcBorders>
            <w:shd w:val="clear" w:color="auto" w:fill="auto"/>
            <w:noWrap/>
            <w:vAlign w:val="bottom"/>
            <w:hideMark/>
          </w:tcPr>
          <w:p w14:paraId="34BA768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44.6</w:t>
            </w:r>
          </w:p>
        </w:tc>
        <w:tc>
          <w:tcPr>
            <w:tcW w:w="1353" w:type="pct"/>
            <w:tcBorders>
              <w:top w:val="nil"/>
              <w:left w:val="nil"/>
              <w:bottom w:val="single" w:sz="4" w:space="0" w:color="auto"/>
              <w:right w:val="nil"/>
            </w:tcBorders>
            <w:shd w:val="clear" w:color="auto" w:fill="auto"/>
            <w:noWrap/>
            <w:vAlign w:val="bottom"/>
            <w:hideMark/>
          </w:tcPr>
          <w:p w14:paraId="7061272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37.9</w:t>
            </w:r>
          </w:p>
        </w:tc>
        <w:tc>
          <w:tcPr>
            <w:tcW w:w="951" w:type="pct"/>
            <w:tcBorders>
              <w:top w:val="nil"/>
              <w:left w:val="nil"/>
              <w:bottom w:val="single" w:sz="4" w:space="0" w:color="auto"/>
              <w:right w:val="nil"/>
            </w:tcBorders>
            <w:shd w:val="clear" w:color="auto" w:fill="auto"/>
            <w:noWrap/>
            <w:vAlign w:val="bottom"/>
            <w:hideMark/>
          </w:tcPr>
          <w:p w14:paraId="5A27D96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41.3</w:t>
            </w:r>
          </w:p>
        </w:tc>
      </w:tr>
      <w:tr w:rsidR="0012456E" w:rsidRPr="0012456E" w14:paraId="7BD578E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E989290"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Urban</w:t>
            </w:r>
          </w:p>
        </w:tc>
        <w:tc>
          <w:tcPr>
            <w:tcW w:w="1342" w:type="pct"/>
            <w:tcBorders>
              <w:top w:val="nil"/>
              <w:left w:val="nil"/>
              <w:bottom w:val="single" w:sz="4" w:space="0" w:color="auto"/>
              <w:right w:val="nil"/>
            </w:tcBorders>
            <w:shd w:val="clear" w:color="auto" w:fill="auto"/>
            <w:noWrap/>
            <w:vAlign w:val="bottom"/>
            <w:hideMark/>
          </w:tcPr>
          <w:p w14:paraId="4E3B7CC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40.6</w:t>
            </w:r>
          </w:p>
        </w:tc>
        <w:tc>
          <w:tcPr>
            <w:tcW w:w="1353" w:type="pct"/>
            <w:tcBorders>
              <w:top w:val="nil"/>
              <w:left w:val="nil"/>
              <w:bottom w:val="single" w:sz="4" w:space="0" w:color="auto"/>
              <w:right w:val="nil"/>
            </w:tcBorders>
            <w:shd w:val="clear" w:color="auto" w:fill="auto"/>
            <w:noWrap/>
            <w:vAlign w:val="bottom"/>
            <w:hideMark/>
          </w:tcPr>
          <w:p w14:paraId="5B2F79D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27.7</w:t>
            </w:r>
          </w:p>
        </w:tc>
        <w:tc>
          <w:tcPr>
            <w:tcW w:w="951" w:type="pct"/>
            <w:tcBorders>
              <w:top w:val="nil"/>
              <w:left w:val="nil"/>
              <w:bottom w:val="single" w:sz="4" w:space="0" w:color="auto"/>
              <w:right w:val="nil"/>
            </w:tcBorders>
            <w:shd w:val="clear" w:color="auto" w:fill="auto"/>
            <w:noWrap/>
            <w:vAlign w:val="bottom"/>
            <w:hideMark/>
          </w:tcPr>
          <w:p w14:paraId="476153B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34.1</w:t>
            </w:r>
          </w:p>
        </w:tc>
      </w:tr>
      <w:tr w:rsidR="0012456E" w:rsidRPr="0012456E" w14:paraId="10ED0963"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78D406A"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Sex</w:t>
            </w:r>
          </w:p>
        </w:tc>
      </w:tr>
      <w:tr w:rsidR="0012456E" w:rsidRPr="0012456E" w14:paraId="5358D30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08DDD80"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Male-head of household</w:t>
            </w:r>
          </w:p>
        </w:tc>
        <w:tc>
          <w:tcPr>
            <w:tcW w:w="1342" w:type="pct"/>
            <w:tcBorders>
              <w:top w:val="nil"/>
              <w:left w:val="nil"/>
              <w:bottom w:val="single" w:sz="4" w:space="0" w:color="auto"/>
              <w:right w:val="nil"/>
            </w:tcBorders>
            <w:shd w:val="clear" w:color="auto" w:fill="auto"/>
            <w:noWrap/>
            <w:vAlign w:val="bottom"/>
            <w:hideMark/>
          </w:tcPr>
          <w:p w14:paraId="0D775CB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38.6</w:t>
            </w:r>
          </w:p>
        </w:tc>
        <w:tc>
          <w:tcPr>
            <w:tcW w:w="1353" w:type="pct"/>
            <w:tcBorders>
              <w:top w:val="nil"/>
              <w:left w:val="nil"/>
              <w:bottom w:val="single" w:sz="4" w:space="0" w:color="auto"/>
              <w:right w:val="nil"/>
            </w:tcBorders>
            <w:shd w:val="clear" w:color="auto" w:fill="auto"/>
            <w:noWrap/>
            <w:vAlign w:val="bottom"/>
            <w:hideMark/>
          </w:tcPr>
          <w:p w14:paraId="372D34B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25.5</w:t>
            </w:r>
          </w:p>
        </w:tc>
        <w:tc>
          <w:tcPr>
            <w:tcW w:w="951" w:type="pct"/>
            <w:tcBorders>
              <w:top w:val="nil"/>
              <w:left w:val="nil"/>
              <w:bottom w:val="single" w:sz="4" w:space="0" w:color="auto"/>
              <w:right w:val="nil"/>
            </w:tcBorders>
            <w:shd w:val="clear" w:color="auto" w:fill="auto"/>
            <w:noWrap/>
            <w:vAlign w:val="bottom"/>
            <w:hideMark/>
          </w:tcPr>
          <w:p w14:paraId="5C4B646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32.0</w:t>
            </w:r>
          </w:p>
        </w:tc>
      </w:tr>
      <w:tr w:rsidR="0012456E" w:rsidRPr="0012456E" w14:paraId="252D7256"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1A3E805"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Female-head of household</w:t>
            </w:r>
          </w:p>
        </w:tc>
        <w:tc>
          <w:tcPr>
            <w:tcW w:w="1342" w:type="pct"/>
            <w:tcBorders>
              <w:top w:val="nil"/>
              <w:left w:val="nil"/>
              <w:bottom w:val="single" w:sz="4" w:space="0" w:color="auto"/>
              <w:right w:val="nil"/>
            </w:tcBorders>
            <w:shd w:val="clear" w:color="auto" w:fill="auto"/>
            <w:noWrap/>
            <w:vAlign w:val="bottom"/>
            <w:hideMark/>
          </w:tcPr>
          <w:p w14:paraId="5808B7B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43.5</w:t>
            </w:r>
          </w:p>
        </w:tc>
        <w:tc>
          <w:tcPr>
            <w:tcW w:w="1353" w:type="pct"/>
            <w:tcBorders>
              <w:top w:val="nil"/>
              <w:left w:val="nil"/>
              <w:bottom w:val="single" w:sz="4" w:space="0" w:color="auto"/>
              <w:right w:val="nil"/>
            </w:tcBorders>
            <w:shd w:val="clear" w:color="auto" w:fill="auto"/>
            <w:noWrap/>
            <w:vAlign w:val="bottom"/>
            <w:hideMark/>
          </w:tcPr>
          <w:p w14:paraId="617C042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33.4</w:t>
            </w:r>
          </w:p>
        </w:tc>
        <w:tc>
          <w:tcPr>
            <w:tcW w:w="951" w:type="pct"/>
            <w:tcBorders>
              <w:top w:val="nil"/>
              <w:left w:val="nil"/>
              <w:bottom w:val="single" w:sz="4" w:space="0" w:color="auto"/>
              <w:right w:val="nil"/>
            </w:tcBorders>
            <w:shd w:val="clear" w:color="auto" w:fill="auto"/>
            <w:noWrap/>
            <w:vAlign w:val="bottom"/>
            <w:hideMark/>
          </w:tcPr>
          <w:p w14:paraId="6DB71F0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38.3</w:t>
            </w:r>
          </w:p>
        </w:tc>
      </w:tr>
      <w:tr w:rsidR="0012456E" w:rsidRPr="0012456E" w14:paraId="0BC9E1EF"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B880237"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County</w:t>
            </w:r>
          </w:p>
        </w:tc>
      </w:tr>
      <w:tr w:rsidR="0012456E" w:rsidRPr="0012456E" w14:paraId="39E79D4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AED3B28"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Akobo</w:t>
            </w:r>
          </w:p>
        </w:tc>
        <w:tc>
          <w:tcPr>
            <w:tcW w:w="1342" w:type="pct"/>
            <w:tcBorders>
              <w:top w:val="nil"/>
              <w:left w:val="nil"/>
              <w:bottom w:val="single" w:sz="4" w:space="0" w:color="auto"/>
              <w:right w:val="nil"/>
            </w:tcBorders>
            <w:shd w:val="clear" w:color="auto" w:fill="auto"/>
            <w:noWrap/>
            <w:vAlign w:val="bottom"/>
            <w:hideMark/>
          </w:tcPr>
          <w:p w14:paraId="5A03433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59.8</w:t>
            </w:r>
          </w:p>
        </w:tc>
        <w:tc>
          <w:tcPr>
            <w:tcW w:w="1353" w:type="pct"/>
            <w:tcBorders>
              <w:top w:val="nil"/>
              <w:left w:val="nil"/>
              <w:bottom w:val="single" w:sz="4" w:space="0" w:color="auto"/>
              <w:right w:val="nil"/>
            </w:tcBorders>
            <w:shd w:val="clear" w:color="auto" w:fill="auto"/>
            <w:noWrap/>
            <w:vAlign w:val="bottom"/>
            <w:hideMark/>
          </w:tcPr>
          <w:p w14:paraId="4A37C04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38.1</w:t>
            </w:r>
          </w:p>
        </w:tc>
        <w:tc>
          <w:tcPr>
            <w:tcW w:w="951" w:type="pct"/>
            <w:tcBorders>
              <w:top w:val="nil"/>
              <w:left w:val="nil"/>
              <w:bottom w:val="single" w:sz="4" w:space="0" w:color="auto"/>
              <w:right w:val="nil"/>
            </w:tcBorders>
            <w:shd w:val="clear" w:color="auto" w:fill="auto"/>
            <w:noWrap/>
            <w:vAlign w:val="bottom"/>
            <w:hideMark/>
          </w:tcPr>
          <w:p w14:paraId="57D8F97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49.0</w:t>
            </w:r>
          </w:p>
        </w:tc>
      </w:tr>
      <w:tr w:rsidR="0012456E" w:rsidRPr="0012456E" w14:paraId="6364705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058A86F7"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Baliet</w:t>
            </w:r>
            <w:proofErr w:type="spellEnd"/>
          </w:p>
        </w:tc>
        <w:tc>
          <w:tcPr>
            <w:tcW w:w="1342" w:type="pct"/>
            <w:tcBorders>
              <w:top w:val="nil"/>
              <w:left w:val="nil"/>
              <w:bottom w:val="single" w:sz="4" w:space="0" w:color="auto"/>
              <w:right w:val="nil"/>
            </w:tcBorders>
            <w:shd w:val="clear" w:color="auto" w:fill="auto"/>
            <w:noWrap/>
            <w:vAlign w:val="bottom"/>
            <w:hideMark/>
          </w:tcPr>
          <w:p w14:paraId="2E686C1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62.5</w:t>
            </w:r>
          </w:p>
        </w:tc>
        <w:tc>
          <w:tcPr>
            <w:tcW w:w="1353" w:type="pct"/>
            <w:tcBorders>
              <w:top w:val="nil"/>
              <w:left w:val="nil"/>
              <w:bottom w:val="single" w:sz="4" w:space="0" w:color="auto"/>
              <w:right w:val="nil"/>
            </w:tcBorders>
            <w:shd w:val="clear" w:color="auto" w:fill="auto"/>
            <w:noWrap/>
            <w:vAlign w:val="bottom"/>
            <w:hideMark/>
          </w:tcPr>
          <w:p w14:paraId="7707E80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56.6</w:t>
            </w:r>
          </w:p>
        </w:tc>
        <w:tc>
          <w:tcPr>
            <w:tcW w:w="951" w:type="pct"/>
            <w:tcBorders>
              <w:top w:val="nil"/>
              <w:left w:val="nil"/>
              <w:bottom w:val="single" w:sz="4" w:space="0" w:color="auto"/>
              <w:right w:val="nil"/>
            </w:tcBorders>
            <w:shd w:val="clear" w:color="auto" w:fill="auto"/>
            <w:noWrap/>
            <w:vAlign w:val="bottom"/>
            <w:hideMark/>
          </w:tcPr>
          <w:p w14:paraId="055D326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59.6</w:t>
            </w:r>
          </w:p>
        </w:tc>
      </w:tr>
      <w:tr w:rsidR="0012456E" w:rsidRPr="0012456E" w14:paraId="574CFB10"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F3787CA"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Budi</w:t>
            </w:r>
          </w:p>
        </w:tc>
        <w:tc>
          <w:tcPr>
            <w:tcW w:w="1342" w:type="pct"/>
            <w:tcBorders>
              <w:top w:val="nil"/>
              <w:left w:val="nil"/>
              <w:bottom w:val="single" w:sz="4" w:space="0" w:color="auto"/>
              <w:right w:val="nil"/>
            </w:tcBorders>
            <w:shd w:val="clear" w:color="auto" w:fill="auto"/>
            <w:noWrap/>
            <w:vAlign w:val="bottom"/>
            <w:hideMark/>
          </w:tcPr>
          <w:p w14:paraId="3061085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70.3</w:t>
            </w:r>
          </w:p>
        </w:tc>
        <w:tc>
          <w:tcPr>
            <w:tcW w:w="1353" w:type="pct"/>
            <w:tcBorders>
              <w:top w:val="nil"/>
              <w:left w:val="nil"/>
              <w:bottom w:val="single" w:sz="4" w:space="0" w:color="auto"/>
              <w:right w:val="nil"/>
            </w:tcBorders>
            <w:shd w:val="clear" w:color="auto" w:fill="auto"/>
            <w:noWrap/>
            <w:vAlign w:val="bottom"/>
            <w:hideMark/>
          </w:tcPr>
          <w:p w14:paraId="158A58D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66.8</w:t>
            </w:r>
          </w:p>
        </w:tc>
        <w:tc>
          <w:tcPr>
            <w:tcW w:w="951" w:type="pct"/>
            <w:tcBorders>
              <w:top w:val="nil"/>
              <w:left w:val="nil"/>
              <w:bottom w:val="single" w:sz="4" w:space="0" w:color="auto"/>
              <w:right w:val="nil"/>
            </w:tcBorders>
            <w:shd w:val="clear" w:color="auto" w:fill="auto"/>
            <w:noWrap/>
            <w:vAlign w:val="bottom"/>
            <w:hideMark/>
          </w:tcPr>
          <w:p w14:paraId="777ED20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68.6</w:t>
            </w:r>
          </w:p>
        </w:tc>
      </w:tr>
      <w:tr w:rsidR="0012456E" w:rsidRPr="0012456E" w14:paraId="6791ADA7"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3F487373"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Duk</w:t>
            </w:r>
            <w:proofErr w:type="spellEnd"/>
          </w:p>
        </w:tc>
        <w:tc>
          <w:tcPr>
            <w:tcW w:w="1342" w:type="pct"/>
            <w:tcBorders>
              <w:top w:val="nil"/>
              <w:left w:val="nil"/>
              <w:bottom w:val="single" w:sz="4" w:space="0" w:color="auto"/>
              <w:right w:val="nil"/>
            </w:tcBorders>
            <w:shd w:val="clear" w:color="auto" w:fill="auto"/>
            <w:noWrap/>
            <w:vAlign w:val="bottom"/>
            <w:hideMark/>
          </w:tcPr>
          <w:p w14:paraId="5981C61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51.7</w:t>
            </w:r>
          </w:p>
        </w:tc>
        <w:tc>
          <w:tcPr>
            <w:tcW w:w="1353" w:type="pct"/>
            <w:tcBorders>
              <w:top w:val="nil"/>
              <w:left w:val="nil"/>
              <w:bottom w:val="single" w:sz="4" w:space="0" w:color="auto"/>
              <w:right w:val="nil"/>
            </w:tcBorders>
            <w:shd w:val="clear" w:color="auto" w:fill="auto"/>
            <w:noWrap/>
            <w:vAlign w:val="bottom"/>
            <w:hideMark/>
          </w:tcPr>
          <w:p w14:paraId="629831F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41.7</w:t>
            </w:r>
          </w:p>
        </w:tc>
        <w:tc>
          <w:tcPr>
            <w:tcW w:w="951" w:type="pct"/>
            <w:tcBorders>
              <w:top w:val="nil"/>
              <w:left w:val="nil"/>
              <w:bottom w:val="single" w:sz="4" w:space="0" w:color="auto"/>
              <w:right w:val="nil"/>
            </w:tcBorders>
            <w:shd w:val="clear" w:color="auto" w:fill="auto"/>
            <w:noWrap/>
            <w:vAlign w:val="bottom"/>
            <w:hideMark/>
          </w:tcPr>
          <w:p w14:paraId="03C2E9D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46.8</w:t>
            </w:r>
          </w:p>
        </w:tc>
      </w:tr>
      <w:tr w:rsidR="0012456E" w:rsidRPr="0012456E" w14:paraId="7A8FA2A4"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ABFC39F"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Jur</w:t>
            </w:r>
            <w:proofErr w:type="spellEnd"/>
            <w:r w:rsidRPr="0012456E">
              <w:rPr>
                <w:rFonts w:eastAsia="Times New Roman" w:cs="Calibri"/>
                <w:color w:val="000000"/>
                <w:sz w:val="20"/>
                <w:szCs w:val="20"/>
              </w:rPr>
              <w:t xml:space="preserve"> River</w:t>
            </w:r>
          </w:p>
        </w:tc>
        <w:tc>
          <w:tcPr>
            <w:tcW w:w="1342" w:type="pct"/>
            <w:tcBorders>
              <w:top w:val="nil"/>
              <w:left w:val="nil"/>
              <w:bottom w:val="single" w:sz="4" w:space="0" w:color="auto"/>
              <w:right w:val="nil"/>
            </w:tcBorders>
            <w:shd w:val="clear" w:color="auto" w:fill="auto"/>
            <w:noWrap/>
            <w:vAlign w:val="bottom"/>
            <w:hideMark/>
          </w:tcPr>
          <w:p w14:paraId="09C09071"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30.8</w:t>
            </w:r>
          </w:p>
        </w:tc>
        <w:tc>
          <w:tcPr>
            <w:tcW w:w="1353" w:type="pct"/>
            <w:tcBorders>
              <w:top w:val="nil"/>
              <w:left w:val="nil"/>
              <w:bottom w:val="single" w:sz="4" w:space="0" w:color="auto"/>
              <w:right w:val="nil"/>
            </w:tcBorders>
            <w:shd w:val="clear" w:color="auto" w:fill="auto"/>
            <w:noWrap/>
            <w:vAlign w:val="bottom"/>
            <w:hideMark/>
          </w:tcPr>
          <w:p w14:paraId="3B72052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29.9</w:t>
            </w:r>
          </w:p>
        </w:tc>
        <w:tc>
          <w:tcPr>
            <w:tcW w:w="951" w:type="pct"/>
            <w:tcBorders>
              <w:top w:val="nil"/>
              <w:left w:val="nil"/>
              <w:bottom w:val="single" w:sz="4" w:space="0" w:color="auto"/>
              <w:right w:val="nil"/>
            </w:tcBorders>
            <w:shd w:val="clear" w:color="auto" w:fill="auto"/>
            <w:noWrap/>
            <w:vAlign w:val="bottom"/>
            <w:hideMark/>
          </w:tcPr>
          <w:p w14:paraId="203DB684"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30.4</w:t>
            </w:r>
          </w:p>
        </w:tc>
      </w:tr>
      <w:tr w:rsidR="0012456E" w:rsidRPr="0012456E" w14:paraId="3A72A76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35F72B9"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Kapoeta North</w:t>
            </w:r>
          </w:p>
        </w:tc>
        <w:tc>
          <w:tcPr>
            <w:tcW w:w="1342" w:type="pct"/>
            <w:tcBorders>
              <w:top w:val="nil"/>
              <w:left w:val="nil"/>
              <w:bottom w:val="single" w:sz="4" w:space="0" w:color="auto"/>
              <w:right w:val="nil"/>
            </w:tcBorders>
            <w:shd w:val="clear" w:color="auto" w:fill="auto"/>
            <w:noWrap/>
            <w:vAlign w:val="bottom"/>
            <w:hideMark/>
          </w:tcPr>
          <w:p w14:paraId="2FC11AD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45.0</w:t>
            </w:r>
          </w:p>
        </w:tc>
        <w:tc>
          <w:tcPr>
            <w:tcW w:w="1353" w:type="pct"/>
            <w:tcBorders>
              <w:top w:val="nil"/>
              <w:left w:val="nil"/>
              <w:bottom w:val="single" w:sz="4" w:space="0" w:color="auto"/>
              <w:right w:val="nil"/>
            </w:tcBorders>
            <w:shd w:val="clear" w:color="auto" w:fill="auto"/>
            <w:noWrap/>
            <w:vAlign w:val="bottom"/>
            <w:hideMark/>
          </w:tcPr>
          <w:p w14:paraId="1E3093A3"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37.9</w:t>
            </w:r>
          </w:p>
        </w:tc>
        <w:tc>
          <w:tcPr>
            <w:tcW w:w="951" w:type="pct"/>
            <w:tcBorders>
              <w:top w:val="nil"/>
              <w:left w:val="nil"/>
              <w:bottom w:val="single" w:sz="4" w:space="0" w:color="auto"/>
              <w:right w:val="nil"/>
            </w:tcBorders>
            <w:shd w:val="clear" w:color="auto" w:fill="auto"/>
            <w:noWrap/>
            <w:vAlign w:val="bottom"/>
            <w:hideMark/>
          </w:tcPr>
          <w:p w14:paraId="489C97A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41.4</w:t>
            </w:r>
          </w:p>
        </w:tc>
      </w:tr>
      <w:tr w:rsidR="0012456E" w:rsidRPr="0012456E" w14:paraId="6494F96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B8DDE8E"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Leer</w:t>
            </w:r>
          </w:p>
        </w:tc>
        <w:tc>
          <w:tcPr>
            <w:tcW w:w="1342" w:type="pct"/>
            <w:tcBorders>
              <w:top w:val="nil"/>
              <w:left w:val="nil"/>
              <w:bottom w:val="single" w:sz="4" w:space="0" w:color="auto"/>
              <w:right w:val="nil"/>
            </w:tcBorders>
            <w:shd w:val="clear" w:color="auto" w:fill="auto"/>
            <w:noWrap/>
            <w:vAlign w:val="bottom"/>
            <w:hideMark/>
          </w:tcPr>
          <w:p w14:paraId="6C9FE53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44.8</w:t>
            </w:r>
          </w:p>
        </w:tc>
        <w:tc>
          <w:tcPr>
            <w:tcW w:w="1353" w:type="pct"/>
            <w:tcBorders>
              <w:top w:val="nil"/>
              <w:left w:val="nil"/>
              <w:bottom w:val="single" w:sz="4" w:space="0" w:color="auto"/>
              <w:right w:val="nil"/>
            </w:tcBorders>
            <w:shd w:val="clear" w:color="auto" w:fill="auto"/>
            <w:noWrap/>
            <w:vAlign w:val="bottom"/>
            <w:hideMark/>
          </w:tcPr>
          <w:p w14:paraId="4D2A7EC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53.8</w:t>
            </w:r>
          </w:p>
        </w:tc>
        <w:tc>
          <w:tcPr>
            <w:tcW w:w="951" w:type="pct"/>
            <w:tcBorders>
              <w:top w:val="nil"/>
              <w:left w:val="nil"/>
              <w:bottom w:val="single" w:sz="4" w:space="0" w:color="auto"/>
              <w:right w:val="nil"/>
            </w:tcBorders>
            <w:shd w:val="clear" w:color="auto" w:fill="auto"/>
            <w:noWrap/>
            <w:vAlign w:val="bottom"/>
            <w:hideMark/>
          </w:tcPr>
          <w:p w14:paraId="724F3AF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49.3</w:t>
            </w:r>
          </w:p>
        </w:tc>
      </w:tr>
      <w:tr w:rsidR="0012456E" w:rsidRPr="0012456E" w14:paraId="045F1A41"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231CEB2"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Mayendit</w:t>
            </w:r>
            <w:proofErr w:type="spellEnd"/>
          </w:p>
        </w:tc>
        <w:tc>
          <w:tcPr>
            <w:tcW w:w="1342" w:type="pct"/>
            <w:tcBorders>
              <w:top w:val="nil"/>
              <w:left w:val="nil"/>
              <w:bottom w:val="single" w:sz="4" w:space="0" w:color="auto"/>
              <w:right w:val="nil"/>
            </w:tcBorders>
            <w:shd w:val="clear" w:color="auto" w:fill="auto"/>
            <w:noWrap/>
            <w:vAlign w:val="bottom"/>
            <w:hideMark/>
          </w:tcPr>
          <w:p w14:paraId="0BD3656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28.3</w:t>
            </w:r>
          </w:p>
        </w:tc>
        <w:tc>
          <w:tcPr>
            <w:tcW w:w="1353" w:type="pct"/>
            <w:tcBorders>
              <w:top w:val="nil"/>
              <w:left w:val="nil"/>
              <w:bottom w:val="single" w:sz="4" w:space="0" w:color="auto"/>
              <w:right w:val="nil"/>
            </w:tcBorders>
            <w:shd w:val="clear" w:color="auto" w:fill="auto"/>
            <w:noWrap/>
            <w:vAlign w:val="bottom"/>
            <w:hideMark/>
          </w:tcPr>
          <w:p w14:paraId="47E6A32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25.3</w:t>
            </w:r>
          </w:p>
        </w:tc>
        <w:tc>
          <w:tcPr>
            <w:tcW w:w="951" w:type="pct"/>
            <w:tcBorders>
              <w:top w:val="nil"/>
              <w:left w:val="nil"/>
              <w:bottom w:val="single" w:sz="4" w:space="0" w:color="auto"/>
              <w:right w:val="nil"/>
            </w:tcBorders>
            <w:shd w:val="clear" w:color="auto" w:fill="auto"/>
            <w:noWrap/>
            <w:vAlign w:val="bottom"/>
            <w:hideMark/>
          </w:tcPr>
          <w:p w14:paraId="760DA42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26.8</w:t>
            </w:r>
          </w:p>
        </w:tc>
      </w:tr>
      <w:tr w:rsidR="0012456E" w:rsidRPr="0012456E" w14:paraId="55AD72D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F7ED800" w14:textId="548BC65F" w:rsidR="0012456E" w:rsidRPr="0012456E" w:rsidRDefault="00DD0616" w:rsidP="0012456E">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342" w:type="pct"/>
            <w:tcBorders>
              <w:top w:val="nil"/>
              <w:left w:val="nil"/>
              <w:bottom w:val="single" w:sz="4" w:space="0" w:color="auto"/>
              <w:right w:val="nil"/>
            </w:tcBorders>
            <w:shd w:val="clear" w:color="auto" w:fill="auto"/>
            <w:noWrap/>
            <w:vAlign w:val="bottom"/>
            <w:hideMark/>
          </w:tcPr>
          <w:p w14:paraId="50314E2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30.4</w:t>
            </w:r>
          </w:p>
        </w:tc>
        <w:tc>
          <w:tcPr>
            <w:tcW w:w="1353" w:type="pct"/>
            <w:tcBorders>
              <w:top w:val="nil"/>
              <w:left w:val="nil"/>
              <w:bottom w:val="single" w:sz="4" w:space="0" w:color="auto"/>
              <w:right w:val="nil"/>
            </w:tcBorders>
            <w:shd w:val="clear" w:color="auto" w:fill="auto"/>
            <w:noWrap/>
            <w:vAlign w:val="bottom"/>
            <w:hideMark/>
          </w:tcPr>
          <w:p w14:paraId="0E909D1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28.3</w:t>
            </w:r>
          </w:p>
        </w:tc>
        <w:tc>
          <w:tcPr>
            <w:tcW w:w="951" w:type="pct"/>
            <w:tcBorders>
              <w:top w:val="nil"/>
              <w:left w:val="nil"/>
              <w:bottom w:val="single" w:sz="4" w:space="0" w:color="auto"/>
              <w:right w:val="nil"/>
            </w:tcBorders>
            <w:shd w:val="clear" w:color="auto" w:fill="auto"/>
            <w:noWrap/>
            <w:vAlign w:val="bottom"/>
            <w:hideMark/>
          </w:tcPr>
          <w:p w14:paraId="5CE8450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29.3</w:t>
            </w:r>
          </w:p>
        </w:tc>
      </w:tr>
      <w:tr w:rsidR="0012456E" w:rsidRPr="0012456E" w14:paraId="3B5A1270"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A1C6724"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Pibor</w:t>
            </w:r>
          </w:p>
        </w:tc>
        <w:tc>
          <w:tcPr>
            <w:tcW w:w="1342" w:type="pct"/>
            <w:tcBorders>
              <w:top w:val="nil"/>
              <w:left w:val="nil"/>
              <w:bottom w:val="single" w:sz="4" w:space="0" w:color="auto"/>
              <w:right w:val="nil"/>
            </w:tcBorders>
            <w:shd w:val="clear" w:color="auto" w:fill="auto"/>
            <w:noWrap/>
            <w:vAlign w:val="bottom"/>
            <w:hideMark/>
          </w:tcPr>
          <w:p w14:paraId="2EADCEA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50.9</w:t>
            </w:r>
          </w:p>
        </w:tc>
        <w:tc>
          <w:tcPr>
            <w:tcW w:w="1353" w:type="pct"/>
            <w:tcBorders>
              <w:top w:val="nil"/>
              <w:left w:val="nil"/>
              <w:bottom w:val="single" w:sz="4" w:space="0" w:color="auto"/>
              <w:right w:val="nil"/>
            </w:tcBorders>
            <w:shd w:val="clear" w:color="auto" w:fill="auto"/>
            <w:noWrap/>
            <w:vAlign w:val="bottom"/>
            <w:hideMark/>
          </w:tcPr>
          <w:p w14:paraId="5CDCEEB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32.9</w:t>
            </w:r>
          </w:p>
        </w:tc>
        <w:tc>
          <w:tcPr>
            <w:tcW w:w="951" w:type="pct"/>
            <w:tcBorders>
              <w:top w:val="nil"/>
              <w:left w:val="nil"/>
              <w:bottom w:val="single" w:sz="4" w:space="0" w:color="auto"/>
              <w:right w:val="nil"/>
            </w:tcBorders>
            <w:shd w:val="clear" w:color="auto" w:fill="auto"/>
            <w:noWrap/>
            <w:vAlign w:val="bottom"/>
            <w:hideMark/>
          </w:tcPr>
          <w:p w14:paraId="22C003A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41.9</w:t>
            </w:r>
          </w:p>
        </w:tc>
      </w:tr>
      <w:tr w:rsidR="0012456E" w:rsidRPr="0012456E" w14:paraId="45336F14"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09821F91"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Ulang</w:t>
            </w:r>
            <w:proofErr w:type="spellEnd"/>
          </w:p>
        </w:tc>
        <w:tc>
          <w:tcPr>
            <w:tcW w:w="1342" w:type="pct"/>
            <w:tcBorders>
              <w:top w:val="nil"/>
              <w:left w:val="nil"/>
              <w:bottom w:val="single" w:sz="4" w:space="0" w:color="auto"/>
              <w:right w:val="nil"/>
            </w:tcBorders>
            <w:shd w:val="clear" w:color="auto" w:fill="auto"/>
            <w:noWrap/>
            <w:vAlign w:val="bottom"/>
            <w:hideMark/>
          </w:tcPr>
          <w:p w14:paraId="6001BF1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45.7</w:t>
            </w:r>
          </w:p>
        </w:tc>
        <w:tc>
          <w:tcPr>
            <w:tcW w:w="1353" w:type="pct"/>
            <w:tcBorders>
              <w:top w:val="nil"/>
              <w:left w:val="nil"/>
              <w:bottom w:val="single" w:sz="4" w:space="0" w:color="auto"/>
              <w:right w:val="nil"/>
            </w:tcBorders>
            <w:shd w:val="clear" w:color="auto" w:fill="auto"/>
            <w:noWrap/>
            <w:vAlign w:val="bottom"/>
            <w:hideMark/>
          </w:tcPr>
          <w:p w14:paraId="3E0C9EC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32.4</w:t>
            </w:r>
          </w:p>
        </w:tc>
        <w:tc>
          <w:tcPr>
            <w:tcW w:w="951" w:type="pct"/>
            <w:tcBorders>
              <w:top w:val="nil"/>
              <w:left w:val="nil"/>
              <w:bottom w:val="single" w:sz="4" w:space="0" w:color="auto"/>
              <w:right w:val="nil"/>
            </w:tcBorders>
            <w:shd w:val="clear" w:color="auto" w:fill="auto"/>
            <w:noWrap/>
            <w:vAlign w:val="bottom"/>
            <w:hideMark/>
          </w:tcPr>
          <w:p w14:paraId="05345F2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38.9</w:t>
            </w:r>
          </w:p>
        </w:tc>
      </w:tr>
      <w:tr w:rsidR="0012456E" w:rsidRPr="0012456E" w14:paraId="3FA20C7F"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61391B2B"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Uror</w:t>
            </w:r>
            <w:proofErr w:type="spellEnd"/>
          </w:p>
        </w:tc>
        <w:tc>
          <w:tcPr>
            <w:tcW w:w="1342" w:type="pct"/>
            <w:tcBorders>
              <w:top w:val="nil"/>
              <w:left w:val="nil"/>
              <w:bottom w:val="single" w:sz="4" w:space="0" w:color="auto"/>
              <w:right w:val="nil"/>
            </w:tcBorders>
            <w:shd w:val="clear" w:color="auto" w:fill="auto"/>
            <w:noWrap/>
            <w:vAlign w:val="bottom"/>
            <w:hideMark/>
          </w:tcPr>
          <w:p w14:paraId="66D436B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33.1</w:t>
            </w:r>
          </w:p>
        </w:tc>
        <w:tc>
          <w:tcPr>
            <w:tcW w:w="1353" w:type="pct"/>
            <w:tcBorders>
              <w:top w:val="nil"/>
              <w:left w:val="nil"/>
              <w:bottom w:val="single" w:sz="4" w:space="0" w:color="auto"/>
              <w:right w:val="nil"/>
            </w:tcBorders>
            <w:shd w:val="clear" w:color="auto" w:fill="auto"/>
            <w:noWrap/>
            <w:vAlign w:val="bottom"/>
            <w:hideMark/>
          </w:tcPr>
          <w:p w14:paraId="7643A1C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28.4</w:t>
            </w:r>
          </w:p>
        </w:tc>
        <w:tc>
          <w:tcPr>
            <w:tcW w:w="951" w:type="pct"/>
            <w:tcBorders>
              <w:top w:val="nil"/>
              <w:left w:val="nil"/>
              <w:bottom w:val="single" w:sz="4" w:space="0" w:color="auto"/>
              <w:right w:val="nil"/>
            </w:tcBorders>
            <w:shd w:val="clear" w:color="auto" w:fill="auto"/>
            <w:noWrap/>
            <w:vAlign w:val="bottom"/>
            <w:hideMark/>
          </w:tcPr>
          <w:p w14:paraId="1BA2624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30.9</w:t>
            </w:r>
          </w:p>
        </w:tc>
      </w:tr>
      <w:tr w:rsidR="0012456E" w:rsidRPr="0012456E" w14:paraId="7E63E83A"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6C64CE3"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Wau</w:t>
            </w:r>
            <w:proofErr w:type="spellEnd"/>
          </w:p>
        </w:tc>
        <w:tc>
          <w:tcPr>
            <w:tcW w:w="1342" w:type="pct"/>
            <w:tcBorders>
              <w:top w:val="nil"/>
              <w:left w:val="nil"/>
              <w:bottom w:val="single" w:sz="4" w:space="0" w:color="auto"/>
              <w:right w:val="nil"/>
            </w:tcBorders>
            <w:shd w:val="clear" w:color="auto" w:fill="auto"/>
            <w:noWrap/>
            <w:vAlign w:val="bottom"/>
            <w:hideMark/>
          </w:tcPr>
          <w:p w14:paraId="408077C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20.8</w:t>
            </w:r>
          </w:p>
        </w:tc>
        <w:tc>
          <w:tcPr>
            <w:tcW w:w="1353" w:type="pct"/>
            <w:tcBorders>
              <w:top w:val="nil"/>
              <w:left w:val="nil"/>
              <w:bottom w:val="single" w:sz="4" w:space="0" w:color="auto"/>
              <w:right w:val="nil"/>
            </w:tcBorders>
            <w:shd w:val="clear" w:color="auto" w:fill="auto"/>
            <w:noWrap/>
            <w:vAlign w:val="bottom"/>
            <w:hideMark/>
          </w:tcPr>
          <w:p w14:paraId="1B7F186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14.5</w:t>
            </w:r>
          </w:p>
        </w:tc>
        <w:tc>
          <w:tcPr>
            <w:tcW w:w="951" w:type="pct"/>
            <w:tcBorders>
              <w:top w:val="nil"/>
              <w:left w:val="nil"/>
              <w:bottom w:val="single" w:sz="4" w:space="0" w:color="auto"/>
              <w:right w:val="nil"/>
            </w:tcBorders>
            <w:shd w:val="clear" w:color="auto" w:fill="auto"/>
            <w:noWrap/>
            <w:vAlign w:val="bottom"/>
            <w:hideMark/>
          </w:tcPr>
          <w:p w14:paraId="75D819D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17.6</w:t>
            </w:r>
          </w:p>
        </w:tc>
      </w:tr>
      <w:tr w:rsidR="0012456E" w:rsidRPr="0012456E" w14:paraId="3F935437"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9D0EFFB"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Region</w:t>
            </w:r>
          </w:p>
        </w:tc>
      </w:tr>
      <w:tr w:rsidR="0012456E" w:rsidRPr="0012456E" w14:paraId="2F7B6FD6"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2128844"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Bahr El-Ghazel</w:t>
            </w:r>
          </w:p>
        </w:tc>
        <w:tc>
          <w:tcPr>
            <w:tcW w:w="1342" w:type="pct"/>
            <w:tcBorders>
              <w:top w:val="nil"/>
              <w:left w:val="nil"/>
              <w:bottom w:val="single" w:sz="4" w:space="0" w:color="auto"/>
              <w:right w:val="nil"/>
            </w:tcBorders>
            <w:shd w:val="clear" w:color="auto" w:fill="auto"/>
            <w:noWrap/>
            <w:vAlign w:val="bottom"/>
            <w:hideMark/>
          </w:tcPr>
          <w:p w14:paraId="6C025AB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23.9</w:t>
            </w:r>
          </w:p>
        </w:tc>
        <w:tc>
          <w:tcPr>
            <w:tcW w:w="1353" w:type="pct"/>
            <w:tcBorders>
              <w:top w:val="nil"/>
              <w:left w:val="nil"/>
              <w:bottom w:val="single" w:sz="4" w:space="0" w:color="auto"/>
              <w:right w:val="nil"/>
            </w:tcBorders>
            <w:shd w:val="clear" w:color="auto" w:fill="auto"/>
            <w:noWrap/>
            <w:vAlign w:val="bottom"/>
            <w:hideMark/>
          </w:tcPr>
          <w:p w14:paraId="315EF94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19.2</w:t>
            </w:r>
          </w:p>
        </w:tc>
        <w:tc>
          <w:tcPr>
            <w:tcW w:w="951" w:type="pct"/>
            <w:tcBorders>
              <w:top w:val="nil"/>
              <w:left w:val="nil"/>
              <w:bottom w:val="single" w:sz="4" w:space="0" w:color="auto"/>
              <w:right w:val="nil"/>
            </w:tcBorders>
            <w:shd w:val="clear" w:color="auto" w:fill="auto"/>
            <w:noWrap/>
            <w:vAlign w:val="bottom"/>
            <w:hideMark/>
          </w:tcPr>
          <w:p w14:paraId="238E91C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21.5</w:t>
            </w:r>
          </w:p>
        </w:tc>
      </w:tr>
      <w:tr w:rsidR="0012456E" w:rsidRPr="0012456E" w14:paraId="5027A22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2D7E37D7"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Equatoria</w:t>
            </w:r>
            <w:proofErr w:type="spellEnd"/>
          </w:p>
        </w:tc>
        <w:tc>
          <w:tcPr>
            <w:tcW w:w="1342" w:type="pct"/>
            <w:tcBorders>
              <w:top w:val="nil"/>
              <w:left w:val="nil"/>
              <w:bottom w:val="single" w:sz="4" w:space="0" w:color="auto"/>
              <w:right w:val="nil"/>
            </w:tcBorders>
            <w:shd w:val="clear" w:color="auto" w:fill="auto"/>
            <w:noWrap/>
            <w:vAlign w:val="bottom"/>
            <w:hideMark/>
          </w:tcPr>
          <w:p w14:paraId="5E30F77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58.5</w:t>
            </w:r>
          </w:p>
        </w:tc>
        <w:tc>
          <w:tcPr>
            <w:tcW w:w="1353" w:type="pct"/>
            <w:tcBorders>
              <w:top w:val="nil"/>
              <w:left w:val="nil"/>
              <w:bottom w:val="single" w:sz="4" w:space="0" w:color="auto"/>
              <w:right w:val="nil"/>
            </w:tcBorders>
            <w:shd w:val="clear" w:color="auto" w:fill="auto"/>
            <w:noWrap/>
            <w:vAlign w:val="bottom"/>
            <w:hideMark/>
          </w:tcPr>
          <w:p w14:paraId="179176B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53.4</w:t>
            </w:r>
          </w:p>
        </w:tc>
        <w:tc>
          <w:tcPr>
            <w:tcW w:w="951" w:type="pct"/>
            <w:tcBorders>
              <w:top w:val="nil"/>
              <w:left w:val="nil"/>
              <w:bottom w:val="single" w:sz="4" w:space="0" w:color="auto"/>
              <w:right w:val="nil"/>
            </w:tcBorders>
            <w:shd w:val="clear" w:color="auto" w:fill="auto"/>
            <w:noWrap/>
            <w:vAlign w:val="bottom"/>
            <w:hideMark/>
          </w:tcPr>
          <w:p w14:paraId="4283AA43"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56.0</w:t>
            </w:r>
          </w:p>
        </w:tc>
      </w:tr>
      <w:tr w:rsidR="0012456E" w:rsidRPr="0012456E" w14:paraId="0BCC78A5"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B83CB5E"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Great Upper Nile</w:t>
            </w:r>
          </w:p>
        </w:tc>
        <w:tc>
          <w:tcPr>
            <w:tcW w:w="1342" w:type="pct"/>
            <w:tcBorders>
              <w:top w:val="nil"/>
              <w:left w:val="nil"/>
              <w:bottom w:val="single" w:sz="4" w:space="0" w:color="auto"/>
              <w:right w:val="nil"/>
            </w:tcBorders>
            <w:shd w:val="clear" w:color="auto" w:fill="auto"/>
            <w:noWrap/>
            <w:vAlign w:val="bottom"/>
            <w:hideMark/>
          </w:tcPr>
          <w:p w14:paraId="2A1DA6E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44.0</w:t>
            </w:r>
          </w:p>
        </w:tc>
        <w:tc>
          <w:tcPr>
            <w:tcW w:w="1353" w:type="pct"/>
            <w:tcBorders>
              <w:top w:val="nil"/>
              <w:left w:val="nil"/>
              <w:bottom w:val="single" w:sz="4" w:space="0" w:color="auto"/>
              <w:right w:val="nil"/>
            </w:tcBorders>
            <w:shd w:val="clear" w:color="auto" w:fill="auto"/>
            <w:noWrap/>
            <w:vAlign w:val="bottom"/>
            <w:hideMark/>
          </w:tcPr>
          <w:p w14:paraId="4E987F8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33.9</w:t>
            </w:r>
          </w:p>
        </w:tc>
        <w:tc>
          <w:tcPr>
            <w:tcW w:w="951" w:type="pct"/>
            <w:tcBorders>
              <w:top w:val="nil"/>
              <w:left w:val="nil"/>
              <w:bottom w:val="single" w:sz="4" w:space="0" w:color="auto"/>
              <w:right w:val="nil"/>
            </w:tcBorders>
            <w:shd w:val="clear" w:color="auto" w:fill="auto"/>
            <w:noWrap/>
            <w:vAlign w:val="bottom"/>
            <w:hideMark/>
          </w:tcPr>
          <w:p w14:paraId="4B620E54"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39.0</w:t>
            </w:r>
          </w:p>
        </w:tc>
      </w:tr>
      <w:tr w:rsidR="0012456E" w:rsidRPr="0012456E" w14:paraId="492A8755"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3E3D1A66"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State</w:t>
            </w:r>
          </w:p>
        </w:tc>
      </w:tr>
      <w:tr w:rsidR="0012456E" w:rsidRPr="0012456E" w14:paraId="0778AAF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F969E45"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 xml:space="preserve">Eastern </w:t>
            </w:r>
            <w:proofErr w:type="spellStart"/>
            <w:r w:rsidRPr="0012456E">
              <w:rPr>
                <w:rFonts w:eastAsia="Times New Roman" w:cs="Calibri"/>
                <w:color w:val="000000"/>
                <w:sz w:val="20"/>
                <w:szCs w:val="20"/>
              </w:rPr>
              <w:t>Equatoria</w:t>
            </w:r>
            <w:proofErr w:type="spellEnd"/>
          </w:p>
        </w:tc>
        <w:tc>
          <w:tcPr>
            <w:tcW w:w="1342" w:type="pct"/>
            <w:tcBorders>
              <w:top w:val="nil"/>
              <w:left w:val="nil"/>
              <w:bottom w:val="single" w:sz="4" w:space="0" w:color="auto"/>
              <w:right w:val="nil"/>
            </w:tcBorders>
            <w:shd w:val="clear" w:color="auto" w:fill="auto"/>
            <w:noWrap/>
            <w:vAlign w:val="bottom"/>
            <w:hideMark/>
          </w:tcPr>
          <w:p w14:paraId="5042A77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58.5</w:t>
            </w:r>
          </w:p>
        </w:tc>
        <w:tc>
          <w:tcPr>
            <w:tcW w:w="1353" w:type="pct"/>
            <w:tcBorders>
              <w:top w:val="nil"/>
              <w:left w:val="nil"/>
              <w:bottom w:val="single" w:sz="4" w:space="0" w:color="auto"/>
              <w:right w:val="nil"/>
            </w:tcBorders>
            <w:shd w:val="clear" w:color="auto" w:fill="auto"/>
            <w:noWrap/>
            <w:vAlign w:val="bottom"/>
            <w:hideMark/>
          </w:tcPr>
          <w:p w14:paraId="281F576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53.4</w:t>
            </w:r>
          </w:p>
        </w:tc>
        <w:tc>
          <w:tcPr>
            <w:tcW w:w="951" w:type="pct"/>
            <w:tcBorders>
              <w:top w:val="nil"/>
              <w:left w:val="nil"/>
              <w:bottom w:val="single" w:sz="4" w:space="0" w:color="auto"/>
              <w:right w:val="nil"/>
            </w:tcBorders>
            <w:shd w:val="clear" w:color="auto" w:fill="auto"/>
            <w:noWrap/>
            <w:vAlign w:val="bottom"/>
            <w:hideMark/>
          </w:tcPr>
          <w:p w14:paraId="5567BAD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56.0</w:t>
            </w:r>
          </w:p>
        </w:tc>
      </w:tr>
      <w:tr w:rsidR="0012456E" w:rsidRPr="0012456E" w14:paraId="2E19CDA7"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3B42C6A7"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Jonglei</w:t>
            </w:r>
          </w:p>
        </w:tc>
        <w:tc>
          <w:tcPr>
            <w:tcW w:w="1342" w:type="pct"/>
            <w:tcBorders>
              <w:top w:val="nil"/>
              <w:left w:val="nil"/>
              <w:bottom w:val="single" w:sz="4" w:space="0" w:color="auto"/>
              <w:right w:val="nil"/>
            </w:tcBorders>
            <w:shd w:val="clear" w:color="auto" w:fill="auto"/>
            <w:noWrap/>
            <w:vAlign w:val="bottom"/>
            <w:hideMark/>
          </w:tcPr>
          <w:p w14:paraId="0BCBCC1D"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44.6</w:t>
            </w:r>
          </w:p>
        </w:tc>
        <w:tc>
          <w:tcPr>
            <w:tcW w:w="1353" w:type="pct"/>
            <w:tcBorders>
              <w:top w:val="nil"/>
              <w:left w:val="nil"/>
              <w:bottom w:val="single" w:sz="4" w:space="0" w:color="auto"/>
              <w:right w:val="nil"/>
            </w:tcBorders>
            <w:shd w:val="clear" w:color="auto" w:fill="auto"/>
            <w:noWrap/>
            <w:vAlign w:val="bottom"/>
            <w:hideMark/>
          </w:tcPr>
          <w:p w14:paraId="2462270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32.3</w:t>
            </w:r>
          </w:p>
        </w:tc>
        <w:tc>
          <w:tcPr>
            <w:tcW w:w="951" w:type="pct"/>
            <w:tcBorders>
              <w:top w:val="nil"/>
              <w:left w:val="nil"/>
              <w:bottom w:val="single" w:sz="4" w:space="0" w:color="auto"/>
              <w:right w:val="nil"/>
            </w:tcBorders>
            <w:shd w:val="clear" w:color="auto" w:fill="auto"/>
            <w:noWrap/>
            <w:vAlign w:val="bottom"/>
            <w:hideMark/>
          </w:tcPr>
          <w:p w14:paraId="64806E71"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38.5</w:t>
            </w:r>
          </w:p>
        </w:tc>
      </w:tr>
      <w:tr w:rsidR="0012456E" w:rsidRPr="0012456E" w14:paraId="4D0A9AA7"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2EF34906"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Unity</w:t>
            </w:r>
          </w:p>
        </w:tc>
        <w:tc>
          <w:tcPr>
            <w:tcW w:w="1342" w:type="pct"/>
            <w:tcBorders>
              <w:top w:val="nil"/>
              <w:left w:val="nil"/>
              <w:bottom w:val="single" w:sz="4" w:space="0" w:color="auto"/>
              <w:right w:val="nil"/>
            </w:tcBorders>
            <w:shd w:val="clear" w:color="auto" w:fill="auto"/>
            <w:noWrap/>
            <w:vAlign w:val="bottom"/>
            <w:hideMark/>
          </w:tcPr>
          <w:p w14:paraId="46453E5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34.5</w:t>
            </w:r>
          </w:p>
        </w:tc>
        <w:tc>
          <w:tcPr>
            <w:tcW w:w="1353" w:type="pct"/>
            <w:tcBorders>
              <w:top w:val="nil"/>
              <w:left w:val="nil"/>
              <w:bottom w:val="single" w:sz="4" w:space="0" w:color="auto"/>
              <w:right w:val="nil"/>
            </w:tcBorders>
            <w:shd w:val="clear" w:color="auto" w:fill="auto"/>
            <w:noWrap/>
            <w:vAlign w:val="bottom"/>
            <w:hideMark/>
          </w:tcPr>
          <w:p w14:paraId="6975CDF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35.8</w:t>
            </w:r>
          </w:p>
        </w:tc>
        <w:tc>
          <w:tcPr>
            <w:tcW w:w="951" w:type="pct"/>
            <w:tcBorders>
              <w:top w:val="nil"/>
              <w:left w:val="nil"/>
              <w:bottom w:val="single" w:sz="4" w:space="0" w:color="auto"/>
              <w:right w:val="nil"/>
            </w:tcBorders>
            <w:shd w:val="clear" w:color="auto" w:fill="auto"/>
            <w:noWrap/>
            <w:vAlign w:val="bottom"/>
            <w:hideMark/>
          </w:tcPr>
          <w:p w14:paraId="676C9E8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35.2</w:t>
            </w:r>
          </w:p>
        </w:tc>
      </w:tr>
      <w:tr w:rsidR="0012456E" w:rsidRPr="0012456E" w14:paraId="33488090"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2ADBCAF1"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Upper Nile</w:t>
            </w:r>
          </w:p>
        </w:tc>
        <w:tc>
          <w:tcPr>
            <w:tcW w:w="1342" w:type="pct"/>
            <w:tcBorders>
              <w:top w:val="nil"/>
              <w:left w:val="nil"/>
              <w:bottom w:val="single" w:sz="4" w:space="0" w:color="auto"/>
              <w:right w:val="nil"/>
            </w:tcBorders>
            <w:shd w:val="clear" w:color="auto" w:fill="auto"/>
            <w:noWrap/>
            <w:vAlign w:val="bottom"/>
            <w:hideMark/>
          </w:tcPr>
          <w:p w14:paraId="4D0543F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53.8</w:t>
            </w:r>
          </w:p>
        </w:tc>
        <w:tc>
          <w:tcPr>
            <w:tcW w:w="1353" w:type="pct"/>
            <w:tcBorders>
              <w:top w:val="nil"/>
              <w:left w:val="nil"/>
              <w:bottom w:val="single" w:sz="4" w:space="0" w:color="auto"/>
              <w:right w:val="nil"/>
            </w:tcBorders>
            <w:shd w:val="clear" w:color="auto" w:fill="auto"/>
            <w:noWrap/>
            <w:vAlign w:val="bottom"/>
            <w:hideMark/>
          </w:tcPr>
          <w:p w14:paraId="5E0D07F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44.1</w:t>
            </w:r>
          </w:p>
        </w:tc>
        <w:tc>
          <w:tcPr>
            <w:tcW w:w="951" w:type="pct"/>
            <w:tcBorders>
              <w:top w:val="nil"/>
              <w:left w:val="nil"/>
              <w:bottom w:val="single" w:sz="4" w:space="0" w:color="auto"/>
              <w:right w:val="nil"/>
            </w:tcBorders>
            <w:shd w:val="clear" w:color="auto" w:fill="auto"/>
            <w:noWrap/>
            <w:vAlign w:val="bottom"/>
            <w:hideMark/>
          </w:tcPr>
          <w:p w14:paraId="34F843A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48.9</w:t>
            </w:r>
          </w:p>
        </w:tc>
      </w:tr>
      <w:tr w:rsidR="0012456E" w:rsidRPr="0012456E" w14:paraId="59CFA22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F78E9CD"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Western Bahr El-Ghazel</w:t>
            </w:r>
          </w:p>
        </w:tc>
        <w:tc>
          <w:tcPr>
            <w:tcW w:w="1342" w:type="pct"/>
            <w:tcBorders>
              <w:top w:val="nil"/>
              <w:left w:val="nil"/>
              <w:bottom w:val="single" w:sz="4" w:space="0" w:color="auto"/>
              <w:right w:val="nil"/>
            </w:tcBorders>
            <w:shd w:val="clear" w:color="auto" w:fill="auto"/>
            <w:noWrap/>
            <w:vAlign w:val="bottom"/>
            <w:hideMark/>
          </w:tcPr>
          <w:p w14:paraId="5CAE675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23.9</w:t>
            </w:r>
          </w:p>
        </w:tc>
        <w:tc>
          <w:tcPr>
            <w:tcW w:w="1353" w:type="pct"/>
            <w:tcBorders>
              <w:top w:val="nil"/>
              <w:left w:val="nil"/>
              <w:bottom w:val="single" w:sz="4" w:space="0" w:color="auto"/>
              <w:right w:val="nil"/>
            </w:tcBorders>
            <w:shd w:val="clear" w:color="auto" w:fill="auto"/>
            <w:noWrap/>
            <w:vAlign w:val="bottom"/>
            <w:hideMark/>
          </w:tcPr>
          <w:p w14:paraId="29BF56D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19.2</w:t>
            </w:r>
          </w:p>
        </w:tc>
        <w:tc>
          <w:tcPr>
            <w:tcW w:w="951" w:type="pct"/>
            <w:tcBorders>
              <w:top w:val="nil"/>
              <w:left w:val="nil"/>
              <w:bottom w:val="single" w:sz="4" w:space="0" w:color="auto"/>
              <w:right w:val="nil"/>
            </w:tcBorders>
            <w:shd w:val="clear" w:color="auto" w:fill="auto"/>
            <w:noWrap/>
            <w:vAlign w:val="bottom"/>
            <w:hideMark/>
          </w:tcPr>
          <w:p w14:paraId="2C732E9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21.5</w:t>
            </w:r>
          </w:p>
        </w:tc>
      </w:tr>
      <w:tr w:rsidR="0012456E" w:rsidRPr="0012456E" w14:paraId="4BB17118"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D8BEA8A"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Language</w:t>
            </w:r>
          </w:p>
        </w:tc>
      </w:tr>
      <w:tr w:rsidR="0012456E" w:rsidRPr="0012456E" w14:paraId="5BF1317A"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14C9210"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Nuer</w:t>
            </w:r>
          </w:p>
        </w:tc>
        <w:tc>
          <w:tcPr>
            <w:tcW w:w="1342" w:type="pct"/>
            <w:tcBorders>
              <w:top w:val="nil"/>
              <w:left w:val="nil"/>
              <w:bottom w:val="single" w:sz="4" w:space="0" w:color="auto"/>
              <w:right w:val="nil"/>
            </w:tcBorders>
            <w:shd w:val="clear" w:color="auto" w:fill="auto"/>
            <w:noWrap/>
            <w:vAlign w:val="bottom"/>
            <w:hideMark/>
          </w:tcPr>
          <w:p w14:paraId="218C62A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39.4</w:t>
            </w:r>
          </w:p>
        </w:tc>
        <w:tc>
          <w:tcPr>
            <w:tcW w:w="1353" w:type="pct"/>
            <w:tcBorders>
              <w:top w:val="nil"/>
              <w:left w:val="nil"/>
              <w:bottom w:val="single" w:sz="4" w:space="0" w:color="auto"/>
              <w:right w:val="nil"/>
            </w:tcBorders>
            <w:shd w:val="clear" w:color="auto" w:fill="auto"/>
            <w:noWrap/>
            <w:vAlign w:val="bottom"/>
            <w:hideMark/>
          </w:tcPr>
          <w:p w14:paraId="21B2723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32.6</w:t>
            </w:r>
          </w:p>
        </w:tc>
        <w:tc>
          <w:tcPr>
            <w:tcW w:w="951" w:type="pct"/>
            <w:tcBorders>
              <w:top w:val="nil"/>
              <w:left w:val="nil"/>
              <w:bottom w:val="single" w:sz="4" w:space="0" w:color="auto"/>
              <w:right w:val="nil"/>
            </w:tcBorders>
            <w:shd w:val="clear" w:color="auto" w:fill="auto"/>
            <w:noWrap/>
            <w:vAlign w:val="bottom"/>
            <w:hideMark/>
          </w:tcPr>
          <w:p w14:paraId="55D4B35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36.0</w:t>
            </w:r>
          </w:p>
        </w:tc>
      </w:tr>
      <w:tr w:rsidR="0012456E" w:rsidRPr="0012456E" w14:paraId="4DBC7BD9"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F03EE7C"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Dinka</w:t>
            </w:r>
          </w:p>
        </w:tc>
        <w:tc>
          <w:tcPr>
            <w:tcW w:w="1342" w:type="pct"/>
            <w:tcBorders>
              <w:top w:val="nil"/>
              <w:left w:val="nil"/>
              <w:bottom w:val="single" w:sz="4" w:space="0" w:color="auto"/>
              <w:right w:val="nil"/>
            </w:tcBorders>
            <w:shd w:val="clear" w:color="auto" w:fill="auto"/>
            <w:noWrap/>
            <w:vAlign w:val="bottom"/>
            <w:hideMark/>
          </w:tcPr>
          <w:p w14:paraId="64E0EAB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49.8</w:t>
            </w:r>
          </w:p>
        </w:tc>
        <w:tc>
          <w:tcPr>
            <w:tcW w:w="1353" w:type="pct"/>
            <w:tcBorders>
              <w:top w:val="nil"/>
              <w:left w:val="nil"/>
              <w:bottom w:val="single" w:sz="4" w:space="0" w:color="auto"/>
              <w:right w:val="nil"/>
            </w:tcBorders>
            <w:shd w:val="clear" w:color="auto" w:fill="auto"/>
            <w:noWrap/>
            <w:vAlign w:val="bottom"/>
            <w:hideMark/>
          </w:tcPr>
          <w:p w14:paraId="2399E00D"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45.4</w:t>
            </w:r>
          </w:p>
        </w:tc>
        <w:tc>
          <w:tcPr>
            <w:tcW w:w="951" w:type="pct"/>
            <w:tcBorders>
              <w:top w:val="nil"/>
              <w:left w:val="nil"/>
              <w:bottom w:val="single" w:sz="4" w:space="0" w:color="auto"/>
              <w:right w:val="nil"/>
            </w:tcBorders>
            <w:shd w:val="clear" w:color="auto" w:fill="auto"/>
            <w:noWrap/>
            <w:vAlign w:val="bottom"/>
            <w:hideMark/>
          </w:tcPr>
          <w:p w14:paraId="61351D93"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47.7</w:t>
            </w:r>
          </w:p>
        </w:tc>
      </w:tr>
      <w:tr w:rsidR="0012456E" w:rsidRPr="0012456E" w14:paraId="1CD3436B"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2E81FCE"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lastRenderedPageBreak/>
              <w:t>Toposa</w:t>
            </w:r>
            <w:proofErr w:type="spellEnd"/>
          </w:p>
        </w:tc>
        <w:tc>
          <w:tcPr>
            <w:tcW w:w="1342" w:type="pct"/>
            <w:tcBorders>
              <w:top w:val="nil"/>
              <w:left w:val="nil"/>
              <w:bottom w:val="single" w:sz="4" w:space="0" w:color="auto"/>
              <w:right w:val="nil"/>
            </w:tcBorders>
            <w:shd w:val="clear" w:color="auto" w:fill="auto"/>
            <w:noWrap/>
            <w:vAlign w:val="bottom"/>
            <w:hideMark/>
          </w:tcPr>
          <w:p w14:paraId="2E18F1D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45.0</w:t>
            </w:r>
          </w:p>
        </w:tc>
        <w:tc>
          <w:tcPr>
            <w:tcW w:w="1353" w:type="pct"/>
            <w:tcBorders>
              <w:top w:val="nil"/>
              <w:left w:val="nil"/>
              <w:bottom w:val="single" w:sz="4" w:space="0" w:color="auto"/>
              <w:right w:val="nil"/>
            </w:tcBorders>
            <w:shd w:val="clear" w:color="auto" w:fill="auto"/>
            <w:noWrap/>
            <w:vAlign w:val="bottom"/>
            <w:hideMark/>
          </w:tcPr>
          <w:p w14:paraId="0E035E7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38.0</w:t>
            </w:r>
          </w:p>
        </w:tc>
        <w:tc>
          <w:tcPr>
            <w:tcW w:w="951" w:type="pct"/>
            <w:tcBorders>
              <w:top w:val="nil"/>
              <w:left w:val="nil"/>
              <w:bottom w:val="single" w:sz="4" w:space="0" w:color="auto"/>
              <w:right w:val="nil"/>
            </w:tcBorders>
            <w:shd w:val="clear" w:color="auto" w:fill="auto"/>
            <w:noWrap/>
            <w:vAlign w:val="bottom"/>
            <w:hideMark/>
          </w:tcPr>
          <w:p w14:paraId="324BB10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41.5</w:t>
            </w:r>
          </w:p>
        </w:tc>
      </w:tr>
      <w:tr w:rsidR="0012456E" w:rsidRPr="0012456E" w14:paraId="68FCD699"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6FCE2C98"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Didinga</w:t>
            </w:r>
            <w:proofErr w:type="spellEnd"/>
          </w:p>
        </w:tc>
        <w:tc>
          <w:tcPr>
            <w:tcW w:w="1342" w:type="pct"/>
            <w:tcBorders>
              <w:top w:val="nil"/>
              <w:left w:val="nil"/>
              <w:bottom w:val="single" w:sz="4" w:space="0" w:color="auto"/>
              <w:right w:val="nil"/>
            </w:tcBorders>
            <w:shd w:val="clear" w:color="auto" w:fill="auto"/>
            <w:noWrap/>
            <w:vAlign w:val="bottom"/>
            <w:hideMark/>
          </w:tcPr>
          <w:p w14:paraId="5391C36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71.1</w:t>
            </w:r>
          </w:p>
        </w:tc>
        <w:tc>
          <w:tcPr>
            <w:tcW w:w="1353" w:type="pct"/>
            <w:tcBorders>
              <w:top w:val="nil"/>
              <w:left w:val="nil"/>
              <w:bottom w:val="single" w:sz="4" w:space="0" w:color="auto"/>
              <w:right w:val="nil"/>
            </w:tcBorders>
            <w:shd w:val="clear" w:color="auto" w:fill="auto"/>
            <w:noWrap/>
            <w:vAlign w:val="bottom"/>
            <w:hideMark/>
          </w:tcPr>
          <w:p w14:paraId="1A02D7F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68.3</w:t>
            </w:r>
          </w:p>
        </w:tc>
        <w:tc>
          <w:tcPr>
            <w:tcW w:w="951" w:type="pct"/>
            <w:tcBorders>
              <w:top w:val="nil"/>
              <w:left w:val="nil"/>
              <w:bottom w:val="single" w:sz="4" w:space="0" w:color="auto"/>
              <w:right w:val="nil"/>
            </w:tcBorders>
            <w:shd w:val="clear" w:color="auto" w:fill="auto"/>
            <w:noWrap/>
            <w:vAlign w:val="bottom"/>
            <w:hideMark/>
          </w:tcPr>
          <w:p w14:paraId="7A24988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69.9</w:t>
            </w:r>
          </w:p>
        </w:tc>
      </w:tr>
      <w:tr w:rsidR="0012456E" w:rsidRPr="0012456E" w14:paraId="4FD64FA3"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6C19E26"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Other</w:t>
            </w:r>
          </w:p>
        </w:tc>
        <w:tc>
          <w:tcPr>
            <w:tcW w:w="1342" w:type="pct"/>
            <w:tcBorders>
              <w:top w:val="nil"/>
              <w:left w:val="nil"/>
              <w:bottom w:val="single" w:sz="4" w:space="0" w:color="auto"/>
              <w:right w:val="nil"/>
            </w:tcBorders>
            <w:shd w:val="clear" w:color="auto" w:fill="auto"/>
            <w:noWrap/>
            <w:vAlign w:val="bottom"/>
            <w:hideMark/>
          </w:tcPr>
          <w:p w14:paraId="0CDCE73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40.1</w:t>
            </w:r>
          </w:p>
        </w:tc>
        <w:tc>
          <w:tcPr>
            <w:tcW w:w="1353" w:type="pct"/>
            <w:tcBorders>
              <w:top w:val="nil"/>
              <w:left w:val="nil"/>
              <w:bottom w:val="single" w:sz="4" w:space="0" w:color="auto"/>
              <w:right w:val="nil"/>
            </w:tcBorders>
            <w:shd w:val="clear" w:color="auto" w:fill="auto"/>
            <w:noWrap/>
            <w:vAlign w:val="bottom"/>
            <w:hideMark/>
          </w:tcPr>
          <w:p w14:paraId="119F8A9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26.4</w:t>
            </w:r>
          </w:p>
        </w:tc>
        <w:tc>
          <w:tcPr>
            <w:tcW w:w="951" w:type="pct"/>
            <w:tcBorders>
              <w:top w:val="nil"/>
              <w:left w:val="nil"/>
              <w:bottom w:val="single" w:sz="4" w:space="0" w:color="auto"/>
              <w:right w:val="nil"/>
            </w:tcBorders>
            <w:shd w:val="clear" w:color="auto" w:fill="auto"/>
            <w:noWrap/>
            <w:vAlign w:val="bottom"/>
            <w:hideMark/>
          </w:tcPr>
          <w:p w14:paraId="309499A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33.2</w:t>
            </w:r>
          </w:p>
        </w:tc>
      </w:tr>
    </w:tbl>
    <w:p w14:paraId="4D9B43AB" w14:textId="77777777" w:rsidR="00E62687" w:rsidRDefault="00E62687" w:rsidP="00E62687"/>
    <w:p w14:paraId="56F407E9" w14:textId="77777777" w:rsidR="0012456E" w:rsidRDefault="0012456E" w:rsidP="00E62687"/>
    <w:p w14:paraId="6A23DD26" w14:textId="77777777" w:rsidR="0012456E" w:rsidRDefault="0012456E" w:rsidP="00E62687"/>
    <w:p w14:paraId="667C1C9A" w14:textId="77777777" w:rsidR="0012456E" w:rsidRDefault="0012456E" w:rsidP="00E62687"/>
    <w:p w14:paraId="49A93880" w14:textId="77777777" w:rsidR="0012456E" w:rsidRDefault="0012456E" w:rsidP="00E62687"/>
    <w:p w14:paraId="434FB935" w14:textId="77777777" w:rsidR="0012456E" w:rsidRDefault="0012456E" w:rsidP="00E62687"/>
    <w:p w14:paraId="457FD849" w14:textId="77777777" w:rsidR="0012456E" w:rsidRDefault="0012456E" w:rsidP="00E62687"/>
    <w:p w14:paraId="1648D876" w14:textId="77777777" w:rsidR="0012456E" w:rsidRDefault="0012456E" w:rsidP="00E62687"/>
    <w:p w14:paraId="65174220" w14:textId="77777777" w:rsidR="0012456E" w:rsidRDefault="0012456E" w:rsidP="00E62687"/>
    <w:p w14:paraId="581F289C" w14:textId="77777777" w:rsidR="0012456E" w:rsidRDefault="0012456E" w:rsidP="00E62687"/>
    <w:p w14:paraId="606572F3" w14:textId="77777777" w:rsidR="0012456E" w:rsidRDefault="0012456E" w:rsidP="00E62687"/>
    <w:p w14:paraId="72FB973C" w14:textId="77777777" w:rsidR="0012456E" w:rsidRDefault="0012456E" w:rsidP="00E62687"/>
    <w:p w14:paraId="62DFBC79" w14:textId="77777777" w:rsidR="0012456E" w:rsidRDefault="0012456E" w:rsidP="00E62687"/>
    <w:p w14:paraId="2364406E" w14:textId="77777777" w:rsidR="0012456E" w:rsidRDefault="0012456E" w:rsidP="00E62687"/>
    <w:p w14:paraId="64C91C4F" w14:textId="77777777" w:rsidR="0012456E" w:rsidRDefault="0012456E" w:rsidP="00E62687"/>
    <w:p w14:paraId="5B48F930" w14:textId="77777777" w:rsidR="0012456E" w:rsidRDefault="0012456E" w:rsidP="00E62687"/>
    <w:p w14:paraId="55A4F72C" w14:textId="77777777" w:rsidR="0012456E" w:rsidRDefault="0012456E" w:rsidP="00E62687"/>
    <w:p w14:paraId="477F6932" w14:textId="77777777" w:rsidR="0012456E" w:rsidRDefault="0012456E" w:rsidP="00E62687"/>
    <w:p w14:paraId="1DFA1483" w14:textId="77777777" w:rsidR="0012456E" w:rsidRDefault="0012456E" w:rsidP="00E62687"/>
    <w:p w14:paraId="62BD8B91" w14:textId="77777777" w:rsidR="0012456E" w:rsidRDefault="0012456E" w:rsidP="00E62687"/>
    <w:p w14:paraId="2EDCEB6E" w14:textId="77777777" w:rsidR="0012456E" w:rsidRDefault="0012456E" w:rsidP="00E62687"/>
    <w:p w14:paraId="02E6C280" w14:textId="77777777" w:rsidR="0012456E" w:rsidRDefault="0012456E" w:rsidP="00E62687"/>
    <w:p w14:paraId="562E3108" w14:textId="77777777" w:rsidR="0012456E" w:rsidRPr="00E62687" w:rsidRDefault="0012456E" w:rsidP="00E62687"/>
    <w:p w14:paraId="60C980EA" w14:textId="59B16DFF" w:rsidR="001010B7" w:rsidRPr="002663CB" w:rsidRDefault="003E2A8F" w:rsidP="003E2A8F">
      <w:pPr>
        <w:pStyle w:val="Caption"/>
      </w:pPr>
      <w:r>
        <w:lastRenderedPageBreak/>
        <w:t xml:space="preserve">Table </w:t>
      </w:r>
      <w:fldSimple w:instr=" SEQ Table \* ARABIC ">
        <w:r w:rsidR="00A66512">
          <w:rPr>
            <w:noProof/>
          </w:rPr>
          <w:t>18</w:t>
        </w:r>
      </w:fldSimple>
      <w:r>
        <w:t xml:space="preserve">. Shocks and Stresses </w:t>
      </w:r>
      <w:r w:rsidR="00E62687">
        <w:t>Indicators Disaggregated Results</w:t>
      </w:r>
    </w:p>
    <w:tbl>
      <w:tblPr>
        <w:tblW w:w="5000" w:type="pct"/>
        <w:tblLook w:val="04A0" w:firstRow="1" w:lastRow="0" w:firstColumn="1" w:lastColumn="0" w:noHBand="0" w:noVBand="1"/>
      </w:tblPr>
      <w:tblGrid>
        <w:gridCol w:w="2344"/>
        <w:gridCol w:w="2561"/>
        <w:gridCol w:w="2546"/>
        <w:gridCol w:w="1909"/>
      </w:tblGrid>
      <w:tr w:rsidR="006E5865" w:rsidRPr="006E5865" w14:paraId="5959CCA2" w14:textId="77777777" w:rsidTr="006E5865">
        <w:trPr>
          <w:trHeight w:val="320"/>
        </w:trPr>
        <w:tc>
          <w:tcPr>
            <w:tcW w:w="5000" w:type="pct"/>
            <w:gridSpan w:val="4"/>
            <w:tcBorders>
              <w:top w:val="single" w:sz="4" w:space="0" w:color="auto"/>
              <w:left w:val="nil"/>
              <w:bottom w:val="single" w:sz="4" w:space="0" w:color="auto"/>
              <w:right w:val="nil"/>
            </w:tcBorders>
            <w:shd w:val="clear" w:color="000000" w:fill="0067B9"/>
            <w:vAlign w:val="center"/>
            <w:hideMark/>
          </w:tcPr>
          <w:p w14:paraId="699D79E2" w14:textId="77777777" w:rsidR="006E5865" w:rsidRPr="006E5865" w:rsidRDefault="006E5865" w:rsidP="006E5865">
            <w:pPr>
              <w:spacing w:after="0" w:line="240" w:lineRule="auto"/>
              <w:jc w:val="left"/>
              <w:rPr>
                <w:rFonts w:eastAsia="Times New Roman" w:cs="Calibri"/>
                <w:b/>
                <w:bCs/>
                <w:color w:val="FFFFFF"/>
                <w:sz w:val="20"/>
                <w:szCs w:val="20"/>
              </w:rPr>
            </w:pPr>
            <w:r w:rsidRPr="006E5865">
              <w:rPr>
                <w:rFonts w:eastAsia="Times New Roman" w:cs="Calibri"/>
                <w:b/>
                <w:bCs/>
                <w:color w:val="FFFFFF"/>
                <w:sz w:val="20"/>
                <w:szCs w:val="20"/>
              </w:rPr>
              <w:t>Theme: Shocks and Stresses</w:t>
            </w:r>
          </w:p>
        </w:tc>
      </w:tr>
      <w:tr w:rsidR="006E5865" w:rsidRPr="006E5865" w14:paraId="4E2899B1" w14:textId="77777777" w:rsidTr="006E5865">
        <w:trPr>
          <w:trHeight w:val="640"/>
        </w:trPr>
        <w:tc>
          <w:tcPr>
            <w:tcW w:w="963" w:type="pct"/>
            <w:tcBorders>
              <w:top w:val="nil"/>
              <w:left w:val="nil"/>
              <w:bottom w:val="single" w:sz="4" w:space="0" w:color="auto"/>
              <w:right w:val="nil"/>
            </w:tcBorders>
            <w:shd w:val="clear" w:color="000000" w:fill="CFCDC9"/>
            <w:noWrap/>
            <w:vAlign w:val="center"/>
            <w:hideMark/>
          </w:tcPr>
          <w:p w14:paraId="650C5484"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Disaggregate Type</w:t>
            </w:r>
          </w:p>
        </w:tc>
        <w:tc>
          <w:tcPr>
            <w:tcW w:w="1465" w:type="pct"/>
            <w:tcBorders>
              <w:top w:val="nil"/>
              <w:left w:val="nil"/>
              <w:bottom w:val="single" w:sz="4" w:space="0" w:color="auto"/>
              <w:right w:val="nil"/>
            </w:tcBorders>
            <w:shd w:val="clear" w:color="000000" w:fill="CFCDC9"/>
            <w:vAlign w:val="bottom"/>
            <w:hideMark/>
          </w:tcPr>
          <w:p w14:paraId="25133AD9"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Incidence of Shocks and Stresses</w:t>
            </w:r>
          </w:p>
        </w:tc>
        <w:tc>
          <w:tcPr>
            <w:tcW w:w="1456" w:type="pct"/>
            <w:tcBorders>
              <w:top w:val="nil"/>
              <w:left w:val="nil"/>
              <w:bottom w:val="single" w:sz="4" w:space="0" w:color="auto"/>
              <w:right w:val="nil"/>
            </w:tcBorders>
            <w:shd w:val="clear" w:color="000000" w:fill="CFCDC9"/>
            <w:vAlign w:val="bottom"/>
            <w:hideMark/>
          </w:tcPr>
          <w:p w14:paraId="6DC56A13"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Exposure to Shocks and Stresses</w:t>
            </w:r>
          </w:p>
        </w:tc>
        <w:tc>
          <w:tcPr>
            <w:tcW w:w="1116" w:type="pct"/>
            <w:tcBorders>
              <w:top w:val="nil"/>
              <w:left w:val="nil"/>
              <w:bottom w:val="single" w:sz="4" w:space="0" w:color="auto"/>
              <w:right w:val="nil"/>
            </w:tcBorders>
            <w:shd w:val="clear" w:color="000000" w:fill="CFCDC9"/>
            <w:vAlign w:val="bottom"/>
            <w:hideMark/>
          </w:tcPr>
          <w:p w14:paraId="49835389"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Incidence of Conflict</w:t>
            </w:r>
          </w:p>
        </w:tc>
      </w:tr>
      <w:tr w:rsidR="006E5865" w:rsidRPr="006E5865" w14:paraId="4F9D4A6E"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69CFCDC"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Overall</w:t>
            </w:r>
          </w:p>
        </w:tc>
      </w:tr>
      <w:tr w:rsidR="006E5865" w:rsidRPr="006E5865" w14:paraId="696188BE"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03D34E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Overall</w:t>
            </w:r>
          </w:p>
        </w:tc>
        <w:tc>
          <w:tcPr>
            <w:tcW w:w="1465" w:type="pct"/>
            <w:tcBorders>
              <w:top w:val="nil"/>
              <w:left w:val="nil"/>
              <w:bottom w:val="single" w:sz="4" w:space="0" w:color="auto"/>
              <w:right w:val="nil"/>
            </w:tcBorders>
            <w:shd w:val="clear" w:color="auto" w:fill="auto"/>
            <w:noWrap/>
            <w:vAlign w:val="bottom"/>
            <w:hideMark/>
          </w:tcPr>
          <w:p w14:paraId="27226A3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7.4</w:t>
            </w:r>
          </w:p>
        </w:tc>
        <w:tc>
          <w:tcPr>
            <w:tcW w:w="1456" w:type="pct"/>
            <w:tcBorders>
              <w:top w:val="nil"/>
              <w:left w:val="nil"/>
              <w:bottom w:val="single" w:sz="4" w:space="0" w:color="auto"/>
              <w:right w:val="nil"/>
            </w:tcBorders>
            <w:shd w:val="clear" w:color="auto" w:fill="auto"/>
            <w:noWrap/>
            <w:vAlign w:val="bottom"/>
            <w:hideMark/>
          </w:tcPr>
          <w:p w14:paraId="6E50941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49.2</w:t>
            </w:r>
          </w:p>
        </w:tc>
        <w:tc>
          <w:tcPr>
            <w:tcW w:w="1116" w:type="pct"/>
            <w:tcBorders>
              <w:top w:val="nil"/>
              <w:left w:val="nil"/>
              <w:bottom w:val="single" w:sz="4" w:space="0" w:color="auto"/>
              <w:right w:val="nil"/>
            </w:tcBorders>
            <w:shd w:val="clear" w:color="auto" w:fill="auto"/>
            <w:noWrap/>
            <w:vAlign w:val="bottom"/>
            <w:hideMark/>
          </w:tcPr>
          <w:p w14:paraId="244E42B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38%</w:t>
            </w:r>
          </w:p>
        </w:tc>
      </w:tr>
      <w:tr w:rsidR="006E5865" w:rsidRPr="006E5865" w14:paraId="56C22F22"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DC7D84F"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Location</w:t>
            </w:r>
          </w:p>
        </w:tc>
      </w:tr>
      <w:tr w:rsidR="006E5865" w:rsidRPr="006E5865" w14:paraId="2E1A3E6C"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7296FC6C"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Rural</w:t>
            </w:r>
          </w:p>
        </w:tc>
        <w:tc>
          <w:tcPr>
            <w:tcW w:w="1465" w:type="pct"/>
            <w:tcBorders>
              <w:top w:val="nil"/>
              <w:left w:val="nil"/>
              <w:bottom w:val="single" w:sz="4" w:space="0" w:color="auto"/>
              <w:right w:val="nil"/>
            </w:tcBorders>
            <w:shd w:val="clear" w:color="auto" w:fill="auto"/>
            <w:noWrap/>
            <w:vAlign w:val="bottom"/>
            <w:hideMark/>
          </w:tcPr>
          <w:p w14:paraId="255EA99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7.5</w:t>
            </w:r>
          </w:p>
        </w:tc>
        <w:tc>
          <w:tcPr>
            <w:tcW w:w="1456" w:type="pct"/>
            <w:tcBorders>
              <w:top w:val="nil"/>
              <w:left w:val="nil"/>
              <w:bottom w:val="single" w:sz="4" w:space="0" w:color="auto"/>
              <w:right w:val="nil"/>
            </w:tcBorders>
            <w:shd w:val="clear" w:color="auto" w:fill="auto"/>
            <w:noWrap/>
            <w:vAlign w:val="bottom"/>
            <w:hideMark/>
          </w:tcPr>
          <w:p w14:paraId="3B9D683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51.0</w:t>
            </w:r>
          </w:p>
        </w:tc>
        <w:tc>
          <w:tcPr>
            <w:tcW w:w="1116" w:type="pct"/>
            <w:tcBorders>
              <w:top w:val="nil"/>
              <w:left w:val="nil"/>
              <w:bottom w:val="single" w:sz="4" w:space="0" w:color="auto"/>
              <w:right w:val="nil"/>
            </w:tcBorders>
            <w:shd w:val="clear" w:color="auto" w:fill="auto"/>
            <w:noWrap/>
            <w:vAlign w:val="bottom"/>
            <w:hideMark/>
          </w:tcPr>
          <w:p w14:paraId="20B3D5B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32%</w:t>
            </w:r>
          </w:p>
        </w:tc>
      </w:tr>
      <w:tr w:rsidR="006E5865" w:rsidRPr="006E5865" w14:paraId="3B672EE7"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FD97B84"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Urban</w:t>
            </w:r>
          </w:p>
        </w:tc>
        <w:tc>
          <w:tcPr>
            <w:tcW w:w="1465" w:type="pct"/>
            <w:tcBorders>
              <w:top w:val="nil"/>
              <w:left w:val="nil"/>
              <w:bottom w:val="single" w:sz="4" w:space="0" w:color="auto"/>
              <w:right w:val="nil"/>
            </w:tcBorders>
            <w:shd w:val="clear" w:color="auto" w:fill="auto"/>
            <w:noWrap/>
            <w:vAlign w:val="bottom"/>
            <w:hideMark/>
          </w:tcPr>
          <w:p w14:paraId="15645F5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7.2</w:t>
            </w:r>
          </w:p>
        </w:tc>
        <w:tc>
          <w:tcPr>
            <w:tcW w:w="1456" w:type="pct"/>
            <w:tcBorders>
              <w:top w:val="nil"/>
              <w:left w:val="nil"/>
              <w:bottom w:val="single" w:sz="4" w:space="0" w:color="auto"/>
              <w:right w:val="nil"/>
            </w:tcBorders>
            <w:shd w:val="clear" w:color="auto" w:fill="auto"/>
            <w:noWrap/>
            <w:vAlign w:val="bottom"/>
            <w:hideMark/>
          </w:tcPr>
          <w:p w14:paraId="46A9F45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45.4</w:t>
            </w:r>
          </w:p>
        </w:tc>
        <w:tc>
          <w:tcPr>
            <w:tcW w:w="1116" w:type="pct"/>
            <w:tcBorders>
              <w:top w:val="nil"/>
              <w:left w:val="nil"/>
              <w:bottom w:val="single" w:sz="4" w:space="0" w:color="auto"/>
              <w:right w:val="nil"/>
            </w:tcBorders>
            <w:shd w:val="clear" w:color="auto" w:fill="auto"/>
            <w:noWrap/>
            <w:vAlign w:val="bottom"/>
            <w:hideMark/>
          </w:tcPr>
          <w:p w14:paraId="010F1A0E"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49%</w:t>
            </w:r>
          </w:p>
        </w:tc>
      </w:tr>
      <w:tr w:rsidR="006E5865" w:rsidRPr="006E5865" w14:paraId="29089441"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07F2705"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Sex</w:t>
            </w:r>
          </w:p>
        </w:tc>
      </w:tr>
      <w:tr w:rsidR="006E5865" w:rsidRPr="006E5865" w14:paraId="5C6DDB0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92C464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Male-head of household</w:t>
            </w:r>
          </w:p>
        </w:tc>
        <w:tc>
          <w:tcPr>
            <w:tcW w:w="1465" w:type="pct"/>
            <w:tcBorders>
              <w:top w:val="nil"/>
              <w:left w:val="nil"/>
              <w:bottom w:val="single" w:sz="4" w:space="0" w:color="auto"/>
              <w:right w:val="nil"/>
            </w:tcBorders>
            <w:shd w:val="clear" w:color="auto" w:fill="auto"/>
            <w:noWrap/>
            <w:vAlign w:val="bottom"/>
            <w:hideMark/>
          </w:tcPr>
          <w:p w14:paraId="428FD2E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6.9</w:t>
            </w:r>
          </w:p>
        </w:tc>
        <w:tc>
          <w:tcPr>
            <w:tcW w:w="1456" w:type="pct"/>
            <w:tcBorders>
              <w:top w:val="nil"/>
              <w:left w:val="nil"/>
              <w:bottom w:val="single" w:sz="4" w:space="0" w:color="auto"/>
              <w:right w:val="nil"/>
            </w:tcBorders>
            <w:shd w:val="clear" w:color="auto" w:fill="auto"/>
            <w:noWrap/>
            <w:vAlign w:val="bottom"/>
            <w:hideMark/>
          </w:tcPr>
          <w:p w14:paraId="229B2C1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44.4</w:t>
            </w:r>
          </w:p>
        </w:tc>
        <w:tc>
          <w:tcPr>
            <w:tcW w:w="1116" w:type="pct"/>
            <w:tcBorders>
              <w:top w:val="nil"/>
              <w:left w:val="nil"/>
              <w:bottom w:val="single" w:sz="4" w:space="0" w:color="auto"/>
              <w:right w:val="nil"/>
            </w:tcBorders>
            <w:shd w:val="clear" w:color="auto" w:fill="auto"/>
            <w:noWrap/>
            <w:vAlign w:val="bottom"/>
            <w:hideMark/>
          </w:tcPr>
          <w:p w14:paraId="35F6E9A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45%</w:t>
            </w:r>
          </w:p>
        </w:tc>
      </w:tr>
      <w:tr w:rsidR="006E5865" w:rsidRPr="006E5865" w14:paraId="51DD45FC"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7D79241C"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Female-head of household</w:t>
            </w:r>
          </w:p>
        </w:tc>
        <w:tc>
          <w:tcPr>
            <w:tcW w:w="1465" w:type="pct"/>
            <w:tcBorders>
              <w:top w:val="nil"/>
              <w:left w:val="nil"/>
              <w:bottom w:val="single" w:sz="4" w:space="0" w:color="auto"/>
              <w:right w:val="nil"/>
            </w:tcBorders>
            <w:shd w:val="clear" w:color="auto" w:fill="auto"/>
            <w:noWrap/>
            <w:vAlign w:val="bottom"/>
            <w:hideMark/>
          </w:tcPr>
          <w:p w14:paraId="2B6B54B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6.2</w:t>
            </w:r>
          </w:p>
        </w:tc>
        <w:tc>
          <w:tcPr>
            <w:tcW w:w="1456" w:type="pct"/>
            <w:tcBorders>
              <w:top w:val="nil"/>
              <w:left w:val="nil"/>
              <w:bottom w:val="single" w:sz="4" w:space="0" w:color="auto"/>
              <w:right w:val="nil"/>
            </w:tcBorders>
            <w:shd w:val="clear" w:color="auto" w:fill="auto"/>
            <w:noWrap/>
            <w:vAlign w:val="bottom"/>
            <w:hideMark/>
          </w:tcPr>
          <w:p w14:paraId="4F9CA9F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41.4</w:t>
            </w:r>
          </w:p>
        </w:tc>
        <w:tc>
          <w:tcPr>
            <w:tcW w:w="1116" w:type="pct"/>
            <w:tcBorders>
              <w:top w:val="nil"/>
              <w:left w:val="nil"/>
              <w:bottom w:val="single" w:sz="4" w:space="0" w:color="auto"/>
              <w:right w:val="nil"/>
            </w:tcBorders>
            <w:shd w:val="clear" w:color="auto" w:fill="auto"/>
            <w:noWrap/>
            <w:vAlign w:val="bottom"/>
            <w:hideMark/>
          </w:tcPr>
          <w:p w14:paraId="48326F1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34%</w:t>
            </w:r>
          </w:p>
        </w:tc>
      </w:tr>
      <w:tr w:rsidR="006E5865" w:rsidRPr="006E5865" w14:paraId="1E2835C0"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30D2B2F5"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County</w:t>
            </w:r>
          </w:p>
        </w:tc>
      </w:tr>
      <w:tr w:rsidR="006E5865" w:rsidRPr="006E5865" w14:paraId="6F774955"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07A2CAF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Akobo</w:t>
            </w:r>
          </w:p>
        </w:tc>
        <w:tc>
          <w:tcPr>
            <w:tcW w:w="1465" w:type="pct"/>
            <w:tcBorders>
              <w:top w:val="nil"/>
              <w:left w:val="nil"/>
              <w:bottom w:val="single" w:sz="4" w:space="0" w:color="auto"/>
              <w:right w:val="nil"/>
            </w:tcBorders>
            <w:shd w:val="clear" w:color="auto" w:fill="auto"/>
            <w:noWrap/>
            <w:vAlign w:val="bottom"/>
            <w:hideMark/>
          </w:tcPr>
          <w:p w14:paraId="0B5017E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4.8</w:t>
            </w:r>
          </w:p>
        </w:tc>
        <w:tc>
          <w:tcPr>
            <w:tcW w:w="1456" w:type="pct"/>
            <w:tcBorders>
              <w:top w:val="nil"/>
              <w:left w:val="nil"/>
              <w:bottom w:val="single" w:sz="4" w:space="0" w:color="auto"/>
              <w:right w:val="nil"/>
            </w:tcBorders>
            <w:shd w:val="clear" w:color="auto" w:fill="auto"/>
            <w:noWrap/>
            <w:vAlign w:val="bottom"/>
            <w:hideMark/>
          </w:tcPr>
          <w:p w14:paraId="1AB1D409"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34.7</w:t>
            </w:r>
          </w:p>
        </w:tc>
        <w:tc>
          <w:tcPr>
            <w:tcW w:w="1116" w:type="pct"/>
            <w:tcBorders>
              <w:top w:val="nil"/>
              <w:left w:val="nil"/>
              <w:bottom w:val="single" w:sz="4" w:space="0" w:color="auto"/>
              <w:right w:val="nil"/>
            </w:tcBorders>
            <w:shd w:val="clear" w:color="auto" w:fill="auto"/>
            <w:noWrap/>
            <w:vAlign w:val="bottom"/>
            <w:hideMark/>
          </w:tcPr>
          <w:p w14:paraId="33200BF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36%</w:t>
            </w:r>
          </w:p>
        </w:tc>
      </w:tr>
      <w:tr w:rsidR="006E5865" w:rsidRPr="006E5865" w14:paraId="5CE7214A"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E453CD6"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Baliet</w:t>
            </w:r>
            <w:proofErr w:type="spellEnd"/>
          </w:p>
        </w:tc>
        <w:tc>
          <w:tcPr>
            <w:tcW w:w="1465" w:type="pct"/>
            <w:tcBorders>
              <w:top w:val="nil"/>
              <w:left w:val="nil"/>
              <w:bottom w:val="single" w:sz="4" w:space="0" w:color="auto"/>
              <w:right w:val="nil"/>
            </w:tcBorders>
            <w:shd w:val="clear" w:color="auto" w:fill="auto"/>
            <w:noWrap/>
            <w:vAlign w:val="bottom"/>
            <w:hideMark/>
          </w:tcPr>
          <w:p w14:paraId="513BBA6E"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6.3</w:t>
            </w:r>
          </w:p>
        </w:tc>
        <w:tc>
          <w:tcPr>
            <w:tcW w:w="1456" w:type="pct"/>
            <w:tcBorders>
              <w:top w:val="nil"/>
              <w:left w:val="nil"/>
              <w:bottom w:val="single" w:sz="4" w:space="0" w:color="auto"/>
              <w:right w:val="nil"/>
            </w:tcBorders>
            <w:shd w:val="clear" w:color="auto" w:fill="auto"/>
            <w:noWrap/>
            <w:vAlign w:val="bottom"/>
            <w:hideMark/>
          </w:tcPr>
          <w:p w14:paraId="7B6BDBE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44.3</w:t>
            </w:r>
          </w:p>
        </w:tc>
        <w:tc>
          <w:tcPr>
            <w:tcW w:w="1116" w:type="pct"/>
            <w:tcBorders>
              <w:top w:val="nil"/>
              <w:left w:val="nil"/>
              <w:bottom w:val="single" w:sz="4" w:space="0" w:color="auto"/>
              <w:right w:val="nil"/>
            </w:tcBorders>
            <w:shd w:val="clear" w:color="auto" w:fill="auto"/>
            <w:noWrap/>
            <w:vAlign w:val="bottom"/>
            <w:hideMark/>
          </w:tcPr>
          <w:p w14:paraId="73DF69B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w:t>
            </w:r>
          </w:p>
        </w:tc>
      </w:tr>
      <w:tr w:rsidR="006E5865" w:rsidRPr="006E5865" w14:paraId="321D27BA"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9F4FA5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Budi</w:t>
            </w:r>
          </w:p>
        </w:tc>
        <w:tc>
          <w:tcPr>
            <w:tcW w:w="1465" w:type="pct"/>
            <w:tcBorders>
              <w:top w:val="nil"/>
              <w:left w:val="nil"/>
              <w:bottom w:val="single" w:sz="4" w:space="0" w:color="auto"/>
              <w:right w:val="nil"/>
            </w:tcBorders>
            <w:shd w:val="clear" w:color="auto" w:fill="auto"/>
            <w:noWrap/>
            <w:vAlign w:val="bottom"/>
            <w:hideMark/>
          </w:tcPr>
          <w:p w14:paraId="36338E2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c>
          <w:tcPr>
            <w:tcW w:w="1456" w:type="pct"/>
            <w:tcBorders>
              <w:top w:val="nil"/>
              <w:left w:val="nil"/>
              <w:bottom w:val="single" w:sz="4" w:space="0" w:color="auto"/>
              <w:right w:val="nil"/>
            </w:tcBorders>
            <w:shd w:val="clear" w:color="auto" w:fill="auto"/>
            <w:noWrap/>
            <w:vAlign w:val="bottom"/>
            <w:hideMark/>
          </w:tcPr>
          <w:p w14:paraId="72E145C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26.1</w:t>
            </w:r>
          </w:p>
        </w:tc>
        <w:tc>
          <w:tcPr>
            <w:tcW w:w="1116" w:type="pct"/>
            <w:tcBorders>
              <w:top w:val="nil"/>
              <w:left w:val="nil"/>
              <w:bottom w:val="single" w:sz="4" w:space="0" w:color="auto"/>
              <w:right w:val="nil"/>
            </w:tcBorders>
            <w:shd w:val="clear" w:color="auto" w:fill="auto"/>
            <w:noWrap/>
            <w:vAlign w:val="bottom"/>
            <w:hideMark/>
          </w:tcPr>
          <w:p w14:paraId="473E0A4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17%</w:t>
            </w:r>
          </w:p>
        </w:tc>
      </w:tr>
      <w:tr w:rsidR="006E5865" w:rsidRPr="006E5865" w14:paraId="52CD6FE0"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389CD8F"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Duk</w:t>
            </w:r>
            <w:proofErr w:type="spellEnd"/>
          </w:p>
        </w:tc>
        <w:tc>
          <w:tcPr>
            <w:tcW w:w="1465" w:type="pct"/>
            <w:tcBorders>
              <w:top w:val="nil"/>
              <w:left w:val="nil"/>
              <w:bottom w:val="single" w:sz="4" w:space="0" w:color="auto"/>
              <w:right w:val="nil"/>
            </w:tcBorders>
            <w:shd w:val="clear" w:color="auto" w:fill="auto"/>
            <w:noWrap/>
            <w:vAlign w:val="bottom"/>
            <w:hideMark/>
          </w:tcPr>
          <w:p w14:paraId="789FA94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10.9</w:t>
            </w:r>
          </w:p>
        </w:tc>
        <w:tc>
          <w:tcPr>
            <w:tcW w:w="1456" w:type="pct"/>
            <w:tcBorders>
              <w:top w:val="nil"/>
              <w:left w:val="nil"/>
              <w:bottom w:val="single" w:sz="4" w:space="0" w:color="auto"/>
              <w:right w:val="nil"/>
            </w:tcBorders>
            <w:shd w:val="clear" w:color="auto" w:fill="auto"/>
            <w:noWrap/>
            <w:vAlign w:val="bottom"/>
            <w:hideMark/>
          </w:tcPr>
          <w:p w14:paraId="202D3FA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75.0</w:t>
            </w:r>
          </w:p>
        </w:tc>
        <w:tc>
          <w:tcPr>
            <w:tcW w:w="1116" w:type="pct"/>
            <w:tcBorders>
              <w:top w:val="nil"/>
              <w:left w:val="nil"/>
              <w:bottom w:val="single" w:sz="4" w:space="0" w:color="auto"/>
              <w:right w:val="nil"/>
            </w:tcBorders>
            <w:shd w:val="clear" w:color="auto" w:fill="auto"/>
            <w:noWrap/>
            <w:vAlign w:val="bottom"/>
            <w:hideMark/>
          </w:tcPr>
          <w:p w14:paraId="02F02BD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32%</w:t>
            </w:r>
          </w:p>
        </w:tc>
      </w:tr>
      <w:tr w:rsidR="006E5865" w:rsidRPr="006E5865" w14:paraId="23F9C545"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E49CFC0"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Jur</w:t>
            </w:r>
            <w:proofErr w:type="spellEnd"/>
            <w:r w:rsidRPr="006E5865">
              <w:rPr>
                <w:rFonts w:eastAsia="Times New Roman" w:cs="Calibri"/>
                <w:color w:val="000000"/>
                <w:sz w:val="20"/>
                <w:szCs w:val="20"/>
              </w:rPr>
              <w:t xml:space="preserve"> River</w:t>
            </w:r>
          </w:p>
        </w:tc>
        <w:tc>
          <w:tcPr>
            <w:tcW w:w="1465" w:type="pct"/>
            <w:tcBorders>
              <w:top w:val="nil"/>
              <w:left w:val="nil"/>
              <w:bottom w:val="single" w:sz="4" w:space="0" w:color="auto"/>
              <w:right w:val="nil"/>
            </w:tcBorders>
            <w:shd w:val="clear" w:color="auto" w:fill="auto"/>
            <w:noWrap/>
            <w:vAlign w:val="bottom"/>
            <w:hideMark/>
          </w:tcPr>
          <w:p w14:paraId="60B3CE6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6.1</w:t>
            </w:r>
          </w:p>
        </w:tc>
        <w:tc>
          <w:tcPr>
            <w:tcW w:w="1456" w:type="pct"/>
            <w:tcBorders>
              <w:top w:val="nil"/>
              <w:left w:val="nil"/>
              <w:bottom w:val="single" w:sz="4" w:space="0" w:color="auto"/>
              <w:right w:val="nil"/>
            </w:tcBorders>
            <w:shd w:val="clear" w:color="auto" w:fill="auto"/>
            <w:noWrap/>
            <w:vAlign w:val="bottom"/>
            <w:hideMark/>
          </w:tcPr>
          <w:p w14:paraId="6D01C3C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32.9</w:t>
            </w:r>
          </w:p>
        </w:tc>
        <w:tc>
          <w:tcPr>
            <w:tcW w:w="1116" w:type="pct"/>
            <w:tcBorders>
              <w:top w:val="nil"/>
              <w:left w:val="nil"/>
              <w:bottom w:val="single" w:sz="4" w:space="0" w:color="auto"/>
              <w:right w:val="nil"/>
            </w:tcBorders>
            <w:shd w:val="clear" w:color="auto" w:fill="auto"/>
            <w:noWrap/>
            <w:vAlign w:val="bottom"/>
            <w:hideMark/>
          </w:tcPr>
          <w:p w14:paraId="77C0368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13%</w:t>
            </w:r>
          </w:p>
        </w:tc>
      </w:tr>
      <w:tr w:rsidR="006E5865" w:rsidRPr="006E5865" w14:paraId="73057322"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011C042"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Kapoeta North</w:t>
            </w:r>
          </w:p>
        </w:tc>
        <w:tc>
          <w:tcPr>
            <w:tcW w:w="1465" w:type="pct"/>
            <w:tcBorders>
              <w:top w:val="nil"/>
              <w:left w:val="nil"/>
              <w:bottom w:val="single" w:sz="4" w:space="0" w:color="auto"/>
              <w:right w:val="nil"/>
            </w:tcBorders>
            <w:shd w:val="clear" w:color="auto" w:fill="auto"/>
            <w:noWrap/>
            <w:vAlign w:val="bottom"/>
            <w:hideMark/>
          </w:tcPr>
          <w:p w14:paraId="040975C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8.8</w:t>
            </w:r>
          </w:p>
        </w:tc>
        <w:tc>
          <w:tcPr>
            <w:tcW w:w="1456" w:type="pct"/>
            <w:tcBorders>
              <w:top w:val="nil"/>
              <w:left w:val="nil"/>
              <w:bottom w:val="single" w:sz="4" w:space="0" w:color="auto"/>
              <w:right w:val="nil"/>
            </w:tcBorders>
            <w:shd w:val="clear" w:color="auto" w:fill="auto"/>
            <w:noWrap/>
            <w:vAlign w:val="bottom"/>
            <w:hideMark/>
          </w:tcPr>
          <w:p w14:paraId="79F8FA6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57.6</w:t>
            </w:r>
          </w:p>
        </w:tc>
        <w:tc>
          <w:tcPr>
            <w:tcW w:w="1116" w:type="pct"/>
            <w:tcBorders>
              <w:top w:val="nil"/>
              <w:left w:val="nil"/>
              <w:bottom w:val="single" w:sz="4" w:space="0" w:color="auto"/>
              <w:right w:val="nil"/>
            </w:tcBorders>
            <w:shd w:val="clear" w:color="auto" w:fill="auto"/>
            <w:noWrap/>
            <w:vAlign w:val="bottom"/>
            <w:hideMark/>
          </w:tcPr>
          <w:p w14:paraId="5FAC60A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51%</w:t>
            </w:r>
          </w:p>
        </w:tc>
      </w:tr>
      <w:tr w:rsidR="006E5865" w:rsidRPr="006E5865" w14:paraId="6F6556B7"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31ED896"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Leer</w:t>
            </w:r>
          </w:p>
        </w:tc>
        <w:tc>
          <w:tcPr>
            <w:tcW w:w="1465" w:type="pct"/>
            <w:tcBorders>
              <w:top w:val="nil"/>
              <w:left w:val="nil"/>
              <w:bottom w:val="single" w:sz="4" w:space="0" w:color="auto"/>
              <w:right w:val="nil"/>
            </w:tcBorders>
            <w:shd w:val="clear" w:color="auto" w:fill="auto"/>
            <w:noWrap/>
            <w:vAlign w:val="bottom"/>
            <w:hideMark/>
          </w:tcPr>
          <w:p w14:paraId="4167C86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6.2</w:t>
            </w:r>
          </w:p>
        </w:tc>
        <w:tc>
          <w:tcPr>
            <w:tcW w:w="1456" w:type="pct"/>
            <w:tcBorders>
              <w:top w:val="nil"/>
              <w:left w:val="nil"/>
              <w:bottom w:val="single" w:sz="4" w:space="0" w:color="auto"/>
              <w:right w:val="nil"/>
            </w:tcBorders>
            <w:shd w:val="clear" w:color="auto" w:fill="auto"/>
            <w:noWrap/>
            <w:vAlign w:val="bottom"/>
            <w:hideMark/>
          </w:tcPr>
          <w:p w14:paraId="4581314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43.0</w:t>
            </w:r>
          </w:p>
        </w:tc>
        <w:tc>
          <w:tcPr>
            <w:tcW w:w="1116" w:type="pct"/>
            <w:tcBorders>
              <w:top w:val="nil"/>
              <w:left w:val="nil"/>
              <w:bottom w:val="single" w:sz="4" w:space="0" w:color="auto"/>
              <w:right w:val="nil"/>
            </w:tcBorders>
            <w:shd w:val="clear" w:color="auto" w:fill="auto"/>
            <w:noWrap/>
            <w:vAlign w:val="bottom"/>
            <w:hideMark/>
          </w:tcPr>
          <w:p w14:paraId="084C3A4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18%</w:t>
            </w:r>
          </w:p>
        </w:tc>
      </w:tr>
      <w:tr w:rsidR="006E5865" w:rsidRPr="006E5865" w14:paraId="09B4A09A"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1DBC93E8"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Mayendit</w:t>
            </w:r>
            <w:proofErr w:type="spellEnd"/>
          </w:p>
        </w:tc>
        <w:tc>
          <w:tcPr>
            <w:tcW w:w="1465" w:type="pct"/>
            <w:tcBorders>
              <w:top w:val="nil"/>
              <w:left w:val="nil"/>
              <w:bottom w:val="single" w:sz="4" w:space="0" w:color="auto"/>
              <w:right w:val="nil"/>
            </w:tcBorders>
            <w:shd w:val="clear" w:color="auto" w:fill="auto"/>
            <w:noWrap/>
            <w:vAlign w:val="bottom"/>
            <w:hideMark/>
          </w:tcPr>
          <w:p w14:paraId="6682F4A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6.7</w:t>
            </w:r>
          </w:p>
        </w:tc>
        <w:tc>
          <w:tcPr>
            <w:tcW w:w="1456" w:type="pct"/>
            <w:tcBorders>
              <w:top w:val="nil"/>
              <w:left w:val="nil"/>
              <w:bottom w:val="single" w:sz="4" w:space="0" w:color="auto"/>
              <w:right w:val="nil"/>
            </w:tcBorders>
            <w:shd w:val="clear" w:color="auto" w:fill="auto"/>
            <w:noWrap/>
            <w:vAlign w:val="bottom"/>
            <w:hideMark/>
          </w:tcPr>
          <w:p w14:paraId="48EFE46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48.2</w:t>
            </w:r>
          </w:p>
        </w:tc>
        <w:tc>
          <w:tcPr>
            <w:tcW w:w="1116" w:type="pct"/>
            <w:tcBorders>
              <w:top w:val="nil"/>
              <w:left w:val="nil"/>
              <w:bottom w:val="single" w:sz="4" w:space="0" w:color="auto"/>
              <w:right w:val="nil"/>
            </w:tcBorders>
            <w:shd w:val="clear" w:color="auto" w:fill="auto"/>
            <w:noWrap/>
            <w:vAlign w:val="bottom"/>
            <w:hideMark/>
          </w:tcPr>
          <w:p w14:paraId="3619754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11%</w:t>
            </w:r>
          </w:p>
        </w:tc>
      </w:tr>
      <w:tr w:rsidR="006E5865" w:rsidRPr="006E5865" w14:paraId="68417D2D"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7181E0D3" w14:textId="48524926" w:rsidR="006E5865" w:rsidRPr="006E5865" w:rsidRDefault="00DD0616" w:rsidP="006E5865">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465" w:type="pct"/>
            <w:tcBorders>
              <w:top w:val="nil"/>
              <w:left w:val="nil"/>
              <w:bottom w:val="single" w:sz="4" w:space="0" w:color="auto"/>
              <w:right w:val="nil"/>
            </w:tcBorders>
            <w:shd w:val="clear" w:color="auto" w:fill="auto"/>
            <w:noWrap/>
            <w:vAlign w:val="bottom"/>
            <w:hideMark/>
          </w:tcPr>
          <w:p w14:paraId="1E9AF74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5.9</w:t>
            </w:r>
          </w:p>
        </w:tc>
        <w:tc>
          <w:tcPr>
            <w:tcW w:w="1456" w:type="pct"/>
            <w:tcBorders>
              <w:top w:val="nil"/>
              <w:left w:val="nil"/>
              <w:bottom w:val="single" w:sz="4" w:space="0" w:color="auto"/>
              <w:right w:val="nil"/>
            </w:tcBorders>
            <w:shd w:val="clear" w:color="auto" w:fill="auto"/>
            <w:noWrap/>
            <w:vAlign w:val="bottom"/>
            <w:hideMark/>
          </w:tcPr>
          <w:p w14:paraId="3A0D967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43.0</w:t>
            </w:r>
          </w:p>
        </w:tc>
        <w:tc>
          <w:tcPr>
            <w:tcW w:w="1116" w:type="pct"/>
            <w:tcBorders>
              <w:top w:val="nil"/>
              <w:left w:val="nil"/>
              <w:bottom w:val="single" w:sz="4" w:space="0" w:color="auto"/>
              <w:right w:val="nil"/>
            </w:tcBorders>
            <w:shd w:val="clear" w:color="auto" w:fill="auto"/>
            <w:noWrap/>
            <w:vAlign w:val="bottom"/>
            <w:hideMark/>
          </w:tcPr>
          <w:p w14:paraId="36514E9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16%</w:t>
            </w:r>
          </w:p>
        </w:tc>
      </w:tr>
      <w:tr w:rsidR="006E5865" w:rsidRPr="006E5865" w14:paraId="0D29846C"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36C24A1"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Pibor</w:t>
            </w:r>
          </w:p>
        </w:tc>
        <w:tc>
          <w:tcPr>
            <w:tcW w:w="1465" w:type="pct"/>
            <w:tcBorders>
              <w:top w:val="nil"/>
              <w:left w:val="nil"/>
              <w:bottom w:val="single" w:sz="4" w:space="0" w:color="auto"/>
              <w:right w:val="nil"/>
            </w:tcBorders>
            <w:shd w:val="clear" w:color="auto" w:fill="auto"/>
            <w:noWrap/>
            <w:vAlign w:val="bottom"/>
            <w:hideMark/>
          </w:tcPr>
          <w:p w14:paraId="56C602F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9.6</w:t>
            </w:r>
          </w:p>
        </w:tc>
        <w:tc>
          <w:tcPr>
            <w:tcW w:w="1456" w:type="pct"/>
            <w:tcBorders>
              <w:top w:val="nil"/>
              <w:left w:val="nil"/>
              <w:bottom w:val="single" w:sz="4" w:space="0" w:color="auto"/>
              <w:right w:val="nil"/>
            </w:tcBorders>
            <w:shd w:val="clear" w:color="auto" w:fill="auto"/>
            <w:noWrap/>
            <w:vAlign w:val="bottom"/>
            <w:hideMark/>
          </w:tcPr>
          <w:p w14:paraId="056B91D9"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59.9</w:t>
            </w:r>
          </w:p>
        </w:tc>
        <w:tc>
          <w:tcPr>
            <w:tcW w:w="1116" w:type="pct"/>
            <w:tcBorders>
              <w:top w:val="nil"/>
              <w:left w:val="nil"/>
              <w:bottom w:val="single" w:sz="4" w:space="0" w:color="auto"/>
              <w:right w:val="nil"/>
            </w:tcBorders>
            <w:shd w:val="clear" w:color="auto" w:fill="auto"/>
            <w:noWrap/>
            <w:vAlign w:val="bottom"/>
            <w:hideMark/>
          </w:tcPr>
          <w:p w14:paraId="0AC6F17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67%</w:t>
            </w:r>
          </w:p>
        </w:tc>
      </w:tr>
      <w:tr w:rsidR="006E5865" w:rsidRPr="006E5865" w14:paraId="4CBC35F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0CC9ED31"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Ulang</w:t>
            </w:r>
            <w:proofErr w:type="spellEnd"/>
          </w:p>
        </w:tc>
        <w:tc>
          <w:tcPr>
            <w:tcW w:w="1465" w:type="pct"/>
            <w:tcBorders>
              <w:top w:val="nil"/>
              <w:left w:val="nil"/>
              <w:bottom w:val="single" w:sz="4" w:space="0" w:color="auto"/>
              <w:right w:val="nil"/>
            </w:tcBorders>
            <w:shd w:val="clear" w:color="auto" w:fill="auto"/>
            <w:noWrap/>
            <w:vAlign w:val="bottom"/>
            <w:hideMark/>
          </w:tcPr>
          <w:p w14:paraId="399D2EFE"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9.3</w:t>
            </w:r>
          </w:p>
        </w:tc>
        <w:tc>
          <w:tcPr>
            <w:tcW w:w="1456" w:type="pct"/>
            <w:tcBorders>
              <w:top w:val="nil"/>
              <w:left w:val="nil"/>
              <w:bottom w:val="single" w:sz="4" w:space="0" w:color="auto"/>
              <w:right w:val="nil"/>
            </w:tcBorders>
            <w:shd w:val="clear" w:color="auto" w:fill="auto"/>
            <w:noWrap/>
            <w:vAlign w:val="bottom"/>
            <w:hideMark/>
          </w:tcPr>
          <w:p w14:paraId="5E2096F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69.0</w:t>
            </w:r>
          </w:p>
        </w:tc>
        <w:tc>
          <w:tcPr>
            <w:tcW w:w="1116" w:type="pct"/>
            <w:tcBorders>
              <w:top w:val="nil"/>
              <w:left w:val="nil"/>
              <w:bottom w:val="single" w:sz="4" w:space="0" w:color="auto"/>
              <w:right w:val="nil"/>
            </w:tcBorders>
            <w:shd w:val="clear" w:color="auto" w:fill="auto"/>
            <w:noWrap/>
            <w:vAlign w:val="bottom"/>
            <w:hideMark/>
          </w:tcPr>
          <w:p w14:paraId="234C99F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26%</w:t>
            </w:r>
          </w:p>
        </w:tc>
      </w:tr>
      <w:tr w:rsidR="006E5865" w:rsidRPr="006E5865" w14:paraId="00544410"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B6FCB6D"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Uror</w:t>
            </w:r>
            <w:proofErr w:type="spellEnd"/>
          </w:p>
        </w:tc>
        <w:tc>
          <w:tcPr>
            <w:tcW w:w="1465" w:type="pct"/>
            <w:tcBorders>
              <w:top w:val="nil"/>
              <w:left w:val="nil"/>
              <w:bottom w:val="single" w:sz="4" w:space="0" w:color="auto"/>
              <w:right w:val="nil"/>
            </w:tcBorders>
            <w:shd w:val="clear" w:color="auto" w:fill="auto"/>
            <w:noWrap/>
            <w:vAlign w:val="bottom"/>
            <w:hideMark/>
          </w:tcPr>
          <w:p w14:paraId="3ADC0E5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8.7</w:t>
            </w:r>
          </w:p>
        </w:tc>
        <w:tc>
          <w:tcPr>
            <w:tcW w:w="1456" w:type="pct"/>
            <w:tcBorders>
              <w:top w:val="nil"/>
              <w:left w:val="nil"/>
              <w:bottom w:val="single" w:sz="4" w:space="0" w:color="auto"/>
              <w:right w:val="nil"/>
            </w:tcBorders>
            <w:shd w:val="clear" w:color="auto" w:fill="auto"/>
            <w:noWrap/>
            <w:vAlign w:val="bottom"/>
            <w:hideMark/>
          </w:tcPr>
          <w:p w14:paraId="271F995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61.2</w:t>
            </w:r>
          </w:p>
        </w:tc>
        <w:tc>
          <w:tcPr>
            <w:tcW w:w="1116" w:type="pct"/>
            <w:tcBorders>
              <w:top w:val="nil"/>
              <w:left w:val="nil"/>
              <w:bottom w:val="single" w:sz="4" w:space="0" w:color="auto"/>
              <w:right w:val="nil"/>
            </w:tcBorders>
            <w:shd w:val="clear" w:color="auto" w:fill="auto"/>
            <w:noWrap/>
            <w:vAlign w:val="bottom"/>
            <w:hideMark/>
          </w:tcPr>
          <w:p w14:paraId="024A881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r>
      <w:tr w:rsidR="006E5865" w:rsidRPr="006E5865" w14:paraId="3C20EF9E"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BC3BB88"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Wau</w:t>
            </w:r>
            <w:proofErr w:type="spellEnd"/>
          </w:p>
        </w:tc>
        <w:tc>
          <w:tcPr>
            <w:tcW w:w="1465" w:type="pct"/>
            <w:tcBorders>
              <w:top w:val="nil"/>
              <w:left w:val="nil"/>
              <w:bottom w:val="single" w:sz="4" w:space="0" w:color="auto"/>
              <w:right w:val="nil"/>
            </w:tcBorders>
            <w:shd w:val="clear" w:color="auto" w:fill="auto"/>
            <w:noWrap/>
            <w:vAlign w:val="bottom"/>
            <w:hideMark/>
          </w:tcPr>
          <w:p w14:paraId="5EFE373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3.0</w:t>
            </w:r>
          </w:p>
        </w:tc>
        <w:tc>
          <w:tcPr>
            <w:tcW w:w="1456" w:type="pct"/>
            <w:tcBorders>
              <w:top w:val="nil"/>
              <w:left w:val="nil"/>
              <w:bottom w:val="single" w:sz="4" w:space="0" w:color="auto"/>
              <w:right w:val="nil"/>
            </w:tcBorders>
            <w:shd w:val="clear" w:color="auto" w:fill="auto"/>
            <w:noWrap/>
            <w:vAlign w:val="bottom"/>
            <w:hideMark/>
          </w:tcPr>
          <w:p w14:paraId="5998979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16.4</w:t>
            </w:r>
          </w:p>
        </w:tc>
        <w:tc>
          <w:tcPr>
            <w:tcW w:w="1116" w:type="pct"/>
            <w:tcBorders>
              <w:top w:val="nil"/>
              <w:left w:val="nil"/>
              <w:bottom w:val="single" w:sz="4" w:space="0" w:color="auto"/>
              <w:right w:val="nil"/>
            </w:tcBorders>
            <w:shd w:val="clear" w:color="auto" w:fill="auto"/>
            <w:noWrap/>
            <w:vAlign w:val="bottom"/>
            <w:hideMark/>
          </w:tcPr>
          <w:p w14:paraId="4DFB48B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23%</w:t>
            </w:r>
          </w:p>
        </w:tc>
      </w:tr>
      <w:tr w:rsidR="006E5865" w:rsidRPr="006E5865" w14:paraId="38974025"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6954C26"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Region</w:t>
            </w:r>
          </w:p>
        </w:tc>
      </w:tr>
      <w:tr w:rsidR="006E5865" w:rsidRPr="006E5865" w14:paraId="142E4B2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1D84AC53"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Bahr El-Ghazel</w:t>
            </w:r>
          </w:p>
        </w:tc>
        <w:tc>
          <w:tcPr>
            <w:tcW w:w="1465" w:type="pct"/>
            <w:tcBorders>
              <w:top w:val="nil"/>
              <w:left w:val="nil"/>
              <w:bottom w:val="single" w:sz="4" w:space="0" w:color="auto"/>
              <w:right w:val="nil"/>
            </w:tcBorders>
            <w:shd w:val="clear" w:color="auto" w:fill="auto"/>
            <w:noWrap/>
            <w:vAlign w:val="bottom"/>
            <w:hideMark/>
          </w:tcPr>
          <w:p w14:paraId="05D3C0A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w:t>
            </w:r>
          </w:p>
        </w:tc>
        <w:tc>
          <w:tcPr>
            <w:tcW w:w="1456" w:type="pct"/>
            <w:tcBorders>
              <w:top w:val="nil"/>
              <w:left w:val="nil"/>
              <w:bottom w:val="single" w:sz="4" w:space="0" w:color="auto"/>
              <w:right w:val="nil"/>
            </w:tcBorders>
            <w:shd w:val="clear" w:color="auto" w:fill="auto"/>
            <w:noWrap/>
            <w:vAlign w:val="bottom"/>
            <w:hideMark/>
          </w:tcPr>
          <w:p w14:paraId="27935C2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21.4</w:t>
            </w:r>
          </w:p>
        </w:tc>
        <w:tc>
          <w:tcPr>
            <w:tcW w:w="1116" w:type="pct"/>
            <w:tcBorders>
              <w:top w:val="nil"/>
              <w:left w:val="nil"/>
              <w:bottom w:val="single" w:sz="4" w:space="0" w:color="auto"/>
              <w:right w:val="nil"/>
            </w:tcBorders>
            <w:shd w:val="clear" w:color="auto" w:fill="auto"/>
            <w:noWrap/>
            <w:vAlign w:val="bottom"/>
            <w:hideMark/>
          </w:tcPr>
          <w:p w14:paraId="5B42291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20%</w:t>
            </w:r>
          </w:p>
        </w:tc>
      </w:tr>
      <w:tr w:rsidR="006E5865" w:rsidRPr="006E5865" w14:paraId="1CD2DD99"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F0669DE"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Equatoria</w:t>
            </w:r>
            <w:proofErr w:type="spellEnd"/>
          </w:p>
        </w:tc>
        <w:tc>
          <w:tcPr>
            <w:tcW w:w="1465" w:type="pct"/>
            <w:tcBorders>
              <w:top w:val="nil"/>
              <w:left w:val="nil"/>
              <w:bottom w:val="single" w:sz="4" w:space="0" w:color="auto"/>
              <w:right w:val="nil"/>
            </w:tcBorders>
            <w:shd w:val="clear" w:color="auto" w:fill="auto"/>
            <w:noWrap/>
            <w:vAlign w:val="bottom"/>
            <w:hideMark/>
          </w:tcPr>
          <w:p w14:paraId="44183AC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6.4</w:t>
            </w:r>
          </w:p>
        </w:tc>
        <w:tc>
          <w:tcPr>
            <w:tcW w:w="1456" w:type="pct"/>
            <w:tcBorders>
              <w:top w:val="nil"/>
              <w:left w:val="nil"/>
              <w:bottom w:val="single" w:sz="4" w:space="0" w:color="auto"/>
              <w:right w:val="nil"/>
            </w:tcBorders>
            <w:shd w:val="clear" w:color="auto" w:fill="auto"/>
            <w:noWrap/>
            <w:vAlign w:val="bottom"/>
            <w:hideMark/>
          </w:tcPr>
          <w:p w14:paraId="7094731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40.8</w:t>
            </w:r>
          </w:p>
        </w:tc>
        <w:tc>
          <w:tcPr>
            <w:tcW w:w="1116" w:type="pct"/>
            <w:tcBorders>
              <w:top w:val="nil"/>
              <w:left w:val="nil"/>
              <w:bottom w:val="single" w:sz="4" w:space="0" w:color="auto"/>
              <w:right w:val="nil"/>
            </w:tcBorders>
            <w:shd w:val="clear" w:color="auto" w:fill="auto"/>
            <w:noWrap/>
            <w:vAlign w:val="bottom"/>
            <w:hideMark/>
          </w:tcPr>
          <w:p w14:paraId="0A0FD7B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33%</w:t>
            </w:r>
          </w:p>
        </w:tc>
      </w:tr>
      <w:tr w:rsidR="006E5865" w:rsidRPr="006E5865" w14:paraId="12079037"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08BFBD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Great Upper Nile</w:t>
            </w:r>
          </w:p>
        </w:tc>
        <w:tc>
          <w:tcPr>
            <w:tcW w:w="1465" w:type="pct"/>
            <w:tcBorders>
              <w:top w:val="nil"/>
              <w:left w:val="nil"/>
              <w:bottom w:val="single" w:sz="4" w:space="0" w:color="auto"/>
              <w:right w:val="nil"/>
            </w:tcBorders>
            <w:shd w:val="clear" w:color="auto" w:fill="auto"/>
            <w:noWrap/>
            <w:vAlign w:val="bottom"/>
            <w:hideMark/>
          </w:tcPr>
          <w:p w14:paraId="7548547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8.3</w:t>
            </w:r>
          </w:p>
        </w:tc>
        <w:tc>
          <w:tcPr>
            <w:tcW w:w="1456" w:type="pct"/>
            <w:tcBorders>
              <w:top w:val="nil"/>
              <w:left w:val="nil"/>
              <w:bottom w:val="single" w:sz="4" w:space="0" w:color="auto"/>
              <w:right w:val="nil"/>
            </w:tcBorders>
            <w:shd w:val="clear" w:color="auto" w:fill="auto"/>
            <w:noWrap/>
            <w:vAlign w:val="bottom"/>
            <w:hideMark/>
          </w:tcPr>
          <w:p w14:paraId="72DD6DB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56.3</w:t>
            </w:r>
          </w:p>
        </w:tc>
        <w:tc>
          <w:tcPr>
            <w:tcW w:w="1116" w:type="pct"/>
            <w:tcBorders>
              <w:top w:val="nil"/>
              <w:left w:val="nil"/>
              <w:bottom w:val="single" w:sz="4" w:space="0" w:color="auto"/>
              <w:right w:val="nil"/>
            </w:tcBorders>
            <w:shd w:val="clear" w:color="auto" w:fill="auto"/>
            <w:noWrap/>
            <w:vAlign w:val="bottom"/>
            <w:hideMark/>
          </w:tcPr>
          <w:p w14:paraId="33C7C61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r>
      <w:tr w:rsidR="006E5865" w:rsidRPr="006E5865" w14:paraId="3C89029D"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7344D5F"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State</w:t>
            </w:r>
          </w:p>
        </w:tc>
      </w:tr>
      <w:tr w:rsidR="006E5865" w:rsidRPr="006E5865" w14:paraId="330F3F1F"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F36175A"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 xml:space="preserve">Eastern </w:t>
            </w:r>
            <w:proofErr w:type="spellStart"/>
            <w:r w:rsidRPr="006E5865">
              <w:rPr>
                <w:rFonts w:eastAsia="Times New Roman" w:cs="Calibri"/>
                <w:color w:val="000000"/>
                <w:sz w:val="20"/>
                <w:szCs w:val="20"/>
              </w:rPr>
              <w:t>Equatoria</w:t>
            </w:r>
            <w:proofErr w:type="spellEnd"/>
          </w:p>
        </w:tc>
        <w:tc>
          <w:tcPr>
            <w:tcW w:w="1465" w:type="pct"/>
            <w:tcBorders>
              <w:top w:val="nil"/>
              <w:left w:val="nil"/>
              <w:bottom w:val="single" w:sz="4" w:space="0" w:color="auto"/>
              <w:right w:val="nil"/>
            </w:tcBorders>
            <w:shd w:val="clear" w:color="auto" w:fill="auto"/>
            <w:noWrap/>
            <w:vAlign w:val="bottom"/>
            <w:hideMark/>
          </w:tcPr>
          <w:p w14:paraId="092ABB2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6.4</w:t>
            </w:r>
          </w:p>
        </w:tc>
        <w:tc>
          <w:tcPr>
            <w:tcW w:w="1456" w:type="pct"/>
            <w:tcBorders>
              <w:top w:val="nil"/>
              <w:left w:val="nil"/>
              <w:bottom w:val="single" w:sz="4" w:space="0" w:color="auto"/>
              <w:right w:val="nil"/>
            </w:tcBorders>
            <w:shd w:val="clear" w:color="auto" w:fill="auto"/>
            <w:noWrap/>
            <w:vAlign w:val="bottom"/>
            <w:hideMark/>
          </w:tcPr>
          <w:p w14:paraId="475995F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40.8</w:t>
            </w:r>
          </w:p>
        </w:tc>
        <w:tc>
          <w:tcPr>
            <w:tcW w:w="1116" w:type="pct"/>
            <w:tcBorders>
              <w:top w:val="nil"/>
              <w:left w:val="nil"/>
              <w:bottom w:val="single" w:sz="4" w:space="0" w:color="auto"/>
              <w:right w:val="nil"/>
            </w:tcBorders>
            <w:shd w:val="clear" w:color="auto" w:fill="auto"/>
            <w:noWrap/>
            <w:vAlign w:val="bottom"/>
            <w:hideMark/>
          </w:tcPr>
          <w:p w14:paraId="52DAE85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33%</w:t>
            </w:r>
          </w:p>
        </w:tc>
      </w:tr>
      <w:tr w:rsidR="006E5865" w:rsidRPr="006E5865" w14:paraId="6F1A00A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AF55DFA"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Jonglei</w:t>
            </w:r>
          </w:p>
        </w:tc>
        <w:tc>
          <w:tcPr>
            <w:tcW w:w="1465" w:type="pct"/>
            <w:tcBorders>
              <w:top w:val="nil"/>
              <w:left w:val="nil"/>
              <w:bottom w:val="single" w:sz="4" w:space="0" w:color="auto"/>
              <w:right w:val="nil"/>
            </w:tcBorders>
            <w:shd w:val="clear" w:color="auto" w:fill="auto"/>
            <w:noWrap/>
            <w:vAlign w:val="bottom"/>
            <w:hideMark/>
          </w:tcPr>
          <w:p w14:paraId="6223383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8.7</w:t>
            </w:r>
          </w:p>
        </w:tc>
        <w:tc>
          <w:tcPr>
            <w:tcW w:w="1456" w:type="pct"/>
            <w:tcBorders>
              <w:top w:val="nil"/>
              <w:left w:val="nil"/>
              <w:bottom w:val="single" w:sz="4" w:space="0" w:color="auto"/>
              <w:right w:val="nil"/>
            </w:tcBorders>
            <w:shd w:val="clear" w:color="auto" w:fill="auto"/>
            <w:noWrap/>
            <w:vAlign w:val="bottom"/>
            <w:hideMark/>
          </w:tcPr>
          <w:p w14:paraId="7C31055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58.4</w:t>
            </w:r>
          </w:p>
        </w:tc>
        <w:tc>
          <w:tcPr>
            <w:tcW w:w="1116" w:type="pct"/>
            <w:tcBorders>
              <w:top w:val="nil"/>
              <w:left w:val="nil"/>
              <w:bottom w:val="single" w:sz="4" w:space="0" w:color="auto"/>
              <w:right w:val="nil"/>
            </w:tcBorders>
            <w:shd w:val="clear" w:color="auto" w:fill="auto"/>
            <w:noWrap/>
            <w:vAlign w:val="bottom"/>
            <w:hideMark/>
          </w:tcPr>
          <w:p w14:paraId="7FA81AD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50%</w:t>
            </w:r>
          </w:p>
        </w:tc>
      </w:tr>
      <w:tr w:rsidR="006E5865" w:rsidRPr="006E5865" w14:paraId="605D1788"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53988F3D"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Unity</w:t>
            </w:r>
          </w:p>
        </w:tc>
        <w:tc>
          <w:tcPr>
            <w:tcW w:w="1465" w:type="pct"/>
            <w:tcBorders>
              <w:top w:val="nil"/>
              <w:left w:val="nil"/>
              <w:bottom w:val="single" w:sz="4" w:space="0" w:color="auto"/>
              <w:right w:val="nil"/>
            </w:tcBorders>
            <w:shd w:val="clear" w:color="auto" w:fill="auto"/>
            <w:noWrap/>
            <w:vAlign w:val="bottom"/>
            <w:hideMark/>
          </w:tcPr>
          <w:p w14:paraId="1EBBFF6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6.3</w:t>
            </w:r>
          </w:p>
        </w:tc>
        <w:tc>
          <w:tcPr>
            <w:tcW w:w="1456" w:type="pct"/>
            <w:tcBorders>
              <w:top w:val="nil"/>
              <w:left w:val="nil"/>
              <w:bottom w:val="single" w:sz="4" w:space="0" w:color="auto"/>
              <w:right w:val="nil"/>
            </w:tcBorders>
            <w:shd w:val="clear" w:color="auto" w:fill="auto"/>
            <w:noWrap/>
            <w:vAlign w:val="bottom"/>
            <w:hideMark/>
          </w:tcPr>
          <w:p w14:paraId="2D4145D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44.7</w:t>
            </w:r>
          </w:p>
        </w:tc>
        <w:tc>
          <w:tcPr>
            <w:tcW w:w="1116" w:type="pct"/>
            <w:tcBorders>
              <w:top w:val="nil"/>
              <w:left w:val="nil"/>
              <w:bottom w:val="single" w:sz="4" w:space="0" w:color="auto"/>
              <w:right w:val="nil"/>
            </w:tcBorders>
            <w:shd w:val="clear" w:color="auto" w:fill="auto"/>
            <w:noWrap/>
            <w:vAlign w:val="bottom"/>
            <w:hideMark/>
          </w:tcPr>
          <w:p w14:paraId="3C2130E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15%</w:t>
            </w:r>
          </w:p>
        </w:tc>
      </w:tr>
      <w:tr w:rsidR="006E5865" w:rsidRPr="006E5865" w14:paraId="40D16242"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E5C968B"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Upper Nile</w:t>
            </w:r>
          </w:p>
        </w:tc>
        <w:tc>
          <w:tcPr>
            <w:tcW w:w="1465" w:type="pct"/>
            <w:tcBorders>
              <w:top w:val="nil"/>
              <w:left w:val="nil"/>
              <w:bottom w:val="single" w:sz="4" w:space="0" w:color="auto"/>
              <w:right w:val="nil"/>
            </w:tcBorders>
            <w:shd w:val="clear" w:color="auto" w:fill="auto"/>
            <w:noWrap/>
            <w:vAlign w:val="bottom"/>
            <w:hideMark/>
          </w:tcPr>
          <w:p w14:paraId="7108400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7.8</w:t>
            </w:r>
          </w:p>
        </w:tc>
        <w:tc>
          <w:tcPr>
            <w:tcW w:w="1456" w:type="pct"/>
            <w:tcBorders>
              <w:top w:val="nil"/>
              <w:left w:val="nil"/>
              <w:bottom w:val="single" w:sz="4" w:space="0" w:color="auto"/>
              <w:right w:val="nil"/>
            </w:tcBorders>
            <w:shd w:val="clear" w:color="auto" w:fill="auto"/>
            <w:noWrap/>
            <w:vAlign w:val="bottom"/>
            <w:hideMark/>
          </w:tcPr>
          <w:p w14:paraId="648DAF0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57.1</w:t>
            </w:r>
          </w:p>
        </w:tc>
        <w:tc>
          <w:tcPr>
            <w:tcW w:w="1116" w:type="pct"/>
            <w:tcBorders>
              <w:top w:val="nil"/>
              <w:left w:val="nil"/>
              <w:bottom w:val="single" w:sz="4" w:space="0" w:color="auto"/>
              <w:right w:val="nil"/>
            </w:tcBorders>
            <w:shd w:val="clear" w:color="auto" w:fill="auto"/>
            <w:noWrap/>
            <w:vAlign w:val="bottom"/>
            <w:hideMark/>
          </w:tcPr>
          <w:p w14:paraId="2A81637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17%</w:t>
            </w:r>
          </w:p>
        </w:tc>
      </w:tr>
      <w:tr w:rsidR="006E5865" w:rsidRPr="006E5865" w14:paraId="56244549"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BB3674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Western Bahr El-Ghazel</w:t>
            </w:r>
          </w:p>
        </w:tc>
        <w:tc>
          <w:tcPr>
            <w:tcW w:w="1465" w:type="pct"/>
            <w:tcBorders>
              <w:top w:val="nil"/>
              <w:left w:val="nil"/>
              <w:bottom w:val="single" w:sz="4" w:space="0" w:color="auto"/>
              <w:right w:val="nil"/>
            </w:tcBorders>
            <w:shd w:val="clear" w:color="auto" w:fill="auto"/>
            <w:noWrap/>
            <w:vAlign w:val="bottom"/>
            <w:hideMark/>
          </w:tcPr>
          <w:p w14:paraId="6C8CE3F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w:t>
            </w:r>
          </w:p>
        </w:tc>
        <w:tc>
          <w:tcPr>
            <w:tcW w:w="1456" w:type="pct"/>
            <w:tcBorders>
              <w:top w:val="nil"/>
              <w:left w:val="nil"/>
              <w:bottom w:val="single" w:sz="4" w:space="0" w:color="auto"/>
              <w:right w:val="nil"/>
            </w:tcBorders>
            <w:shd w:val="clear" w:color="auto" w:fill="auto"/>
            <w:noWrap/>
            <w:vAlign w:val="bottom"/>
            <w:hideMark/>
          </w:tcPr>
          <w:p w14:paraId="7412027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21.4</w:t>
            </w:r>
          </w:p>
        </w:tc>
        <w:tc>
          <w:tcPr>
            <w:tcW w:w="1116" w:type="pct"/>
            <w:tcBorders>
              <w:top w:val="nil"/>
              <w:left w:val="nil"/>
              <w:bottom w:val="single" w:sz="4" w:space="0" w:color="auto"/>
              <w:right w:val="nil"/>
            </w:tcBorders>
            <w:shd w:val="clear" w:color="auto" w:fill="auto"/>
            <w:noWrap/>
            <w:vAlign w:val="bottom"/>
            <w:hideMark/>
          </w:tcPr>
          <w:p w14:paraId="71F4C48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20%</w:t>
            </w:r>
          </w:p>
        </w:tc>
      </w:tr>
      <w:tr w:rsidR="006E5865" w:rsidRPr="006E5865" w14:paraId="5F8DA570"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882DE0E"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Language</w:t>
            </w:r>
          </w:p>
        </w:tc>
      </w:tr>
      <w:tr w:rsidR="006E5865" w:rsidRPr="006E5865" w14:paraId="288C39C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5810982C"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Nuer</w:t>
            </w:r>
          </w:p>
        </w:tc>
        <w:tc>
          <w:tcPr>
            <w:tcW w:w="1465" w:type="pct"/>
            <w:tcBorders>
              <w:top w:val="nil"/>
              <w:left w:val="nil"/>
              <w:bottom w:val="single" w:sz="4" w:space="0" w:color="auto"/>
              <w:right w:val="nil"/>
            </w:tcBorders>
            <w:shd w:val="clear" w:color="auto" w:fill="auto"/>
            <w:noWrap/>
            <w:vAlign w:val="bottom"/>
            <w:hideMark/>
          </w:tcPr>
          <w:p w14:paraId="0FAAABB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7.7</w:t>
            </w:r>
          </w:p>
        </w:tc>
        <w:tc>
          <w:tcPr>
            <w:tcW w:w="1456" w:type="pct"/>
            <w:tcBorders>
              <w:top w:val="nil"/>
              <w:left w:val="nil"/>
              <w:bottom w:val="single" w:sz="4" w:space="0" w:color="auto"/>
              <w:right w:val="nil"/>
            </w:tcBorders>
            <w:shd w:val="clear" w:color="auto" w:fill="auto"/>
            <w:noWrap/>
            <w:vAlign w:val="bottom"/>
            <w:hideMark/>
          </w:tcPr>
          <w:p w14:paraId="2189B21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54.3</w:t>
            </w:r>
          </w:p>
        </w:tc>
        <w:tc>
          <w:tcPr>
            <w:tcW w:w="1116" w:type="pct"/>
            <w:tcBorders>
              <w:top w:val="nil"/>
              <w:left w:val="nil"/>
              <w:bottom w:val="single" w:sz="4" w:space="0" w:color="auto"/>
              <w:right w:val="nil"/>
            </w:tcBorders>
            <w:shd w:val="clear" w:color="auto" w:fill="auto"/>
            <w:noWrap/>
            <w:vAlign w:val="bottom"/>
            <w:hideMark/>
          </w:tcPr>
          <w:p w14:paraId="3A8201C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33%</w:t>
            </w:r>
          </w:p>
        </w:tc>
      </w:tr>
      <w:tr w:rsidR="006E5865" w:rsidRPr="006E5865" w14:paraId="40170B12"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691E13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lastRenderedPageBreak/>
              <w:t>Dinka</w:t>
            </w:r>
          </w:p>
        </w:tc>
        <w:tc>
          <w:tcPr>
            <w:tcW w:w="1465" w:type="pct"/>
            <w:tcBorders>
              <w:top w:val="nil"/>
              <w:left w:val="nil"/>
              <w:bottom w:val="single" w:sz="4" w:space="0" w:color="auto"/>
              <w:right w:val="nil"/>
            </w:tcBorders>
            <w:shd w:val="clear" w:color="auto" w:fill="auto"/>
            <w:noWrap/>
            <w:vAlign w:val="bottom"/>
            <w:hideMark/>
          </w:tcPr>
          <w:p w14:paraId="4578AA0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8.0</w:t>
            </w:r>
          </w:p>
        </w:tc>
        <w:tc>
          <w:tcPr>
            <w:tcW w:w="1456" w:type="pct"/>
            <w:tcBorders>
              <w:top w:val="nil"/>
              <w:left w:val="nil"/>
              <w:bottom w:val="single" w:sz="4" w:space="0" w:color="auto"/>
              <w:right w:val="nil"/>
            </w:tcBorders>
            <w:shd w:val="clear" w:color="auto" w:fill="auto"/>
            <w:noWrap/>
            <w:vAlign w:val="bottom"/>
            <w:hideMark/>
          </w:tcPr>
          <w:p w14:paraId="411ED1B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53.0</w:t>
            </w:r>
          </w:p>
        </w:tc>
        <w:tc>
          <w:tcPr>
            <w:tcW w:w="1116" w:type="pct"/>
            <w:tcBorders>
              <w:top w:val="nil"/>
              <w:left w:val="nil"/>
              <w:bottom w:val="single" w:sz="4" w:space="0" w:color="auto"/>
              <w:right w:val="nil"/>
            </w:tcBorders>
            <w:shd w:val="clear" w:color="auto" w:fill="auto"/>
            <w:noWrap/>
            <w:vAlign w:val="bottom"/>
            <w:hideMark/>
          </w:tcPr>
          <w:p w14:paraId="56601BC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21%</w:t>
            </w:r>
          </w:p>
        </w:tc>
      </w:tr>
      <w:tr w:rsidR="006E5865" w:rsidRPr="006E5865" w14:paraId="4F10FAC1"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F108096"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Toposa</w:t>
            </w:r>
            <w:proofErr w:type="spellEnd"/>
          </w:p>
        </w:tc>
        <w:tc>
          <w:tcPr>
            <w:tcW w:w="1465" w:type="pct"/>
            <w:tcBorders>
              <w:top w:val="nil"/>
              <w:left w:val="nil"/>
              <w:bottom w:val="single" w:sz="4" w:space="0" w:color="auto"/>
              <w:right w:val="nil"/>
            </w:tcBorders>
            <w:shd w:val="clear" w:color="auto" w:fill="auto"/>
            <w:noWrap/>
            <w:vAlign w:val="bottom"/>
            <w:hideMark/>
          </w:tcPr>
          <w:p w14:paraId="4721EC8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8.8</w:t>
            </w:r>
          </w:p>
        </w:tc>
        <w:tc>
          <w:tcPr>
            <w:tcW w:w="1456" w:type="pct"/>
            <w:tcBorders>
              <w:top w:val="nil"/>
              <w:left w:val="nil"/>
              <w:bottom w:val="single" w:sz="4" w:space="0" w:color="auto"/>
              <w:right w:val="nil"/>
            </w:tcBorders>
            <w:shd w:val="clear" w:color="auto" w:fill="auto"/>
            <w:noWrap/>
            <w:vAlign w:val="bottom"/>
            <w:hideMark/>
          </w:tcPr>
          <w:p w14:paraId="7B7C08C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57.6</w:t>
            </w:r>
          </w:p>
        </w:tc>
        <w:tc>
          <w:tcPr>
            <w:tcW w:w="1116" w:type="pct"/>
            <w:tcBorders>
              <w:top w:val="nil"/>
              <w:left w:val="nil"/>
              <w:bottom w:val="single" w:sz="4" w:space="0" w:color="auto"/>
              <w:right w:val="nil"/>
            </w:tcBorders>
            <w:shd w:val="clear" w:color="auto" w:fill="auto"/>
            <w:noWrap/>
            <w:vAlign w:val="bottom"/>
            <w:hideMark/>
          </w:tcPr>
          <w:p w14:paraId="60699F4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51%</w:t>
            </w:r>
          </w:p>
        </w:tc>
      </w:tr>
      <w:tr w:rsidR="006E5865" w:rsidRPr="006E5865" w14:paraId="0F3BF6A9"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59709747"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Didinga</w:t>
            </w:r>
            <w:proofErr w:type="spellEnd"/>
          </w:p>
        </w:tc>
        <w:tc>
          <w:tcPr>
            <w:tcW w:w="1465" w:type="pct"/>
            <w:tcBorders>
              <w:top w:val="nil"/>
              <w:left w:val="nil"/>
              <w:bottom w:val="single" w:sz="4" w:space="0" w:color="auto"/>
              <w:right w:val="nil"/>
            </w:tcBorders>
            <w:shd w:val="clear" w:color="auto" w:fill="auto"/>
            <w:noWrap/>
            <w:vAlign w:val="bottom"/>
            <w:hideMark/>
          </w:tcPr>
          <w:p w14:paraId="4F685E7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c>
          <w:tcPr>
            <w:tcW w:w="1456" w:type="pct"/>
            <w:tcBorders>
              <w:top w:val="nil"/>
              <w:left w:val="nil"/>
              <w:bottom w:val="single" w:sz="4" w:space="0" w:color="auto"/>
              <w:right w:val="nil"/>
            </w:tcBorders>
            <w:shd w:val="clear" w:color="auto" w:fill="auto"/>
            <w:noWrap/>
            <w:vAlign w:val="bottom"/>
            <w:hideMark/>
          </w:tcPr>
          <w:p w14:paraId="71FD466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26.6</w:t>
            </w:r>
          </w:p>
        </w:tc>
        <w:tc>
          <w:tcPr>
            <w:tcW w:w="1116" w:type="pct"/>
            <w:tcBorders>
              <w:top w:val="nil"/>
              <w:left w:val="nil"/>
              <w:bottom w:val="single" w:sz="4" w:space="0" w:color="auto"/>
              <w:right w:val="nil"/>
            </w:tcBorders>
            <w:shd w:val="clear" w:color="auto" w:fill="auto"/>
            <w:noWrap/>
            <w:vAlign w:val="bottom"/>
            <w:hideMark/>
          </w:tcPr>
          <w:p w14:paraId="1C84018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17%</w:t>
            </w:r>
          </w:p>
        </w:tc>
      </w:tr>
      <w:tr w:rsidR="006E5865" w:rsidRPr="006E5865" w14:paraId="0C797973"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0A72579D"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Other</w:t>
            </w:r>
          </w:p>
        </w:tc>
        <w:tc>
          <w:tcPr>
            <w:tcW w:w="1465" w:type="pct"/>
            <w:tcBorders>
              <w:top w:val="nil"/>
              <w:left w:val="nil"/>
              <w:bottom w:val="single" w:sz="4" w:space="0" w:color="auto"/>
              <w:right w:val="nil"/>
            </w:tcBorders>
            <w:shd w:val="clear" w:color="auto" w:fill="auto"/>
            <w:noWrap/>
            <w:vAlign w:val="bottom"/>
            <w:hideMark/>
          </w:tcPr>
          <w:p w14:paraId="5F97C79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7.4</w:t>
            </w:r>
          </w:p>
        </w:tc>
        <w:tc>
          <w:tcPr>
            <w:tcW w:w="1456" w:type="pct"/>
            <w:tcBorders>
              <w:top w:val="nil"/>
              <w:left w:val="nil"/>
              <w:bottom w:val="single" w:sz="4" w:space="0" w:color="auto"/>
              <w:right w:val="nil"/>
            </w:tcBorders>
            <w:shd w:val="clear" w:color="auto" w:fill="auto"/>
            <w:noWrap/>
            <w:vAlign w:val="bottom"/>
            <w:hideMark/>
          </w:tcPr>
          <w:p w14:paraId="5CD02C5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45.2</w:t>
            </w:r>
          </w:p>
        </w:tc>
        <w:tc>
          <w:tcPr>
            <w:tcW w:w="1116" w:type="pct"/>
            <w:tcBorders>
              <w:top w:val="nil"/>
              <w:left w:val="nil"/>
              <w:bottom w:val="single" w:sz="4" w:space="0" w:color="auto"/>
              <w:right w:val="nil"/>
            </w:tcBorders>
            <w:shd w:val="clear" w:color="auto" w:fill="auto"/>
            <w:noWrap/>
            <w:vAlign w:val="bottom"/>
            <w:hideMark/>
          </w:tcPr>
          <w:p w14:paraId="3940F81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50%</w:t>
            </w:r>
          </w:p>
        </w:tc>
      </w:tr>
    </w:tbl>
    <w:p w14:paraId="52C6E294" w14:textId="77777777" w:rsidR="0012456E" w:rsidRDefault="0012456E" w:rsidP="00AA7D36">
      <w:pPr>
        <w:pStyle w:val="Caption"/>
      </w:pPr>
    </w:p>
    <w:p w14:paraId="210E8B6D" w14:textId="77777777" w:rsidR="006E5865" w:rsidRDefault="006E5865" w:rsidP="006E5865"/>
    <w:p w14:paraId="52CCC5C7" w14:textId="77777777" w:rsidR="006E5865" w:rsidRDefault="006E5865" w:rsidP="006E5865"/>
    <w:p w14:paraId="7B940489" w14:textId="77777777" w:rsidR="006E5865" w:rsidRDefault="006E5865" w:rsidP="006E5865"/>
    <w:p w14:paraId="3A56140D" w14:textId="77777777" w:rsidR="006E5865" w:rsidRDefault="006E5865" w:rsidP="006E5865"/>
    <w:p w14:paraId="657814C3" w14:textId="77777777" w:rsidR="006E5865" w:rsidRDefault="006E5865" w:rsidP="006E5865"/>
    <w:p w14:paraId="79577E27" w14:textId="77777777" w:rsidR="006E5865" w:rsidRDefault="006E5865" w:rsidP="006E5865"/>
    <w:p w14:paraId="19BED6A9" w14:textId="77777777" w:rsidR="006E5865" w:rsidRDefault="006E5865" w:rsidP="006E5865"/>
    <w:p w14:paraId="65FD9F69" w14:textId="77777777" w:rsidR="006E5865" w:rsidRDefault="006E5865" w:rsidP="006E5865"/>
    <w:p w14:paraId="2690A936" w14:textId="77777777" w:rsidR="006E5865" w:rsidRDefault="006E5865" w:rsidP="006E5865"/>
    <w:p w14:paraId="36E28ECF" w14:textId="77777777" w:rsidR="006E5865" w:rsidRDefault="006E5865" w:rsidP="006E5865"/>
    <w:p w14:paraId="48968067" w14:textId="77777777" w:rsidR="006E5865" w:rsidRDefault="006E5865" w:rsidP="006E5865"/>
    <w:p w14:paraId="40202EB2" w14:textId="77777777" w:rsidR="006E5865" w:rsidRDefault="006E5865" w:rsidP="006E5865"/>
    <w:p w14:paraId="51FC3C9B" w14:textId="77777777" w:rsidR="006E5865" w:rsidRDefault="006E5865" w:rsidP="006E5865"/>
    <w:p w14:paraId="6AE8FC36" w14:textId="77777777" w:rsidR="006E5865" w:rsidRDefault="006E5865" w:rsidP="006E5865"/>
    <w:p w14:paraId="5635E515" w14:textId="77777777" w:rsidR="006E5865" w:rsidRDefault="006E5865" w:rsidP="006E5865"/>
    <w:p w14:paraId="7F76D9F5" w14:textId="77777777" w:rsidR="006E5865" w:rsidRDefault="006E5865" w:rsidP="006E5865"/>
    <w:p w14:paraId="68B60681" w14:textId="77777777" w:rsidR="006E5865" w:rsidRDefault="006E5865" w:rsidP="006E5865"/>
    <w:p w14:paraId="576C004C" w14:textId="77777777" w:rsidR="006E5865" w:rsidRDefault="006E5865" w:rsidP="006E5865"/>
    <w:p w14:paraId="051564CE" w14:textId="77777777" w:rsidR="006E5865" w:rsidRDefault="006E5865" w:rsidP="006E5865"/>
    <w:p w14:paraId="34DC96AF" w14:textId="77777777" w:rsidR="006E5865" w:rsidRDefault="006E5865" w:rsidP="006E5865"/>
    <w:p w14:paraId="644E88BC" w14:textId="77777777" w:rsidR="006E5865" w:rsidRDefault="006E5865" w:rsidP="006E5865"/>
    <w:p w14:paraId="68465BF0" w14:textId="47F85464" w:rsidR="006E5865" w:rsidRDefault="006E5865" w:rsidP="006E5865">
      <w:pPr>
        <w:pStyle w:val="Caption"/>
      </w:pPr>
      <w:r>
        <w:lastRenderedPageBreak/>
        <w:t xml:space="preserve">Table </w:t>
      </w:r>
      <w:fldSimple w:instr=" SEQ Table \* ARABIC ">
        <w:r w:rsidR="00A66512">
          <w:rPr>
            <w:noProof/>
          </w:rPr>
          <w:t>19</w:t>
        </w:r>
      </w:fldSimple>
      <w:r>
        <w:t>. Social Norms Indicators Disaggregated Results</w:t>
      </w:r>
    </w:p>
    <w:tbl>
      <w:tblPr>
        <w:tblW w:w="5000" w:type="pct"/>
        <w:tblLook w:val="04A0" w:firstRow="1" w:lastRow="0" w:firstColumn="1" w:lastColumn="0" w:noHBand="0" w:noVBand="1"/>
      </w:tblPr>
      <w:tblGrid>
        <w:gridCol w:w="2344"/>
        <w:gridCol w:w="1644"/>
        <w:gridCol w:w="1905"/>
        <w:gridCol w:w="1888"/>
        <w:gridCol w:w="1579"/>
      </w:tblGrid>
      <w:tr w:rsidR="000A31B3" w:rsidRPr="000A31B3" w14:paraId="597DCB2A" w14:textId="77777777" w:rsidTr="000A31B3">
        <w:trPr>
          <w:trHeight w:val="320"/>
        </w:trPr>
        <w:tc>
          <w:tcPr>
            <w:tcW w:w="5000" w:type="pct"/>
            <w:gridSpan w:val="5"/>
            <w:tcBorders>
              <w:top w:val="nil"/>
              <w:left w:val="nil"/>
              <w:bottom w:val="single" w:sz="4" w:space="0" w:color="auto"/>
              <w:right w:val="nil"/>
            </w:tcBorders>
            <w:shd w:val="clear" w:color="000000" w:fill="0067B9"/>
            <w:vAlign w:val="center"/>
            <w:hideMark/>
          </w:tcPr>
          <w:p w14:paraId="3DDCC4FC" w14:textId="77777777" w:rsidR="000A31B3" w:rsidRPr="000A31B3" w:rsidRDefault="000A31B3" w:rsidP="000A31B3">
            <w:pPr>
              <w:spacing w:after="0" w:line="240" w:lineRule="auto"/>
              <w:jc w:val="left"/>
              <w:rPr>
                <w:rFonts w:eastAsia="Times New Roman" w:cs="Calibri"/>
                <w:b/>
                <w:bCs/>
                <w:color w:val="FFFFFF"/>
                <w:sz w:val="20"/>
                <w:szCs w:val="20"/>
              </w:rPr>
            </w:pPr>
            <w:r w:rsidRPr="000A31B3">
              <w:rPr>
                <w:rFonts w:eastAsia="Times New Roman" w:cs="Calibri"/>
                <w:b/>
                <w:bCs/>
                <w:color w:val="FFFFFF"/>
                <w:sz w:val="20"/>
                <w:szCs w:val="20"/>
              </w:rPr>
              <w:t>Theme: Social Norms</w:t>
            </w:r>
          </w:p>
        </w:tc>
      </w:tr>
      <w:tr w:rsidR="000A31B3" w:rsidRPr="000A31B3" w14:paraId="67F19E17" w14:textId="77777777" w:rsidTr="000A31B3">
        <w:trPr>
          <w:trHeight w:val="640"/>
        </w:trPr>
        <w:tc>
          <w:tcPr>
            <w:tcW w:w="938" w:type="pct"/>
            <w:tcBorders>
              <w:top w:val="nil"/>
              <w:left w:val="nil"/>
              <w:bottom w:val="single" w:sz="4" w:space="0" w:color="auto"/>
              <w:right w:val="nil"/>
            </w:tcBorders>
            <w:shd w:val="clear" w:color="000000" w:fill="CFCDC9"/>
            <w:noWrap/>
            <w:vAlign w:val="center"/>
            <w:hideMark/>
          </w:tcPr>
          <w:p w14:paraId="49E7FF5F" w14:textId="77777777"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Disaggregate Type</w:t>
            </w:r>
          </w:p>
        </w:tc>
        <w:tc>
          <w:tcPr>
            <w:tcW w:w="957" w:type="pct"/>
            <w:tcBorders>
              <w:top w:val="nil"/>
              <w:left w:val="nil"/>
              <w:bottom w:val="single" w:sz="4" w:space="0" w:color="auto"/>
              <w:right w:val="nil"/>
            </w:tcBorders>
            <w:shd w:val="clear" w:color="000000" w:fill="CFCDC9"/>
            <w:vAlign w:val="center"/>
            <w:hideMark/>
          </w:tcPr>
          <w:p w14:paraId="643CB5AD" w14:textId="73728A84"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nce</w:t>
            </w:r>
            <w:r w:rsidRPr="000A31B3">
              <w:rPr>
                <w:rFonts w:eastAsia="Times New Roman" w:cs="Calibri"/>
                <w:b/>
                <w:bCs/>
                <w:color w:val="000000"/>
                <w:sz w:val="20"/>
                <w:szCs w:val="20"/>
              </w:rPr>
              <w:t xml:space="preserve"> of SGBV</w:t>
            </w:r>
          </w:p>
        </w:tc>
        <w:tc>
          <w:tcPr>
            <w:tcW w:w="1096" w:type="pct"/>
            <w:tcBorders>
              <w:top w:val="nil"/>
              <w:left w:val="nil"/>
              <w:bottom w:val="single" w:sz="4" w:space="0" w:color="auto"/>
              <w:right w:val="nil"/>
            </w:tcBorders>
            <w:shd w:val="clear" w:color="000000" w:fill="CFCDC9"/>
            <w:vAlign w:val="bottom"/>
            <w:hideMark/>
          </w:tcPr>
          <w:p w14:paraId="0812A9B5" w14:textId="479262BF"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 xml:space="preserve">nce </w:t>
            </w:r>
            <w:r w:rsidRPr="000A31B3">
              <w:rPr>
                <w:rFonts w:eastAsia="Times New Roman" w:cs="Calibri"/>
                <w:b/>
                <w:bCs/>
                <w:color w:val="000000"/>
                <w:sz w:val="20"/>
                <w:szCs w:val="20"/>
              </w:rPr>
              <w:t>of Cattle Raiding</w:t>
            </w:r>
          </w:p>
        </w:tc>
        <w:tc>
          <w:tcPr>
            <w:tcW w:w="1087" w:type="pct"/>
            <w:tcBorders>
              <w:top w:val="nil"/>
              <w:left w:val="nil"/>
              <w:bottom w:val="single" w:sz="4" w:space="0" w:color="auto"/>
              <w:right w:val="nil"/>
            </w:tcBorders>
            <w:shd w:val="clear" w:color="000000" w:fill="CFCDC9"/>
            <w:vAlign w:val="bottom"/>
            <w:hideMark/>
          </w:tcPr>
          <w:p w14:paraId="4F0541E5" w14:textId="0BF7236F"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nce</w:t>
            </w:r>
            <w:r w:rsidRPr="000A31B3">
              <w:rPr>
                <w:rFonts w:eastAsia="Times New Roman" w:cs="Calibri"/>
                <w:b/>
                <w:bCs/>
                <w:color w:val="000000"/>
                <w:sz w:val="20"/>
                <w:szCs w:val="20"/>
              </w:rPr>
              <w:t xml:space="preserve"> of Girls' Education</w:t>
            </w:r>
          </w:p>
        </w:tc>
        <w:tc>
          <w:tcPr>
            <w:tcW w:w="922" w:type="pct"/>
            <w:tcBorders>
              <w:top w:val="nil"/>
              <w:left w:val="nil"/>
              <w:bottom w:val="single" w:sz="4" w:space="0" w:color="auto"/>
              <w:right w:val="nil"/>
            </w:tcBorders>
            <w:shd w:val="clear" w:color="000000" w:fill="CFCDC9"/>
            <w:vAlign w:val="bottom"/>
            <w:hideMark/>
          </w:tcPr>
          <w:p w14:paraId="17BDD06D" w14:textId="15DE0A75"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nce</w:t>
            </w:r>
            <w:r w:rsidRPr="000A31B3">
              <w:rPr>
                <w:rFonts w:eastAsia="Times New Roman" w:cs="Calibri"/>
                <w:b/>
                <w:bCs/>
                <w:color w:val="000000"/>
                <w:sz w:val="20"/>
                <w:szCs w:val="20"/>
              </w:rPr>
              <w:t xml:space="preserve"> of Early Marriage</w:t>
            </w:r>
          </w:p>
        </w:tc>
      </w:tr>
      <w:tr w:rsidR="000A31B3" w:rsidRPr="000A31B3" w14:paraId="41237A77" w14:textId="77777777" w:rsidTr="000A31B3">
        <w:trPr>
          <w:trHeight w:val="320"/>
        </w:trPr>
        <w:tc>
          <w:tcPr>
            <w:tcW w:w="5000" w:type="pct"/>
            <w:gridSpan w:val="5"/>
            <w:tcBorders>
              <w:top w:val="single" w:sz="4" w:space="0" w:color="auto"/>
              <w:left w:val="nil"/>
              <w:bottom w:val="nil"/>
              <w:right w:val="nil"/>
            </w:tcBorders>
            <w:shd w:val="clear" w:color="000000" w:fill="A7C6ED"/>
            <w:noWrap/>
            <w:vAlign w:val="bottom"/>
            <w:hideMark/>
          </w:tcPr>
          <w:p w14:paraId="3B4AD6E9"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Overall</w:t>
            </w:r>
          </w:p>
        </w:tc>
      </w:tr>
      <w:tr w:rsidR="000A31B3" w:rsidRPr="000A31B3" w14:paraId="0B0F35D5" w14:textId="77777777" w:rsidTr="000A31B3">
        <w:trPr>
          <w:trHeight w:val="320"/>
        </w:trPr>
        <w:tc>
          <w:tcPr>
            <w:tcW w:w="938" w:type="pct"/>
            <w:tcBorders>
              <w:top w:val="single" w:sz="4" w:space="0" w:color="auto"/>
              <w:left w:val="nil"/>
              <w:bottom w:val="single" w:sz="4" w:space="0" w:color="auto"/>
              <w:right w:val="nil"/>
            </w:tcBorders>
            <w:shd w:val="clear" w:color="auto" w:fill="auto"/>
            <w:noWrap/>
            <w:vAlign w:val="bottom"/>
            <w:hideMark/>
          </w:tcPr>
          <w:p w14:paraId="091E0E8F"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Overall</w:t>
            </w:r>
          </w:p>
        </w:tc>
        <w:tc>
          <w:tcPr>
            <w:tcW w:w="957" w:type="pct"/>
            <w:tcBorders>
              <w:top w:val="single" w:sz="4" w:space="0" w:color="auto"/>
              <w:left w:val="nil"/>
              <w:bottom w:val="single" w:sz="4" w:space="0" w:color="auto"/>
              <w:right w:val="nil"/>
            </w:tcBorders>
            <w:shd w:val="clear" w:color="auto" w:fill="auto"/>
            <w:noWrap/>
            <w:vAlign w:val="bottom"/>
            <w:hideMark/>
          </w:tcPr>
          <w:p w14:paraId="612149E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61%</w:t>
            </w:r>
          </w:p>
        </w:tc>
        <w:tc>
          <w:tcPr>
            <w:tcW w:w="1096" w:type="pct"/>
            <w:tcBorders>
              <w:top w:val="single" w:sz="4" w:space="0" w:color="auto"/>
              <w:left w:val="nil"/>
              <w:bottom w:val="single" w:sz="4" w:space="0" w:color="auto"/>
              <w:right w:val="nil"/>
            </w:tcBorders>
            <w:shd w:val="clear" w:color="auto" w:fill="auto"/>
            <w:noWrap/>
            <w:vAlign w:val="bottom"/>
            <w:hideMark/>
          </w:tcPr>
          <w:p w14:paraId="551E225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c>
          <w:tcPr>
            <w:tcW w:w="1087" w:type="pct"/>
            <w:tcBorders>
              <w:top w:val="single" w:sz="4" w:space="0" w:color="auto"/>
              <w:left w:val="nil"/>
              <w:bottom w:val="single" w:sz="4" w:space="0" w:color="auto"/>
              <w:right w:val="nil"/>
            </w:tcBorders>
            <w:shd w:val="clear" w:color="auto" w:fill="auto"/>
            <w:noWrap/>
            <w:vAlign w:val="bottom"/>
            <w:hideMark/>
          </w:tcPr>
          <w:p w14:paraId="0017B57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single" w:sz="4" w:space="0" w:color="auto"/>
              <w:left w:val="nil"/>
              <w:bottom w:val="single" w:sz="4" w:space="0" w:color="auto"/>
              <w:right w:val="nil"/>
            </w:tcBorders>
            <w:shd w:val="clear" w:color="auto" w:fill="auto"/>
            <w:noWrap/>
            <w:vAlign w:val="bottom"/>
            <w:hideMark/>
          </w:tcPr>
          <w:p w14:paraId="2898DAD0"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r>
      <w:tr w:rsidR="000A31B3" w:rsidRPr="000A31B3" w14:paraId="0FCB9082"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6190EC71"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Location</w:t>
            </w:r>
          </w:p>
        </w:tc>
      </w:tr>
      <w:tr w:rsidR="000A31B3" w:rsidRPr="000A31B3" w14:paraId="52B09A74"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0F737C75"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Rural</w:t>
            </w:r>
          </w:p>
        </w:tc>
        <w:tc>
          <w:tcPr>
            <w:tcW w:w="957" w:type="pct"/>
            <w:tcBorders>
              <w:top w:val="nil"/>
              <w:left w:val="nil"/>
              <w:bottom w:val="single" w:sz="4" w:space="0" w:color="auto"/>
              <w:right w:val="nil"/>
            </w:tcBorders>
            <w:shd w:val="clear" w:color="auto" w:fill="auto"/>
            <w:noWrap/>
            <w:vAlign w:val="bottom"/>
            <w:hideMark/>
          </w:tcPr>
          <w:p w14:paraId="5C7A54F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60%</w:t>
            </w:r>
          </w:p>
        </w:tc>
        <w:tc>
          <w:tcPr>
            <w:tcW w:w="1096" w:type="pct"/>
            <w:tcBorders>
              <w:top w:val="nil"/>
              <w:left w:val="nil"/>
              <w:bottom w:val="single" w:sz="4" w:space="0" w:color="auto"/>
              <w:right w:val="nil"/>
            </w:tcBorders>
            <w:shd w:val="clear" w:color="auto" w:fill="auto"/>
            <w:noWrap/>
            <w:vAlign w:val="bottom"/>
            <w:hideMark/>
          </w:tcPr>
          <w:p w14:paraId="5C19837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c>
          <w:tcPr>
            <w:tcW w:w="1087" w:type="pct"/>
            <w:tcBorders>
              <w:top w:val="nil"/>
              <w:left w:val="nil"/>
              <w:bottom w:val="single" w:sz="4" w:space="0" w:color="auto"/>
              <w:right w:val="nil"/>
            </w:tcBorders>
            <w:shd w:val="clear" w:color="auto" w:fill="auto"/>
            <w:noWrap/>
            <w:vAlign w:val="bottom"/>
            <w:hideMark/>
          </w:tcPr>
          <w:p w14:paraId="59D5EF0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c>
          <w:tcPr>
            <w:tcW w:w="922" w:type="pct"/>
            <w:tcBorders>
              <w:top w:val="nil"/>
              <w:left w:val="nil"/>
              <w:bottom w:val="single" w:sz="4" w:space="0" w:color="auto"/>
              <w:right w:val="nil"/>
            </w:tcBorders>
            <w:shd w:val="clear" w:color="auto" w:fill="auto"/>
            <w:noWrap/>
            <w:vAlign w:val="bottom"/>
            <w:hideMark/>
          </w:tcPr>
          <w:p w14:paraId="7F3FEE9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71%</w:t>
            </w:r>
          </w:p>
        </w:tc>
      </w:tr>
      <w:tr w:rsidR="000A31B3" w:rsidRPr="000A31B3" w14:paraId="04D937D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5C222330"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Urban</w:t>
            </w:r>
          </w:p>
        </w:tc>
        <w:tc>
          <w:tcPr>
            <w:tcW w:w="957" w:type="pct"/>
            <w:tcBorders>
              <w:top w:val="nil"/>
              <w:left w:val="nil"/>
              <w:bottom w:val="single" w:sz="4" w:space="0" w:color="auto"/>
              <w:right w:val="nil"/>
            </w:tcBorders>
            <w:shd w:val="clear" w:color="auto" w:fill="auto"/>
            <w:noWrap/>
            <w:vAlign w:val="bottom"/>
            <w:hideMark/>
          </w:tcPr>
          <w:p w14:paraId="24ACDA7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65%</w:t>
            </w:r>
          </w:p>
        </w:tc>
        <w:tc>
          <w:tcPr>
            <w:tcW w:w="1096" w:type="pct"/>
            <w:tcBorders>
              <w:top w:val="nil"/>
              <w:left w:val="nil"/>
              <w:bottom w:val="single" w:sz="4" w:space="0" w:color="auto"/>
              <w:right w:val="nil"/>
            </w:tcBorders>
            <w:shd w:val="clear" w:color="auto" w:fill="auto"/>
            <w:noWrap/>
            <w:vAlign w:val="bottom"/>
            <w:hideMark/>
          </w:tcPr>
          <w:p w14:paraId="164665B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80%</w:t>
            </w:r>
          </w:p>
        </w:tc>
        <w:tc>
          <w:tcPr>
            <w:tcW w:w="1087" w:type="pct"/>
            <w:tcBorders>
              <w:top w:val="nil"/>
              <w:left w:val="nil"/>
              <w:bottom w:val="single" w:sz="4" w:space="0" w:color="auto"/>
              <w:right w:val="nil"/>
            </w:tcBorders>
            <w:shd w:val="clear" w:color="auto" w:fill="auto"/>
            <w:noWrap/>
            <w:vAlign w:val="bottom"/>
            <w:hideMark/>
          </w:tcPr>
          <w:p w14:paraId="25B81C4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2322B07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r>
      <w:tr w:rsidR="000A31B3" w:rsidRPr="000A31B3" w14:paraId="6C9D2311"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1C405F85"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Sex</w:t>
            </w:r>
          </w:p>
        </w:tc>
      </w:tr>
      <w:tr w:rsidR="000A31B3" w:rsidRPr="000A31B3" w14:paraId="4E4B23E3"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63573464"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Male-head of household</w:t>
            </w:r>
          </w:p>
        </w:tc>
        <w:tc>
          <w:tcPr>
            <w:tcW w:w="957" w:type="pct"/>
            <w:tcBorders>
              <w:top w:val="nil"/>
              <w:left w:val="nil"/>
              <w:bottom w:val="single" w:sz="4" w:space="0" w:color="auto"/>
              <w:right w:val="nil"/>
            </w:tcBorders>
            <w:shd w:val="clear" w:color="auto" w:fill="auto"/>
            <w:noWrap/>
            <w:vAlign w:val="bottom"/>
            <w:hideMark/>
          </w:tcPr>
          <w:p w14:paraId="2381CBD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c>
          <w:tcPr>
            <w:tcW w:w="1096" w:type="pct"/>
            <w:tcBorders>
              <w:top w:val="nil"/>
              <w:left w:val="nil"/>
              <w:bottom w:val="single" w:sz="4" w:space="0" w:color="auto"/>
              <w:right w:val="nil"/>
            </w:tcBorders>
            <w:shd w:val="clear" w:color="auto" w:fill="auto"/>
            <w:noWrap/>
            <w:vAlign w:val="bottom"/>
            <w:hideMark/>
          </w:tcPr>
          <w:p w14:paraId="457636C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c>
          <w:tcPr>
            <w:tcW w:w="1087" w:type="pct"/>
            <w:tcBorders>
              <w:top w:val="nil"/>
              <w:left w:val="nil"/>
              <w:bottom w:val="single" w:sz="4" w:space="0" w:color="auto"/>
              <w:right w:val="nil"/>
            </w:tcBorders>
            <w:shd w:val="clear" w:color="auto" w:fill="auto"/>
            <w:noWrap/>
            <w:vAlign w:val="bottom"/>
            <w:hideMark/>
          </w:tcPr>
          <w:p w14:paraId="632015D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c>
          <w:tcPr>
            <w:tcW w:w="922" w:type="pct"/>
            <w:tcBorders>
              <w:top w:val="nil"/>
              <w:left w:val="nil"/>
              <w:bottom w:val="single" w:sz="4" w:space="0" w:color="auto"/>
              <w:right w:val="nil"/>
            </w:tcBorders>
            <w:shd w:val="clear" w:color="auto" w:fill="auto"/>
            <w:noWrap/>
            <w:vAlign w:val="bottom"/>
            <w:hideMark/>
          </w:tcPr>
          <w:p w14:paraId="60F2664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r>
      <w:tr w:rsidR="000A31B3" w:rsidRPr="000A31B3" w14:paraId="7A7064C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3AC90BC"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Female-head of household</w:t>
            </w:r>
          </w:p>
        </w:tc>
        <w:tc>
          <w:tcPr>
            <w:tcW w:w="957" w:type="pct"/>
            <w:tcBorders>
              <w:top w:val="nil"/>
              <w:left w:val="nil"/>
              <w:bottom w:val="single" w:sz="4" w:space="0" w:color="auto"/>
              <w:right w:val="nil"/>
            </w:tcBorders>
            <w:shd w:val="clear" w:color="auto" w:fill="auto"/>
            <w:noWrap/>
            <w:vAlign w:val="bottom"/>
            <w:hideMark/>
          </w:tcPr>
          <w:p w14:paraId="7E394AE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60%</w:t>
            </w:r>
          </w:p>
        </w:tc>
        <w:tc>
          <w:tcPr>
            <w:tcW w:w="1096" w:type="pct"/>
            <w:tcBorders>
              <w:top w:val="nil"/>
              <w:left w:val="nil"/>
              <w:bottom w:val="single" w:sz="4" w:space="0" w:color="auto"/>
              <w:right w:val="nil"/>
            </w:tcBorders>
            <w:shd w:val="clear" w:color="auto" w:fill="auto"/>
            <w:noWrap/>
            <w:vAlign w:val="bottom"/>
            <w:hideMark/>
          </w:tcPr>
          <w:p w14:paraId="76FB21C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c>
          <w:tcPr>
            <w:tcW w:w="1087" w:type="pct"/>
            <w:tcBorders>
              <w:top w:val="nil"/>
              <w:left w:val="nil"/>
              <w:bottom w:val="single" w:sz="4" w:space="0" w:color="auto"/>
              <w:right w:val="nil"/>
            </w:tcBorders>
            <w:shd w:val="clear" w:color="auto" w:fill="auto"/>
            <w:noWrap/>
            <w:vAlign w:val="bottom"/>
            <w:hideMark/>
          </w:tcPr>
          <w:p w14:paraId="1B4BF9C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89%</w:t>
            </w:r>
          </w:p>
        </w:tc>
        <w:tc>
          <w:tcPr>
            <w:tcW w:w="922" w:type="pct"/>
            <w:tcBorders>
              <w:top w:val="nil"/>
              <w:left w:val="nil"/>
              <w:bottom w:val="single" w:sz="4" w:space="0" w:color="auto"/>
              <w:right w:val="nil"/>
            </w:tcBorders>
            <w:shd w:val="clear" w:color="auto" w:fill="auto"/>
            <w:noWrap/>
            <w:vAlign w:val="bottom"/>
            <w:hideMark/>
          </w:tcPr>
          <w:p w14:paraId="4CB943F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r>
      <w:tr w:rsidR="000A31B3" w:rsidRPr="000A31B3" w14:paraId="1EBB9AC6"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44D79D55"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County</w:t>
            </w:r>
          </w:p>
        </w:tc>
      </w:tr>
      <w:tr w:rsidR="000A31B3" w:rsidRPr="000A31B3" w14:paraId="7D2C76E3"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E2D700E"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Akobo</w:t>
            </w:r>
          </w:p>
        </w:tc>
        <w:tc>
          <w:tcPr>
            <w:tcW w:w="957" w:type="pct"/>
            <w:tcBorders>
              <w:top w:val="nil"/>
              <w:left w:val="nil"/>
              <w:bottom w:val="single" w:sz="4" w:space="0" w:color="auto"/>
              <w:right w:val="nil"/>
            </w:tcBorders>
            <w:shd w:val="clear" w:color="auto" w:fill="auto"/>
            <w:noWrap/>
            <w:vAlign w:val="bottom"/>
            <w:hideMark/>
          </w:tcPr>
          <w:p w14:paraId="50307F8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51%</w:t>
            </w:r>
          </w:p>
        </w:tc>
        <w:tc>
          <w:tcPr>
            <w:tcW w:w="1096" w:type="pct"/>
            <w:tcBorders>
              <w:top w:val="nil"/>
              <w:left w:val="nil"/>
              <w:bottom w:val="single" w:sz="4" w:space="0" w:color="auto"/>
              <w:right w:val="nil"/>
            </w:tcBorders>
            <w:shd w:val="clear" w:color="auto" w:fill="auto"/>
            <w:noWrap/>
            <w:vAlign w:val="bottom"/>
            <w:hideMark/>
          </w:tcPr>
          <w:p w14:paraId="6F9A6CC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96%</w:t>
            </w:r>
          </w:p>
        </w:tc>
        <w:tc>
          <w:tcPr>
            <w:tcW w:w="1087" w:type="pct"/>
            <w:tcBorders>
              <w:top w:val="nil"/>
              <w:left w:val="nil"/>
              <w:bottom w:val="single" w:sz="4" w:space="0" w:color="auto"/>
              <w:right w:val="nil"/>
            </w:tcBorders>
            <w:shd w:val="clear" w:color="auto" w:fill="auto"/>
            <w:noWrap/>
            <w:vAlign w:val="bottom"/>
            <w:hideMark/>
          </w:tcPr>
          <w:p w14:paraId="124D359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370CB29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84%</w:t>
            </w:r>
          </w:p>
        </w:tc>
      </w:tr>
      <w:tr w:rsidR="000A31B3" w:rsidRPr="000A31B3" w14:paraId="1DFC5E4F"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2DD9E478"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Baliet</w:t>
            </w:r>
            <w:proofErr w:type="spellEnd"/>
          </w:p>
        </w:tc>
        <w:tc>
          <w:tcPr>
            <w:tcW w:w="957" w:type="pct"/>
            <w:tcBorders>
              <w:top w:val="nil"/>
              <w:left w:val="nil"/>
              <w:bottom w:val="single" w:sz="4" w:space="0" w:color="auto"/>
              <w:right w:val="nil"/>
            </w:tcBorders>
            <w:shd w:val="clear" w:color="auto" w:fill="auto"/>
            <w:noWrap/>
            <w:vAlign w:val="bottom"/>
            <w:hideMark/>
          </w:tcPr>
          <w:p w14:paraId="1B1E88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29%</w:t>
            </w:r>
          </w:p>
        </w:tc>
        <w:tc>
          <w:tcPr>
            <w:tcW w:w="1096" w:type="pct"/>
            <w:tcBorders>
              <w:top w:val="nil"/>
              <w:left w:val="nil"/>
              <w:bottom w:val="single" w:sz="4" w:space="0" w:color="auto"/>
              <w:right w:val="nil"/>
            </w:tcBorders>
            <w:shd w:val="clear" w:color="auto" w:fill="auto"/>
            <w:noWrap/>
            <w:vAlign w:val="bottom"/>
            <w:hideMark/>
          </w:tcPr>
          <w:p w14:paraId="7D71916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53%</w:t>
            </w:r>
          </w:p>
        </w:tc>
        <w:tc>
          <w:tcPr>
            <w:tcW w:w="1087" w:type="pct"/>
            <w:tcBorders>
              <w:top w:val="nil"/>
              <w:left w:val="nil"/>
              <w:bottom w:val="single" w:sz="4" w:space="0" w:color="auto"/>
              <w:right w:val="nil"/>
            </w:tcBorders>
            <w:shd w:val="clear" w:color="auto" w:fill="auto"/>
            <w:noWrap/>
            <w:vAlign w:val="bottom"/>
            <w:hideMark/>
          </w:tcPr>
          <w:p w14:paraId="08E32FB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97%</w:t>
            </w:r>
          </w:p>
        </w:tc>
        <w:tc>
          <w:tcPr>
            <w:tcW w:w="922" w:type="pct"/>
            <w:tcBorders>
              <w:top w:val="nil"/>
              <w:left w:val="nil"/>
              <w:bottom w:val="single" w:sz="4" w:space="0" w:color="auto"/>
              <w:right w:val="nil"/>
            </w:tcBorders>
            <w:shd w:val="clear" w:color="auto" w:fill="auto"/>
            <w:noWrap/>
            <w:vAlign w:val="bottom"/>
            <w:hideMark/>
          </w:tcPr>
          <w:p w14:paraId="0EA9AA7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67%</w:t>
            </w:r>
          </w:p>
        </w:tc>
      </w:tr>
      <w:tr w:rsidR="000A31B3" w:rsidRPr="000A31B3" w14:paraId="1827DD18"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5BACB72"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Budi</w:t>
            </w:r>
          </w:p>
        </w:tc>
        <w:tc>
          <w:tcPr>
            <w:tcW w:w="957" w:type="pct"/>
            <w:tcBorders>
              <w:top w:val="nil"/>
              <w:left w:val="nil"/>
              <w:bottom w:val="single" w:sz="4" w:space="0" w:color="auto"/>
              <w:right w:val="nil"/>
            </w:tcBorders>
            <w:shd w:val="clear" w:color="auto" w:fill="auto"/>
            <w:noWrap/>
            <w:vAlign w:val="bottom"/>
            <w:hideMark/>
          </w:tcPr>
          <w:p w14:paraId="1A1BD0F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19%</w:t>
            </w:r>
          </w:p>
        </w:tc>
        <w:tc>
          <w:tcPr>
            <w:tcW w:w="1096" w:type="pct"/>
            <w:tcBorders>
              <w:top w:val="nil"/>
              <w:left w:val="nil"/>
              <w:bottom w:val="single" w:sz="4" w:space="0" w:color="auto"/>
              <w:right w:val="nil"/>
            </w:tcBorders>
            <w:shd w:val="clear" w:color="auto" w:fill="auto"/>
            <w:noWrap/>
            <w:vAlign w:val="bottom"/>
            <w:hideMark/>
          </w:tcPr>
          <w:p w14:paraId="382BA98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33%</w:t>
            </w:r>
          </w:p>
        </w:tc>
        <w:tc>
          <w:tcPr>
            <w:tcW w:w="1087" w:type="pct"/>
            <w:tcBorders>
              <w:top w:val="nil"/>
              <w:left w:val="nil"/>
              <w:bottom w:val="single" w:sz="4" w:space="0" w:color="auto"/>
              <w:right w:val="nil"/>
            </w:tcBorders>
            <w:shd w:val="clear" w:color="auto" w:fill="auto"/>
            <w:noWrap/>
            <w:vAlign w:val="bottom"/>
            <w:hideMark/>
          </w:tcPr>
          <w:p w14:paraId="7E149E0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77FF4C8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24%</w:t>
            </w:r>
          </w:p>
        </w:tc>
      </w:tr>
      <w:tr w:rsidR="000A31B3" w:rsidRPr="000A31B3" w14:paraId="370E0C5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4C59938C"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Duk</w:t>
            </w:r>
            <w:proofErr w:type="spellEnd"/>
          </w:p>
        </w:tc>
        <w:tc>
          <w:tcPr>
            <w:tcW w:w="957" w:type="pct"/>
            <w:tcBorders>
              <w:top w:val="nil"/>
              <w:left w:val="nil"/>
              <w:bottom w:val="single" w:sz="4" w:space="0" w:color="auto"/>
              <w:right w:val="nil"/>
            </w:tcBorders>
            <w:shd w:val="clear" w:color="auto" w:fill="auto"/>
            <w:noWrap/>
            <w:vAlign w:val="bottom"/>
            <w:hideMark/>
          </w:tcPr>
          <w:p w14:paraId="237E33A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c>
          <w:tcPr>
            <w:tcW w:w="1096" w:type="pct"/>
            <w:tcBorders>
              <w:top w:val="nil"/>
              <w:left w:val="nil"/>
              <w:bottom w:val="single" w:sz="4" w:space="0" w:color="auto"/>
              <w:right w:val="nil"/>
            </w:tcBorders>
            <w:shd w:val="clear" w:color="auto" w:fill="auto"/>
            <w:noWrap/>
            <w:vAlign w:val="bottom"/>
            <w:hideMark/>
          </w:tcPr>
          <w:p w14:paraId="3B91818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1087" w:type="pct"/>
            <w:tcBorders>
              <w:top w:val="nil"/>
              <w:left w:val="nil"/>
              <w:bottom w:val="single" w:sz="4" w:space="0" w:color="auto"/>
              <w:right w:val="nil"/>
            </w:tcBorders>
            <w:shd w:val="clear" w:color="auto" w:fill="auto"/>
            <w:noWrap/>
            <w:vAlign w:val="bottom"/>
            <w:hideMark/>
          </w:tcPr>
          <w:p w14:paraId="5823511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99%</w:t>
            </w:r>
          </w:p>
        </w:tc>
        <w:tc>
          <w:tcPr>
            <w:tcW w:w="922" w:type="pct"/>
            <w:tcBorders>
              <w:top w:val="nil"/>
              <w:left w:val="nil"/>
              <w:bottom w:val="single" w:sz="4" w:space="0" w:color="auto"/>
              <w:right w:val="nil"/>
            </w:tcBorders>
            <w:shd w:val="clear" w:color="auto" w:fill="auto"/>
            <w:noWrap/>
            <w:vAlign w:val="bottom"/>
            <w:hideMark/>
          </w:tcPr>
          <w:p w14:paraId="5DEBB86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r>
      <w:tr w:rsidR="000A31B3" w:rsidRPr="000A31B3" w14:paraId="42E67C9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0FCB6BB"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Jur</w:t>
            </w:r>
            <w:proofErr w:type="spellEnd"/>
            <w:r w:rsidRPr="000A31B3">
              <w:rPr>
                <w:rFonts w:eastAsia="Times New Roman" w:cs="Calibri"/>
                <w:color w:val="000000"/>
                <w:sz w:val="20"/>
                <w:szCs w:val="20"/>
              </w:rPr>
              <w:t xml:space="preserve"> River</w:t>
            </w:r>
          </w:p>
        </w:tc>
        <w:tc>
          <w:tcPr>
            <w:tcW w:w="957" w:type="pct"/>
            <w:tcBorders>
              <w:top w:val="nil"/>
              <w:left w:val="nil"/>
              <w:bottom w:val="single" w:sz="4" w:space="0" w:color="auto"/>
              <w:right w:val="nil"/>
            </w:tcBorders>
            <w:shd w:val="clear" w:color="auto" w:fill="auto"/>
            <w:noWrap/>
            <w:vAlign w:val="bottom"/>
            <w:hideMark/>
          </w:tcPr>
          <w:p w14:paraId="69FAFC3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56%</w:t>
            </w:r>
          </w:p>
        </w:tc>
        <w:tc>
          <w:tcPr>
            <w:tcW w:w="1096" w:type="pct"/>
            <w:tcBorders>
              <w:top w:val="nil"/>
              <w:left w:val="nil"/>
              <w:bottom w:val="single" w:sz="4" w:space="0" w:color="auto"/>
              <w:right w:val="nil"/>
            </w:tcBorders>
            <w:shd w:val="clear" w:color="auto" w:fill="auto"/>
            <w:noWrap/>
            <w:vAlign w:val="bottom"/>
            <w:hideMark/>
          </w:tcPr>
          <w:p w14:paraId="5CAA095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47%</w:t>
            </w:r>
          </w:p>
        </w:tc>
        <w:tc>
          <w:tcPr>
            <w:tcW w:w="1087" w:type="pct"/>
            <w:tcBorders>
              <w:top w:val="nil"/>
              <w:left w:val="nil"/>
              <w:bottom w:val="single" w:sz="4" w:space="0" w:color="auto"/>
              <w:right w:val="nil"/>
            </w:tcBorders>
            <w:shd w:val="clear" w:color="auto" w:fill="auto"/>
            <w:noWrap/>
            <w:vAlign w:val="bottom"/>
            <w:hideMark/>
          </w:tcPr>
          <w:p w14:paraId="02344BA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c>
          <w:tcPr>
            <w:tcW w:w="922" w:type="pct"/>
            <w:tcBorders>
              <w:top w:val="nil"/>
              <w:left w:val="nil"/>
              <w:bottom w:val="single" w:sz="4" w:space="0" w:color="auto"/>
              <w:right w:val="nil"/>
            </w:tcBorders>
            <w:shd w:val="clear" w:color="auto" w:fill="auto"/>
            <w:noWrap/>
            <w:vAlign w:val="bottom"/>
            <w:hideMark/>
          </w:tcPr>
          <w:p w14:paraId="2B464C3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r>
      <w:tr w:rsidR="000A31B3" w:rsidRPr="000A31B3" w14:paraId="430115F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F46E748"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Kapoeta North</w:t>
            </w:r>
          </w:p>
        </w:tc>
        <w:tc>
          <w:tcPr>
            <w:tcW w:w="957" w:type="pct"/>
            <w:tcBorders>
              <w:top w:val="nil"/>
              <w:left w:val="nil"/>
              <w:bottom w:val="single" w:sz="4" w:space="0" w:color="auto"/>
              <w:right w:val="nil"/>
            </w:tcBorders>
            <w:shd w:val="clear" w:color="auto" w:fill="auto"/>
            <w:noWrap/>
            <w:vAlign w:val="bottom"/>
            <w:hideMark/>
          </w:tcPr>
          <w:p w14:paraId="7E2365A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63%</w:t>
            </w:r>
          </w:p>
        </w:tc>
        <w:tc>
          <w:tcPr>
            <w:tcW w:w="1096" w:type="pct"/>
            <w:tcBorders>
              <w:top w:val="nil"/>
              <w:left w:val="nil"/>
              <w:bottom w:val="single" w:sz="4" w:space="0" w:color="auto"/>
              <w:right w:val="nil"/>
            </w:tcBorders>
            <w:shd w:val="clear" w:color="auto" w:fill="auto"/>
            <w:noWrap/>
            <w:vAlign w:val="bottom"/>
            <w:hideMark/>
          </w:tcPr>
          <w:p w14:paraId="2EFEE5B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85%</w:t>
            </w:r>
          </w:p>
        </w:tc>
        <w:tc>
          <w:tcPr>
            <w:tcW w:w="1087" w:type="pct"/>
            <w:tcBorders>
              <w:top w:val="nil"/>
              <w:left w:val="nil"/>
              <w:bottom w:val="single" w:sz="4" w:space="0" w:color="auto"/>
              <w:right w:val="nil"/>
            </w:tcBorders>
            <w:shd w:val="clear" w:color="auto" w:fill="auto"/>
            <w:noWrap/>
            <w:vAlign w:val="bottom"/>
            <w:hideMark/>
          </w:tcPr>
          <w:p w14:paraId="03BEC29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nil"/>
              <w:left w:val="nil"/>
              <w:bottom w:val="single" w:sz="4" w:space="0" w:color="auto"/>
              <w:right w:val="nil"/>
            </w:tcBorders>
            <w:shd w:val="clear" w:color="auto" w:fill="auto"/>
            <w:noWrap/>
            <w:vAlign w:val="bottom"/>
            <w:hideMark/>
          </w:tcPr>
          <w:p w14:paraId="483C0E6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88%</w:t>
            </w:r>
          </w:p>
        </w:tc>
      </w:tr>
      <w:tr w:rsidR="000A31B3" w:rsidRPr="000A31B3" w14:paraId="345EDEA2"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BB4F722"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Leer</w:t>
            </w:r>
          </w:p>
        </w:tc>
        <w:tc>
          <w:tcPr>
            <w:tcW w:w="957" w:type="pct"/>
            <w:tcBorders>
              <w:top w:val="nil"/>
              <w:left w:val="nil"/>
              <w:bottom w:val="single" w:sz="4" w:space="0" w:color="auto"/>
              <w:right w:val="nil"/>
            </w:tcBorders>
            <w:shd w:val="clear" w:color="auto" w:fill="auto"/>
            <w:noWrap/>
            <w:vAlign w:val="bottom"/>
            <w:hideMark/>
          </w:tcPr>
          <w:p w14:paraId="087988A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c>
          <w:tcPr>
            <w:tcW w:w="1096" w:type="pct"/>
            <w:tcBorders>
              <w:top w:val="nil"/>
              <w:left w:val="nil"/>
              <w:bottom w:val="single" w:sz="4" w:space="0" w:color="auto"/>
              <w:right w:val="nil"/>
            </w:tcBorders>
            <w:shd w:val="clear" w:color="auto" w:fill="auto"/>
            <w:noWrap/>
            <w:vAlign w:val="bottom"/>
            <w:hideMark/>
          </w:tcPr>
          <w:p w14:paraId="397B419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56%</w:t>
            </w:r>
          </w:p>
        </w:tc>
        <w:tc>
          <w:tcPr>
            <w:tcW w:w="1087" w:type="pct"/>
            <w:tcBorders>
              <w:top w:val="nil"/>
              <w:left w:val="nil"/>
              <w:bottom w:val="single" w:sz="4" w:space="0" w:color="auto"/>
              <w:right w:val="nil"/>
            </w:tcBorders>
            <w:shd w:val="clear" w:color="auto" w:fill="auto"/>
            <w:noWrap/>
            <w:vAlign w:val="bottom"/>
            <w:hideMark/>
          </w:tcPr>
          <w:p w14:paraId="488FDAB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84%</w:t>
            </w:r>
          </w:p>
        </w:tc>
        <w:tc>
          <w:tcPr>
            <w:tcW w:w="922" w:type="pct"/>
            <w:tcBorders>
              <w:top w:val="nil"/>
              <w:left w:val="nil"/>
              <w:bottom w:val="single" w:sz="4" w:space="0" w:color="auto"/>
              <w:right w:val="nil"/>
            </w:tcBorders>
            <w:shd w:val="clear" w:color="auto" w:fill="auto"/>
            <w:noWrap/>
            <w:vAlign w:val="bottom"/>
            <w:hideMark/>
          </w:tcPr>
          <w:p w14:paraId="51C6029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66%</w:t>
            </w:r>
          </w:p>
        </w:tc>
      </w:tr>
      <w:tr w:rsidR="000A31B3" w:rsidRPr="000A31B3" w14:paraId="782A0BCE"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68FBD07"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Mayendit</w:t>
            </w:r>
            <w:proofErr w:type="spellEnd"/>
          </w:p>
        </w:tc>
        <w:tc>
          <w:tcPr>
            <w:tcW w:w="957" w:type="pct"/>
            <w:tcBorders>
              <w:top w:val="nil"/>
              <w:left w:val="nil"/>
              <w:bottom w:val="single" w:sz="4" w:space="0" w:color="auto"/>
              <w:right w:val="nil"/>
            </w:tcBorders>
            <w:shd w:val="clear" w:color="auto" w:fill="auto"/>
            <w:noWrap/>
            <w:vAlign w:val="bottom"/>
            <w:hideMark/>
          </w:tcPr>
          <w:p w14:paraId="435376A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55%</w:t>
            </w:r>
          </w:p>
        </w:tc>
        <w:tc>
          <w:tcPr>
            <w:tcW w:w="1096" w:type="pct"/>
            <w:tcBorders>
              <w:top w:val="nil"/>
              <w:left w:val="nil"/>
              <w:bottom w:val="single" w:sz="4" w:space="0" w:color="auto"/>
              <w:right w:val="nil"/>
            </w:tcBorders>
            <w:shd w:val="clear" w:color="auto" w:fill="auto"/>
            <w:noWrap/>
            <w:vAlign w:val="bottom"/>
            <w:hideMark/>
          </w:tcPr>
          <w:p w14:paraId="73FBDEF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36%</w:t>
            </w:r>
          </w:p>
        </w:tc>
        <w:tc>
          <w:tcPr>
            <w:tcW w:w="1087" w:type="pct"/>
            <w:tcBorders>
              <w:top w:val="nil"/>
              <w:left w:val="nil"/>
              <w:bottom w:val="single" w:sz="4" w:space="0" w:color="auto"/>
              <w:right w:val="nil"/>
            </w:tcBorders>
            <w:shd w:val="clear" w:color="auto" w:fill="auto"/>
            <w:noWrap/>
            <w:vAlign w:val="bottom"/>
            <w:hideMark/>
          </w:tcPr>
          <w:p w14:paraId="20A4FAE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97%</w:t>
            </w:r>
          </w:p>
        </w:tc>
        <w:tc>
          <w:tcPr>
            <w:tcW w:w="922" w:type="pct"/>
            <w:tcBorders>
              <w:top w:val="nil"/>
              <w:left w:val="nil"/>
              <w:bottom w:val="single" w:sz="4" w:space="0" w:color="auto"/>
              <w:right w:val="nil"/>
            </w:tcBorders>
            <w:shd w:val="clear" w:color="auto" w:fill="auto"/>
            <w:noWrap/>
            <w:vAlign w:val="bottom"/>
            <w:hideMark/>
          </w:tcPr>
          <w:p w14:paraId="743A35A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58%</w:t>
            </w:r>
          </w:p>
        </w:tc>
      </w:tr>
      <w:tr w:rsidR="000A31B3" w:rsidRPr="000A31B3" w14:paraId="571F98B7"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0013D5A7" w14:textId="3140B8E6" w:rsidR="000A31B3" w:rsidRPr="000A31B3" w:rsidRDefault="00DD0616" w:rsidP="000A31B3">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957" w:type="pct"/>
            <w:tcBorders>
              <w:top w:val="nil"/>
              <w:left w:val="nil"/>
              <w:bottom w:val="single" w:sz="4" w:space="0" w:color="auto"/>
              <w:right w:val="nil"/>
            </w:tcBorders>
            <w:shd w:val="clear" w:color="auto" w:fill="auto"/>
            <w:noWrap/>
            <w:vAlign w:val="bottom"/>
            <w:hideMark/>
          </w:tcPr>
          <w:p w14:paraId="13F805D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c>
          <w:tcPr>
            <w:tcW w:w="1096" w:type="pct"/>
            <w:tcBorders>
              <w:top w:val="nil"/>
              <w:left w:val="nil"/>
              <w:bottom w:val="single" w:sz="4" w:space="0" w:color="auto"/>
              <w:right w:val="nil"/>
            </w:tcBorders>
            <w:shd w:val="clear" w:color="auto" w:fill="auto"/>
            <w:noWrap/>
            <w:vAlign w:val="bottom"/>
            <w:hideMark/>
          </w:tcPr>
          <w:p w14:paraId="2D05D0D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59%</w:t>
            </w:r>
          </w:p>
        </w:tc>
        <w:tc>
          <w:tcPr>
            <w:tcW w:w="1087" w:type="pct"/>
            <w:tcBorders>
              <w:top w:val="nil"/>
              <w:left w:val="nil"/>
              <w:bottom w:val="single" w:sz="4" w:space="0" w:color="auto"/>
              <w:right w:val="nil"/>
            </w:tcBorders>
            <w:shd w:val="clear" w:color="auto" w:fill="auto"/>
            <w:noWrap/>
            <w:vAlign w:val="bottom"/>
            <w:hideMark/>
          </w:tcPr>
          <w:p w14:paraId="5329C2A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95%</w:t>
            </w:r>
          </w:p>
        </w:tc>
        <w:tc>
          <w:tcPr>
            <w:tcW w:w="922" w:type="pct"/>
            <w:tcBorders>
              <w:top w:val="nil"/>
              <w:left w:val="nil"/>
              <w:bottom w:val="single" w:sz="4" w:space="0" w:color="auto"/>
              <w:right w:val="nil"/>
            </w:tcBorders>
            <w:shd w:val="clear" w:color="auto" w:fill="auto"/>
            <w:noWrap/>
            <w:vAlign w:val="bottom"/>
            <w:hideMark/>
          </w:tcPr>
          <w:p w14:paraId="041C922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r>
      <w:tr w:rsidR="000A31B3" w:rsidRPr="000A31B3" w14:paraId="4F231C19"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232874F"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Pibor</w:t>
            </w:r>
          </w:p>
        </w:tc>
        <w:tc>
          <w:tcPr>
            <w:tcW w:w="957" w:type="pct"/>
            <w:tcBorders>
              <w:top w:val="nil"/>
              <w:left w:val="nil"/>
              <w:bottom w:val="single" w:sz="4" w:space="0" w:color="auto"/>
              <w:right w:val="nil"/>
            </w:tcBorders>
            <w:shd w:val="clear" w:color="auto" w:fill="auto"/>
            <w:noWrap/>
            <w:vAlign w:val="bottom"/>
            <w:hideMark/>
          </w:tcPr>
          <w:p w14:paraId="177DD1F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69%</w:t>
            </w:r>
          </w:p>
        </w:tc>
        <w:tc>
          <w:tcPr>
            <w:tcW w:w="1096" w:type="pct"/>
            <w:tcBorders>
              <w:top w:val="nil"/>
              <w:left w:val="nil"/>
              <w:bottom w:val="single" w:sz="4" w:space="0" w:color="auto"/>
              <w:right w:val="nil"/>
            </w:tcBorders>
            <w:shd w:val="clear" w:color="auto" w:fill="auto"/>
            <w:noWrap/>
            <w:vAlign w:val="bottom"/>
            <w:hideMark/>
          </w:tcPr>
          <w:p w14:paraId="50EBE84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98%</w:t>
            </w:r>
          </w:p>
        </w:tc>
        <w:tc>
          <w:tcPr>
            <w:tcW w:w="1087" w:type="pct"/>
            <w:tcBorders>
              <w:top w:val="nil"/>
              <w:left w:val="nil"/>
              <w:bottom w:val="single" w:sz="4" w:space="0" w:color="auto"/>
              <w:right w:val="nil"/>
            </w:tcBorders>
            <w:shd w:val="clear" w:color="auto" w:fill="auto"/>
            <w:noWrap/>
            <w:vAlign w:val="bottom"/>
            <w:hideMark/>
          </w:tcPr>
          <w:p w14:paraId="053B1B4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479235B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98%</w:t>
            </w:r>
          </w:p>
        </w:tc>
      </w:tr>
      <w:tr w:rsidR="000A31B3" w:rsidRPr="000A31B3" w14:paraId="68D9C239"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0F9BF88"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Ulang</w:t>
            </w:r>
            <w:proofErr w:type="spellEnd"/>
          </w:p>
        </w:tc>
        <w:tc>
          <w:tcPr>
            <w:tcW w:w="957" w:type="pct"/>
            <w:tcBorders>
              <w:top w:val="nil"/>
              <w:left w:val="nil"/>
              <w:bottom w:val="single" w:sz="4" w:space="0" w:color="auto"/>
              <w:right w:val="nil"/>
            </w:tcBorders>
            <w:shd w:val="clear" w:color="auto" w:fill="auto"/>
            <w:noWrap/>
            <w:vAlign w:val="bottom"/>
            <w:hideMark/>
          </w:tcPr>
          <w:p w14:paraId="58356CB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82%</w:t>
            </w:r>
          </w:p>
        </w:tc>
        <w:tc>
          <w:tcPr>
            <w:tcW w:w="1096" w:type="pct"/>
            <w:tcBorders>
              <w:top w:val="nil"/>
              <w:left w:val="nil"/>
              <w:bottom w:val="single" w:sz="4" w:space="0" w:color="auto"/>
              <w:right w:val="nil"/>
            </w:tcBorders>
            <w:shd w:val="clear" w:color="auto" w:fill="auto"/>
            <w:noWrap/>
            <w:vAlign w:val="bottom"/>
            <w:hideMark/>
          </w:tcPr>
          <w:p w14:paraId="14989E0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76%</w:t>
            </w:r>
          </w:p>
        </w:tc>
        <w:tc>
          <w:tcPr>
            <w:tcW w:w="1087" w:type="pct"/>
            <w:tcBorders>
              <w:top w:val="nil"/>
              <w:left w:val="nil"/>
              <w:bottom w:val="single" w:sz="4" w:space="0" w:color="auto"/>
              <w:right w:val="nil"/>
            </w:tcBorders>
            <w:shd w:val="clear" w:color="auto" w:fill="auto"/>
            <w:noWrap/>
            <w:vAlign w:val="bottom"/>
            <w:hideMark/>
          </w:tcPr>
          <w:p w14:paraId="3DF3E59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94%</w:t>
            </w:r>
          </w:p>
        </w:tc>
        <w:tc>
          <w:tcPr>
            <w:tcW w:w="922" w:type="pct"/>
            <w:tcBorders>
              <w:top w:val="nil"/>
              <w:left w:val="nil"/>
              <w:bottom w:val="single" w:sz="4" w:space="0" w:color="auto"/>
              <w:right w:val="nil"/>
            </w:tcBorders>
            <w:shd w:val="clear" w:color="auto" w:fill="auto"/>
            <w:noWrap/>
            <w:vAlign w:val="bottom"/>
            <w:hideMark/>
          </w:tcPr>
          <w:p w14:paraId="50BC74C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r>
      <w:tr w:rsidR="000A31B3" w:rsidRPr="000A31B3" w14:paraId="24F09882"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04FCF82D"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Uror</w:t>
            </w:r>
            <w:proofErr w:type="spellEnd"/>
          </w:p>
        </w:tc>
        <w:tc>
          <w:tcPr>
            <w:tcW w:w="957" w:type="pct"/>
            <w:tcBorders>
              <w:top w:val="nil"/>
              <w:left w:val="nil"/>
              <w:bottom w:val="single" w:sz="4" w:space="0" w:color="auto"/>
              <w:right w:val="nil"/>
            </w:tcBorders>
            <w:shd w:val="clear" w:color="auto" w:fill="auto"/>
            <w:noWrap/>
            <w:vAlign w:val="bottom"/>
            <w:hideMark/>
          </w:tcPr>
          <w:p w14:paraId="77C9864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71%</w:t>
            </w:r>
          </w:p>
        </w:tc>
        <w:tc>
          <w:tcPr>
            <w:tcW w:w="1096" w:type="pct"/>
            <w:tcBorders>
              <w:top w:val="nil"/>
              <w:left w:val="nil"/>
              <w:bottom w:val="single" w:sz="4" w:space="0" w:color="auto"/>
              <w:right w:val="nil"/>
            </w:tcBorders>
            <w:shd w:val="clear" w:color="auto" w:fill="auto"/>
            <w:noWrap/>
            <w:vAlign w:val="bottom"/>
            <w:hideMark/>
          </w:tcPr>
          <w:p w14:paraId="09321B6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87%</w:t>
            </w:r>
          </w:p>
        </w:tc>
        <w:tc>
          <w:tcPr>
            <w:tcW w:w="1087" w:type="pct"/>
            <w:tcBorders>
              <w:top w:val="nil"/>
              <w:left w:val="nil"/>
              <w:bottom w:val="single" w:sz="4" w:space="0" w:color="auto"/>
              <w:right w:val="nil"/>
            </w:tcBorders>
            <w:shd w:val="clear" w:color="auto" w:fill="auto"/>
            <w:noWrap/>
            <w:vAlign w:val="bottom"/>
            <w:hideMark/>
          </w:tcPr>
          <w:p w14:paraId="625219C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c>
          <w:tcPr>
            <w:tcW w:w="922" w:type="pct"/>
            <w:tcBorders>
              <w:top w:val="nil"/>
              <w:left w:val="nil"/>
              <w:bottom w:val="single" w:sz="4" w:space="0" w:color="auto"/>
              <w:right w:val="nil"/>
            </w:tcBorders>
            <w:shd w:val="clear" w:color="auto" w:fill="auto"/>
            <w:noWrap/>
            <w:vAlign w:val="bottom"/>
            <w:hideMark/>
          </w:tcPr>
          <w:p w14:paraId="02B2EB1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r>
      <w:tr w:rsidR="000A31B3" w:rsidRPr="000A31B3" w14:paraId="4F39F02B"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D1788F3"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Wau</w:t>
            </w:r>
            <w:proofErr w:type="spellEnd"/>
          </w:p>
        </w:tc>
        <w:tc>
          <w:tcPr>
            <w:tcW w:w="957" w:type="pct"/>
            <w:tcBorders>
              <w:top w:val="nil"/>
              <w:left w:val="nil"/>
              <w:bottom w:val="single" w:sz="4" w:space="0" w:color="auto"/>
              <w:right w:val="nil"/>
            </w:tcBorders>
            <w:shd w:val="clear" w:color="auto" w:fill="auto"/>
            <w:noWrap/>
            <w:vAlign w:val="bottom"/>
            <w:hideMark/>
          </w:tcPr>
          <w:p w14:paraId="4AED94F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53%</w:t>
            </w:r>
          </w:p>
        </w:tc>
        <w:tc>
          <w:tcPr>
            <w:tcW w:w="1096" w:type="pct"/>
            <w:tcBorders>
              <w:top w:val="nil"/>
              <w:left w:val="nil"/>
              <w:bottom w:val="single" w:sz="4" w:space="0" w:color="auto"/>
              <w:right w:val="nil"/>
            </w:tcBorders>
            <w:shd w:val="clear" w:color="auto" w:fill="auto"/>
            <w:noWrap/>
            <w:vAlign w:val="bottom"/>
            <w:hideMark/>
          </w:tcPr>
          <w:p w14:paraId="1778948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48%</w:t>
            </w:r>
          </w:p>
        </w:tc>
        <w:tc>
          <w:tcPr>
            <w:tcW w:w="1087" w:type="pct"/>
            <w:tcBorders>
              <w:top w:val="nil"/>
              <w:left w:val="nil"/>
              <w:bottom w:val="single" w:sz="4" w:space="0" w:color="auto"/>
              <w:right w:val="nil"/>
            </w:tcBorders>
            <w:shd w:val="clear" w:color="auto" w:fill="auto"/>
            <w:noWrap/>
            <w:vAlign w:val="bottom"/>
            <w:hideMark/>
          </w:tcPr>
          <w:p w14:paraId="07E7063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87%</w:t>
            </w:r>
          </w:p>
        </w:tc>
        <w:tc>
          <w:tcPr>
            <w:tcW w:w="922" w:type="pct"/>
            <w:tcBorders>
              <w:top w:val="nil"/>
              <w:left w:val="nil"/>
              <w:bottom w:val="single" w:sz="4" w:space="0" w:color="auto"/>
              <w:right w:val="nil"/>
            </w:tcBorders>
            <w:shd w:val="clear" w:color="auto" w:fill="auto"/>
            <w:noWrap/>
            <w:vAlign w:val="bottom"/>
            <w:hideMark/>
          </w:tcPr>
          <w:p w14:paraId="44E6398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47%</w:t>
            </w:r>
          </w:p>
        </w:tc>
      </w:tr>
      <w:tr w:rsidR="000A31B3" w:rsidRPr="000A31B3" w14:paraId="5C6B4772"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7CBF92AF"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Region</w:t>
            </w:r>
          </w:p>
        </w:tc>
      </w:tr>
      <w:tr w:rsidR="000A31B3" w:rsidRPr="000A31B3" w14:paraId="32BA1E4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AA0D4A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Bahr El-Ghazel</w:t>
            </w:r>
          </w:p>
        </w:tc>
        <w:tc>
          <w:tcPr>
            <w:tcW w:w="957" w:type="pct"/>
            <w:tcBorders>
              <w:top w:val="nil"/>
              <w:left w:val="nil"/>
              <w:bottom w:val="single" w:sz="4" w:space="0" w:color="auto"/>
              <w:right w:val="nil"/>
            </w:tcBorders>
            <w:shd w:val="clear" w:color="auto" w:fill="auto"/>
            <w:noWrap/>
            <w:vAlign w:val="bottom"/>
            <w:hideMark/>
          </w:tcPr>
          <w:p w14:paraId="2709F3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c>
          <w:tcPr>
            <w:tcW w:w="1096" w:type="pct"/>
            <w:tcBorders>
              <w:top w:val="nil"/>
              <w:left w:val="nil"/>
              <w:bottom w:val="single" w:sz="4" w:space="0" w:color="auto"/>
              <w:right w:val="nil"/>
            </w:tcBorders>
            <w:shd w:val="clear" w:color="auto" w:fill="auto"/>
            <w:noWrap/>
            <w:vAlign w:val="bottom"/>
            <w:hideMark/>
          </w:tcPr>
          <w:p w14:paraId="43D9606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48%</w:t>
            </w:r>
          </w:p>
        </w:tc>
        <w:tc>
          <w:tcPr>
            <w:tcW w:w="1087" w:type="pct"/>
            <w:tcBorders>
              <w:top w:val="nil"/>
              <w:left w:val="nil"/>
              <w:bottom w:val="single" w:sz="4" w:space="0" w:color="auto"/>
              <w:right w:val="nil"/>
            </w:tcBorders>
            <w:shd w:val="clear" w:color="auto" w:fill="auto"/>
            <w:noWrap/>
            <w:vAlign w:val="bottom"/>
            <w:hideMark/>
          </w:tcPr>
          <w:p w14:paraId="0554EE3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83%</w:t>
            </w:r>
          </w:p>
        </w:tc>
        <w:tc>
          <w:tcPr>
            <w:tcW w:w="922" w:type="pct"/>
            <w:tcBorders>
              <w:top w:val="nil"/>
              <w:left w:val="nil"/>
              <w:bottom w:val="single" w:sz="4" w:space="0" w:color="auto"/>
              <w:right w:val="nil"/>
            </w:tcBorders>
            <w:shd w:val="clear" w:color="auto" w:fill="auto"/>
            <w:noWrap/>
            <w:vAlign w:val="bottom"/>
            <w:hideMark/>
          </w:tcPr>
          <w:p w14:paraId="2644A6A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50%</w:t>
            </w:r>
          </w:p>
        </w:tc>
      </w:tr>
      <w:tr w:rsidR="000A31B3" w:rsidRPr="000A31B3" w14:paraId="52BE516C"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29273EF7"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Equatoria</w:t>
            </w:r>
            <w:proofErr w:type="spellEnd"/>
          </w:p>
        </w:tc>
        <w:tc>
          <w:tcPr>
            <w:tcW w:w="957" w:type="pct"/>
            <w:tcBorders>
              <w:top w:val="nil"/>
              <w:left w:val="nil"/>
              <w:bottom w:val="single" w:sz="4" w:space="0" w:color="auto"/>
              <w:right w:val="nil"/>
            </w:tcBorders>
            <w:shd w:val="clear" w:color="auto" w:fill="auto"/>
            <w:noWrap/>
            <w:vAlign w:val="bottom"/>
            <w:hideMark/>
          </w:tcPr>
          <w:p w14:paraId="61A748A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40%</w:t>
            </w:r>
          </w:p>
        </w:tc>
        <w:tc>
          <w:tcPr>
            <w:tcW w:w="1096" w:type="pct"/>
            <w:tcBorders>
              <w:top w:val="nil"/>
              <w:left w:val="nil"/>
              <w:bottom w:val="single" w:sz="4" w:space="0" w:color="auto"/>
              <w:right w:val="nil"/>
            </w:tcBorders>
            <w:shd w:val="clear" w:color="auto" w:fill="auto"/>
            <w:noWrap/>
            <w:vAlign w:val="bottom"/>
            <w:hideMark/>
          </w:tcPr>
          <w:p w14:paraId="699BB82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c>
          <w:tcPr>
            <w:tcW w:w="1087" w:type="pct"/>
            <w:tcBorders>
              <w:top w:val="nil"/>
              <w:left w:val="nil"/>
              <w:bottom w:val="single" w:sz="4" w:space="0" w:color="auto"/>
              <w:right w:val="nil"/>
            </w:tcBorders>
            <w:shd w:val="clear" w:color="auto" w:fill="auto"/>
            <w:noWrap/>
            <w:vAlign w:val="bottom"/>
            <w:hideMark/>
          </w:tcPr>
          <w:p w14:paraId="15F405C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4D8DC4A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r>
      <w:tr w:rsidR="000A31B3" w:rsidRPr="000A31B3" w14:paraId="517CE684"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6A4687C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Great Upper Nile</w:t>
            </w:r>
          </w:p>
        </w:tc>
        <w:tc>
          <w:tcPr>
            <w:tcW w:w="957" w:type="pct"/>
            <w:tcBorders>
              <w:top w:val="nil"/>
              <w:left w:val="nil"/>
              <w:bottom w:val="single" w:sz="4" w:space="0" w:color="auto"/>
              <w:right w:val="nil"/>
            </w:tcBorders>
            <w:shd w:val="clear" w:color="auto" w:fill="auto"/>
            <w:noWrap/>
            <w:vAlign w:val="bottom"/>
            <w:hideMark/>
          </w:tcPr>
          <w:p w14:paraId="2ED2EA0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67%</w:t>
            </w:r>
          </w:p>
        </w:tc>
        <w:tc>
          <w:tcPr>
            <w:tcW w:w="1096" w:type="pct"/>
            <w:tcBorders>
              <w:top w:val="nil"/>
              <w:left w:val="nil"/>
              <w:bottom w:val="single" w:sz="4" w:space="0" w:color="auto"/>
              <w:right w:val="nil"/>
            </w:tcBorders>
            <w:shd w:val="clear" w:color="auto" w:fill="auto"/>
            <w:noWrap/>
            <w:vAlign w:val="bottom"/>
            <w:hideMark/>
          </w:tcPr>
          <w:p w14:paraId="6C69E6F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84%</w:t>
            </w:r>
          </w:p>
        </w:tc>
        <w:tc>
          <w:tcPr>
            <w:tcW w:w="1087" w:type="pct"/>
            <w:tcBorders>
              <w:top w:val="nil"/>
              <w:left w:val="nil"/>
              <w:bottom w:val="single" w:sz="4" w:space="0" w:color="auto"/>
              <w:right w:val="nil"/>
            </w:tcBorders>
            <w:shd w:val="clear" w:color="auto" w:fill="auto"/>
            <w:noWrap/>
            <w:vAlign w:val="bottom"/>
            <w:hideMark/>
          </w:tcPr>
          <w:p w14:paraId="35CF51D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6D82E44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82%</w:t>
            </w:r>
          </w:p>
        </w:tc>
      </w:tr>
      <w:tr w:rsidR="000A31B3" w:rsidRPr="000A31B3" w14:paraId="1720E390"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3FA424B4"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State</w:t>
            </w:r>
          </w:p>
        </w:tc>
      </w:tr>
      <w:tr w:rsidR="000A31B3" w:rsidRPr="000A31B3" w14:paraId="4097C57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63C6BA7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 xml:space="preserve">Eastern </w:t>
            </w:r>
            <w:proofErr w:type="spellStart"/>
            <w:r w:rsidRPr="000A31B3">
              <w:rPr>
                <w:rFonts w:eastAsia="Times New Roman" w:cs="Calibri"/>
                <w:color w:val="000000"/>
                <w:sz w:val="20"/>
                <w:szCs w:val="20"/>
              </w:rPr>
              <w:t>Equatoria</w:t>
            </w:r>
            <w:proofErr w:type="spellEnd"/>
          </w:p>
        </w:tc>
        <w:tc>
          <w:tcPr>
            <w:tcW w:w="957" w:type="pct"/>
            <w:tcBorders>
              <w:top w:val="nil"/>
              <w:left w:val="nil"/>
              <w:bottom w:val="single" w:sz="4" w:space="0" w:color="auto"/>
              <w:right w:val="nil"/>
            </w:tcBorders>
            <w:shd w:val="clear" w:color="auto" w:fill="auto"/>
            <w:noWrap/>
            <w:vAlign w:val="bottom"/>
            <w:hideMark/>
          </w:tcPr>
          <w:p w14:paraId="59EB648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40%</w:t>
            </w:r>
          </w:p>
        </w:tc>
        <w:tc>
          <w:tcPr>
            <w:tcW w:w="1096" w:type="pct"/>
            <w:tcBorders>
              <w:top w:val="nil"/>
              <w:left w:val="nil"/>
              <w:bottom w:val="single" w:sz="4" w:space="0" w:color="auto"/>
              <w:right w:val="nil"/>
            </w:tcBorders>
            <w:shd w:val="clear" w:color="auto" w:fill="auto"/>
            <w:noWrap/>
            <w:vAlign w:val="bottom"/>
            <w:hideMark/>
          </w:tcPr>
          <w:p w14:paraId="367D7DD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c>
          <w:tcPr>
            <w:tcW w:w="1087" w:type="pct"/>
            <w:tcBorders>
              <w:top w:val="nil"/>
              <w:left w:val="nil"/>
              <w:bottom w:val="single" w:sz="4" w:space="0" w:color="auto"/>
              <w:right w:val="nil"/>
            </w:tcBorders>
            <w:shd w:val="clear" w:color="auto" w:fill="auto"/>
            <w:noWrap/>
            <w:vAlign w:val="bottom"/>
            <w:hideMark/>
          </w:tcPr>
          <w:p w14:paraId="075099C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3A288C3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r>
      <w:tr w:rsidR="000A31B3" w:rsidRPr="000A31B3" w14:paraId="59B1D825"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97E4104"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Jonglei</w:t>
            </w:r>
          </w:p>
        </w:tc>
        <w:tc>
          <w:tcPr>
            <w:tcW w:w="957" w:type="pct"/>
            <w:tcBorders>
              <w:top w:val="nil"/>
              <w:left w:val="nil"/>
              <w:bottom w:val="single" w:sz="4" w:space="0" w:color="auto"/>
              <w:right w:val="nil"/>
            </w:tcBorders>
            <w:shd w:val="clear" w:color="auto" w:fill="auto"/>
            <w:noWrap/>
            <w:vAlign w:val="bottom"/>
            <w:hideMark/>
          </w:tcPr>
          <w:p w14:paraId="1B90FC70"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96" w:type="pct"/>
            <w:tcBorders>
              <w:top w:val="nil"/>
              <w:left w:val="nil"/>
              <w:bottom w:val="single" w:sz="4" w:space="0" w:color="auto"/>
              <w:right w:val="nil"/>
            </w:tcBorders>
            <w:shd w:val="clear" w:color="auto" w:fill="auto"/>
            <w:noWrap/>
            <w:vAlign w:val="bottom"/>
            <w:hideMark/>
          </w:tcPr>
          <w:p w14:paraId="2431213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1087" w:type="pct"/>
            <w:tcBorders>
              <w:top w:val="nil"/>
              <w:left w:val="nil"/>
              <w:bottom w:val="single" w:sz="4" w:space="0" w:color="auto"/>
              <w:right w:val="nil"/>
            </w:tcBorders>
            <w:shd w:val="clear" w:color="auto" w:fill="auto"/>
            <w:noWrap/>
            <w:vAlign w:val="bottom"/>
            <w:hideMark/>
          </w:tcPr>
          <w:p w14:paraId="0BD319B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3C8F1F5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87%</w:t>
            </w:r>
          </w:p>
        </w:tc>
      </w:tr>
      <w:tr w:rsidR="000A31B3" w:rsidRPr="000A31B3" w14:paraId="12FB07F9"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6BDDC3C"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Unity</w:t>
            </w:r>
          </w:p>
        </w:tc>
        <w:tc>
          <w:tcPr>
            <w:tcW w:w="957" w:type="pct"/>
            <w:tcBorders>
              <w:top w:val="nil"/>
              <w:left w:val="nil"/>
              <w:bottom w:val="single" w:sz="4" w:space="0" w:color="auto"/>
              <w:right w:val="nil"/>
            </w:tcBorders>
            <w:shd w:val="clear" w:color="auto" w:fill="auto"/>
            <w:noWrap/>
            <w:vAlign w:val="bottom"/>
            <w:hideMark/>
          </w:tcPr>
          <w:p w14:paraId="0CB6A6A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96" w:type="pct"/>
            <w:tcBorders>
              <w:top w:val="nil"/>
              <w:left w:val="nil"/>
              <w:bottom w:val="single" w:sz="4" w:space="0" w:color="auto"/>
              <w:right w:val="nil"/>
            </w:tcBorders>
            <w:shd w:val="clear" w:color="auto" w:fill="auto"/>
            <w:noWrap/>
            <w:vAlign w:val="bottom"/>
            <w:hideMark/>
          </w:tcPr>
          <w:p w14:paraId="5623A7E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51%</w:t>
            </w:r>
          </w:p>
        </w:tc>
        <w:tc>
          <w:tcPr>
            <w:tcW w:w="1087" w:type="pct"/>
            <w:tcBorders>
              <w:top w:val="nil"/>
              <w:left w:val="nil"/>
              <w:bottom w:val="single" w:sz="4" w:space="0" w:color="auto"/>
              <w:right w:val="nil"/>
            </w:tcBorders>
            <w:shd w:val="clear" w:color="auto" w:fill="auto"/>
            <w:noWrap/>
            <w:vAlign w:val="bottom"/>
            <w:hideMark/>
          </w:tcPr>
          <w:p w14:paraId="30EE6B2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45922750"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61%</w:t>
            </w:r>
          </w:p>
        </w:tc>
      </w:tr>
      <w:tr w:rsidR="000A31B3" w:rsidRPr="000A31B3" w14:paraId="7A75B45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436DA21D"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Upper Nile</w:t>
            </w:r>
          </w:p>
        </w:tc>
        <w:tc>
          <w:tcPr>
            <w:tcW w:w="957" w:type="pct"/>
            <w:tcBorders>
              <w:top w:val="nil"/>
              <w:left w:val="nil"/>
              <w:bottom w:val="single" w:sz="4" w:space="0" w:color="auto"/>
              <w:right w:val="nil"/>
            </w:tcBorders>
            <w:shd w:val="clear" w:color="auto" w:fill="auto"/>
            <w:noWrap/>
            <w:vAlign w:val="bottom"/>
            <w:hideMark/>
          </w:tcPr>
          <w:p w14:paraId="5FF1176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56%</w:t>
            </w:r>
          </w:p>
        </w:tc>
        <w:tc>
          <w:tcPr>
            <w:tcW w:w="1096" w:type="pct"/>
            <w:tcBorders>
              <w:top w:val="nil"/>
              <w:left w:val="nil"/>
              <w:bottom w:val="single" w:sz="4" w:space="0" w:color="auto"/>
              <w:right w:val="nil"/>
            </w:tcBorders>
            <w:shd w:val="clear" w:color="auto" w:fill="auto"/>
            <w:noWrap/>
            <w:vAlign w:val="bottom"/>
            <w:hideMark/>
          </w:tcPr>
          <w:p w14:paraId="3F1B1D8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65%</w:t>
            </w:r>
          </w:p>
        </w:tc>
        <w:tc>
          <w:tcPr>
            <w:tcW w:w="1087" w:type="pct"/>
            <w:tcBorders>
              <w:top w:val="nil"/>
              <w:left w:val="nil"/>
              <w:bottom w:val="single" w:sz="4" w:space="0" w:color="auto"/>
              <w:right w:val="nil"/>
            </w:tcBorders>
            <w:shd w:val="clear" w:color="auto" w:fill="auto"/>
            <w:noWrap/>
            <w:vAlign w:val="bottom"/>
            <w:hideMark/>
          </w:tcPr>
          <w:p w14:paraId="0E48F22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95%</w:t>
            </w:r>
          </w:p>
        </w:tc>
        <w:tc>
          <w:tcPr>
            <w:tcW w:w="922" w:type="pct"/>
            <w:tcBorders>
              <w:top w:val="nil"/>
              <w:left w:val="nil"/>
              <w:bottom w:val="single" w:sz="4" w:space="0" w:color="auto"/>
              <w:right w:val="nil"/>
            </w:tcBorders>
            <w:shd w:val="clear" w:color="auto" w:fill="auto"/>
            <w:noWrap/>
            <w:vAlign w:val="bottom"/>
            <w:hideMark/>
          </w:tcPr>
          <w:p w14:paraId="1F7F874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71%</w:t>
            </w:r>
          </w:p>
        </w:tc>
      </w:tr>
      <w:tr w:rsidR="000A31B3" w:rsidRPr="000A31B3" w14:paraId="075D717D"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093552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Western Bahr El-Ghazel</w:t>
            </w:r>
          </w:p>
        </w:tc>
        <w:tc>
          <w:tcPr>
            <w:tcW w:w="957" w:type="pct"/>
            <w:tcBorders>
              <w:top w:val="nil"/>
              <w:left w:val="nil"/>
              <w:bottom w:val="single" w:sz="4" w:space="0" w:color="auto"/>
              <w:right w:val="nil"/>
            </w:tcBorders>
            <w:shd w:val="clear" w:color="auto" w:fill="auto"/>
            <w:noWrap/>
            <w:vAlign w:val="bottom"/>
            <w:hideMark/>
          </w:tcPr>
          <w:p w14:paraId="7F35946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c>
          <w:tcPr>
            <w:tcW w:w="1096" w:type="pct"/>
            <w:tcBorders>
              <w:top w:val="nil"/>
              <w:left w:val="nil"/>
              <w:bottom w:val="single" w:sz="4" w:space="0" w:color="auto"/>
              <w:right w:val="nil"/>
            </w:tcBorders>
            <w:shd w:val="clear" w:color="auto" w:fill="auto"/>
            <w:noWrap/>
            <w:vAlign w:val="bottom"/>
            <w:hideMark/>
          </w:tcPr>
          <w:p w14:paraId="458AFCD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48%</w:t>
            </w:r>
          </w:p>
        </w:tc>
        <w:tc>
          <w:tcPr>
            <w:tcW w:w="1087" w:type="pct"/>
            <w:tcBorders>
              <w:top w:val="nil"/>
              <w:left w:val="nil"/>
              <w:bottom w:val="single" w:sz="4" w:space="0" w:color="auto"/>
              <w:right w:val="nil"/>
            </w:tcBorders>
            <w:shd w:val="clear" w:color="auto" w:fill="auto"/>
            <w:noWrap/>
            <w:vAlign w:val="bottom"/>
            <w:hideMark/>
          </w:tcPr>
          <w:p w14:paraId="0012EAF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83%</w:t>
            </w:r>
          </w:p>
        </w:tc>
        <w:tc>
          <w:tcPr>
            <w:tcW w:w="922" w:type="pct"/>
            <w:tcBorders>
              <w:top w:val="nil"/>
              <w:left w:val="nil"/>
              <w:bottom w:val="single" w:sz="4" w:space="0" w:color="auto"/>
              <w:right w:val="nil"/>
            </w:tcBorders>
            <w:shd w:val="clear" w:color="auto" w:fill="auto"/>
            <w:noWrap/>
            <w:vAlign w:val="bottom"/>
            <w:hideMark/>
          </w:tcPr>
          <w:p w14:paraId="70CD19A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50%</w:t>
            </w:r>
          </w:p>
        </w:tc>
      </w:tr>
      <w:tr w:rsidR="000A31B3" w:rsidRPr="000A31B3" w14:paraId="34427EEE"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26D77F7C"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Language</w:t>
            </w:r>
          </w:p>
        </w:tc>
      </w:tr>
      <w:tr w:rsidR="000A31B3" w:rsidRPr="000A31B3" w14:paraId="684E9026"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60C43DA"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Nuer</w:t>
            </w:r>
          </w:p>
        </w:tc>
        <w:tc>
          <w:tcPr>
            <w:tcW w:w="957" w:type="pct"/>
            <w:tcBorders>
              <w:top w:val="nil"/>
              <w:left w:val="nil"/>
              <w:bottom w:val="single" w:sz="4" w:space="0" w:color="auto"/>
              <w:right w:val="nil"/>
            </w:tcBorders>
            <w:shd w:val="clear" w:color="auto" w:fill="auto"/>
            <w:noWrap/>
            <w:vAlign w:val="bottom"/>
            <w:hideMark/>
          </w:tcPr>
          <w:p w14:paraId="4F9408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96" w:type="pct"/>
            <w:tcBorders>
              <w:top w:val="nil"/>
              <w:left w:val="nil"/>
              <w:bottom w:val="single" w:sz="4" w:space="0" w:color="auto"/>
              <w:right w:val="nil"/>
            </w:tcBorders>
            <w:shd w:val="clear" w:color="auto" w:fill="auto"/>
            <w:noWrap/>
            <w:vAlign w:val="bottom"/>
            <w:hideMark/>
          </w:tcPr>
          <w:p w14:paraId="7D2129B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79%</w:t>
            </w:r>
          </w:p>
        </w:tc>
        <w:tc>
          <w:tcPr>
            <w:tcW w:w="1087" w:type="pct"/>
            <w:tcBorders>
              <w:top w:val="nil"/>
              <w:left w:val="nil"/>
              <w:bottom w:val="single" w:sz="4" w:space="0" w:color="auto"/>
              <w:right w:val="nil"/>
            </w:tcBorders>
            <w:shd w:val="clear" w:color="auto" w:fill="auto"/>
            <w:noWrap/>
            <w:vAlign w:val="bottom"/>
            <w:hideMark/>
          </w:tcPr>
          <w:p w14:paraId="7C4AE5A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nil"/>
              <w:left w:val="nil"/>
              <w:bottom w:val="single" w:sz="4" w:space="0" w:color="auto"/>
              <w:right w:val="nil"/>
            </w:tcBorders>
            <w:shd w:val="clear" w:color="auto" w:fill="auto"/>
            <w:noWrap/>
            <w:vAlign w:val="bottom"/>
            <w:hideMark/>
          </w:tcPr>
          <w:p w14:paraId="605998F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r>
      <w:tr w:rsidR="000A31B3" w:rsidRPr="000A31B3" w14:paraId="6A6FC031"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28FD0023"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lastRenderedPageBreak/>
              <w:t>Dinka</w:t>
            </w:r>
          </w:p>
        </w:tc>
        <w:tc>
          <w:tcPr>
            <w:tcW w:w="957" w:type="pct"/>
            <w:tcBorders>
              <w:top w:val="nil"/>
              <w:left w:val="nil"/>
              <w:bottom w:val="single" w:sz="4" w:space="0" w:color="auto"/>
              <w:right w:val="nil"/>
            </w:tcBorders>
            <w:shd w:val="clear" w:color="auto" w:fill="auto"/>
            <w:noWrap/>
            <w:vAlign w:val="bottom"/>
            <w:hideMark/>
          </w:tcPr>
          <w:p w14:paraId="0CFAFBA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55%</w:t>
            </w:r>
          </w:p>
        </w:tc>
        <w:tc>
          <w:tcPr>
            <w:tcW w:w="1096" w:type="pct"/>
            <w:tcBorders>
              <w:top w:val="nil"/>
              <w:left w:val="nil"/>
              <w:bottom w:val="single" w:sz="4" w:space="0" w:color="auto"/>
              <w:right w:val="nil"/>
            </w:tcBorders>
            <w:shd w:val="clear" w:color="auto" w:fill="auto"/>
            <w:noWrap/>
            <w:vAlign w:val="bottom"/>
            <w:hideMark/>
          </w:tcPr>
          <w:p w14:paraId="1394432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87" w:type="pct"/>
            <w:tcBorders>
              <w:top w:val="nil"/>
              <w:left w:val="nil"/>
              <w:bottom w:val="single" w:sz="4" w:space="0" w:color="auto"/>
              <w:right w:val="nil"/>
            </w:tcBorders>
            <w:shd w:val="clear" w:color="auto" w:fill="auto"/>
            <w:noWrap/>
            <w:vAlign w:val="bottom"/>
            <w:hideMark/>
          </w:tcPr>
          <w:p w14:paraId="39E2009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96%</w:t>
            </w:r>
          </w:p>
        </w:tc>
        <w:tc>
          <w:tcPr>
            <w:tcW w:w="922" w:type="pct"/>
            <w:tcBorders>
              <w:top w:val="nil"/>
              <w:left w:val="nil"/>
              <w:bottom w:val="single" w:sz="4" w:space="0" w:color="auto"/>
              <w:right w:val="nil"/>
            </w:tcBorders>
            <w:shd w:val="clear" w:color="auto" w:fill="auto"/>
            <w:noWrap/>
            <w:vAlign w:val="bottom"/>
            <w:hideMark/>
          </w:tcPr>
          <w:p w14:paraId="2E3CB81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r>
      <w:tr w:rsidR="000A31B3" w:rsidRPr="000A31B3" w14:paraId="02D2F2B6"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5C2D1694"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Toposa</w:t>
            </w:r>
            <w:proofErr w:type="spellEnd"/>
          </w:p>
        </w:tc>
        <w:tc>
          <w:tcPr>
            <w:tcW w:w="957" w:type="pct"/>
            <w:tcBorders>
              <w:top w:val="nil"/>
              <w:left w:val="nil"/>
              <w:bottom w:val="single" w:sz="4" w:space="0" w:color="auto"/>
              <w:right w:val="nil"/>
            </w:tcBorders>
            <w:shd w:val="clear" w:color="auto" w:fill="auto"/>
            <w:noWrap/>
            <w:vAlign w:val="bottom"/>
            <w:hideMark/>
          </w:tcPr>
          <w:p w14:paraId="48C8127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63%</w:t>
            </w:r>
          </w:p>
        </w:tc>
        <w:tc>
          <w:tcPr>
            <w:tcW w:w="1096" w:type="pct"/>
            <w:tcBorders>
              <w:top w:val="nil"/>
              <w:left w:val="nil"/>
              <w:bottom w:val="single" w:sz="4" w:space="0" w:color="auto"/>
              <w:right w:val="nil"/>
            </w:tcBorders>
            <w:shd w:val="clear" w:color="auto" w:fill="auto"/>
            <w:noWrap/>
            <w:vAlign w:val="bottom"/>
            <w:hideMark/>
          </w:tcPr>
          <w:p w14:paraId="3E7A46B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85%</w:t>
            </w:r>
          </w:p>
        </w:tc>
        <w:tc>
          <w:tcPr>
            <w:tcW w:w="1087" w:type="pct"/>
            <w:tcBorders>
              <w:top w:val="nil"/>
              <w:left w:val="nil"/>
              <w:bottom w:val="single" w:sz="4" w:space="0" w:color="auto"/>
              <w:right w:val="nil"/>
            </w:tcBorders>
            <w:shd w:val="clear" w:color="auto" w:fill="auto"/>
            <w:noWrap/>
            <w:vAlign w:val="bottom"/>
            <w:hideMark/>
          </w:tcPr>
          <w:p w14:paraId="73F887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nil"/>
              <w:left w:val="nil"/>
              <w:bottom w:val="single" w:sz="4" w:space="0" w:color="auto"/>
              <w:right w:val="nil"/>
            </w:tcBorders>
            <w:shd w:val="clear" w:color="auto" w:fill="auto"/>
            <w:noWrap/>
            <w:vAlign w:val="bottom"/>
            <w:hideMark/>
          </w:tcPr>
          <w:p w14:paraId="207D528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88%</w:t>
            </w:r>
          </w:p>
        </w:tc>
      </w:tr>
      <w:tr w:rsidR="000A31B3" w:rsidRPr="000A31B3" w14:paraId="6E521D9B"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1B5ED68"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Didinga</w:t>
            </w:r>
            <w:proofErr w:type="spellEnd"/>
          </w:p>
        </w:tc>
        <w:tc>
          <w:tcPr>
            <w:tcW w:w="957" w:type="pct"/>
            <w:tcBorders>
              <w:top w:val="nil"/>
              <w:left w:val="nil"/>
              <w:bottom w:val="single" w:sz="4" w:space="0" w:color="auto"/>
              <w:right w:val="nil"/>
            </w:tcBorders>
            <w:shd w:val="clear" w:color="auto" w:fill="auto"/>
            <w:noWrap/>
            <w:vAlign w:val="bottom"/>
            <w:hideMark/>
          </w:tcPr>
          <w:p w14:paraId="6B619EF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17%</w:t>
            </w:r>
          </w:p>
        </w:tc>
        <w:tc>
          <w:tcPr>
            <w:tcW w:w="1096" w:type="pct"/>
            <w:tcBorders>
              <w:top w:val="nil"/>
              <w:left w:val="nil"/>
              <w:bottom w:val="single" w:sz="4" w:space="0" w:color="auto"/>
              <w:right w:val="nil"/>
            </w:tcBorders>
            <w:shd w:val="clear" w:color="auto" w:fill="auto"/>
            <w:noWrap/>
            <w:vAlign w:val="bottom"/>
            <w:hideMark/>
          </w:tcPr>
          <w:p w14:paraId="1B1BBDE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31%</w:t>
            </w:r>
          </w:p>
        </w:tc>
        <w:tc>
          <w:tcPr>
            <w:tcW w:w="1087" w:type="pct"/>
            <w:tcBorders>
              <w:top w:val="nil"/>
              <w:left w:val="nil"/>
              <w:bottom w:val="single" w:sz="4" w:space="0" w:color="auto"/>
              <w:right w:val="nil"/>
            </w:tcBorders>
            <w:shd w:val="clear" w:color="auto" w:fill="auto"/>
            <w:noWrap/>
            <w:vAlign w:val="bottom"/>
            <w:hideMark/>
          </w:tcPr>
          <w:p w14:paraId="1250F08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94%</w:t>
            </w:r>
          </w:p>
        </w:tc>
        <w:tc>
          <w:tcPr>
            <w:tcW w:w="922" w:type="pct"/>
            <w:tcBorders>
              <w:top w:val="nil"/>
              <w:left w:val="nil"/>
              <w:bottom w:val="single" w:sz="4" w:space="0" w:color="auto"/>
              <w:right w:val="nil"/>
            </w:tcBorders>
            <w:shd w:val="clear" w:color="auto" w:fill="auto"/>
            <w:noWrap/>
            <w:vAlign w:val="bottom"/>
            <w:hideMark/>
          </w:tcPr>
          <w:p w14:paraId="4627576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21%</w:t>
            </w:r>
          </w:p>
        </w:tc>
      </w:tr>
      <w:tr w:rsidR="000A31B3" w:rsidRPr="000A31B3" w14:paraId="7E73F8A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5F46ACCE"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Other</w:t>
            </w:r>
          </w:p>
        </w:tc>
        <w:tc>
          <w:tcPr>
            <w:tcW w:w="957" w:type="pct"/>
            <w:tcBorders>
              <w:top w:val="nil"/>
              <w:left w:val="nil"/>
              <w:bottom w:val="single" w:sz="4" w:space="0" w:color="auto"/>
              <w:right w:val="nil"/>
            </w:tcBorders>
            <w:shd w:val="clear" w:color="auto" w:fill="auto"/>
            <w:noWrap/>
            <w:vAlign w:val="bottom"/>
            <w:hideMark/>
          </w:tcPr>
          <w:p w14:paraId="3560517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63%</w:t>
            </w:r>
          </w:p>
        </w:tc>
        <w:tc>
          <w:tcPr>
            <w:tcW w:w="1096" w:type="pct"/>
            <w:tcBorders>
              <w:top w:val="nil"/>
              <w:left w:val="nil"/>
              <w:bottom w:val="single" w:sz="4" w:space="0" w:color="auto"/>
              <w:right w:val="nil"/>
            </w:tcBorders>
            <w:shd w:val="clear" w:color="auto" w:fill="auto"/>
            <w:noWrap/>
            <w:vAlign w:val="bottom"/>
            <w:hideMark/>
          </w:tcPr>
          <w:p w14:paraId="4B2170D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79%</w:t>
            </w:r>
          </w:p>
        </w:tc>
        <w:tc>
          <w:tcPr>
            <w:tcW w:w="1087" w:type="pct"/>
            <w:tcBorders>
              <w:top w:val="nil"/>
              <w:left w:val="nil"/>
              <w:bottom w:val="single" w:sz="4" w:space="0" w:color="auto"/>
              <w:right w:val="nil"/>
            </w:tcBorders>
            <w:shd w:val="clear" w:color="auto" w:fill="auto"/>
            <w:noWrap/>
            <w:vAlign w:val="bottom"/>
            <w:hideMark/>
          </w:tcPr>
          <w:p w14:paraId="5CF377B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88%</w:t>
            </w:r>
          </w:p>
        </w:tc>
        <w:tc>
          <w:tcPr>
            <w:tcW w:w="922" w:type="pct"/>
            <w:tcBorders>
              <w:top w:val="nil"/>
              <w:left w:val="nil"/>
              <w:bottom w:val="single" w:sz="4" w:space="0" w:color="auto"/>
              <w:right w:val="nil"/>
            </w:tcBorders>
            <w:shd w:val="clear" w:color="auto" w:fill="auto"/>
            <w:noWrap/>
            <w:vAlign w:val="bottom"/>
            <w:hideMark/>
          </w:tcPr>
          <w:p w14:paraId="0344B8D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80%</w:t>
            </w:r>
          </w:p>
        </w:tc>
      </w:tr>
    </w:tbl>
    <w:p w14:paraId="797D56FE" w14:textId="77777777" w:rsidR="006E5865" w:rsidRDefault="006E5865" w:rsidP="006E5865"/>
    <w:p w14:paraId="56D3338F" w14:textId="77777777" w:rsidR="000A31B3" w:rsidRDefault="000A31B3" w:rsidP="006E5865"/>
    <w:p w14:paraId="4520206C" w14:textId="77777777" w:rsidR="000A31B3" w:rsidRDefault="000A31B3" w:rsidP="006E5865"/>
    <w:p w14:paraId="0B000D40" w14:textId="77777777" w:rsidR="000A31B3" w:rsidRDefault="000A31B3" w:rsidP="006E5865"/>
    <w:p w14:paraId="2233F8FC" w14:textId="77777777" w:rsidR="000A31B3" w:rsidRDefault="000A31B3" w:rsidP="006E5865"/>
    <w:p w14:paraId="3CBE9629" w14:textId="77777777" w:rsidR="000A31B3" w:rsidRDefault="000A31B3" w:rsidP="006E5865"/>
    <w:p w14:paraId="11FFD72A" w14:textId="77777777" w:rsidR="000A31B3" w:rsidRDefault="000A31B3" w:rsidP="006E5865"/>
    <w:p w14:paraId="2F0D9697" w14:textId="77777777" w:rsidR="000A31B3" w:rsidRDefault="000A31B3" w:rsidP="006E5865"/>
    <w:p w14:paraId="1E89D699" w14:textId="77777777" w:rsidR="000A31B3" w:rsidRDefault="000A31B3" w:rsidP="006E5865"/>
    <w:p w14:paraId="294886AC" w14:textId="77777777" w:rsidR="000A31B3" w:rsidRDefault="000A31B3" w:rsidP="006E5865"/>
    <w:p w14:paraId="21B263FC" w14:textId="77777777" w:rsidR="000A31B3" w:rsidRDefault="000A31B3" w:rsidP="006E5865"/>
    <w:p w14:paraId="7FB22828" w14:textId="77777777" w:rsidR="000A31B3" w:rsidRDefault="000A31B3" w:rsidP="006E5865"/>
    <w:p w14:paraId="66ADDAB6" w14:textId="77777777" w:rsidR="000A31B3" w:rsidRDefault="000A31B3" w:rsidP="006E5865"/>
    <w:p w14:paraId="10490235" w14:textId="77777777" w:rsidR="000A31B3" w:rsidRDefault="000A31B3" w:rsidP="006E5865"/>
    <w:p w14:paraId="3125EE16" w14:textId="77777777" w:rsidR="000A31B3" w:rsidRDefault="000A31B3" w:rsidP="006E5865"/>
    <w:p w14:paraId="7F95C595" w14:textId="77777777" w:rsidR="000A31B3" w:rsidRDefault="000A31B3" w:rsidP="006E5865"/>
    <w:p w14:paraId="6D3C58F9" w14:textId="77777777" w:rsidR="000A31B3" w:rsidRDefault="000A31B3" w:rsidP="006E5865"/>
    <w:p w14:paraId="6931208E" w14:textId="77777777" w:rsidR="000A31B3" w:rsidRDefault="000A31B3" w:rsidP="006E5865"/>
    <w:p w14:paraId="4958222F" w14:textId="77777777" w:rsidR="000A31B3" w:rsidRDefault="000A31B3" w:rsidP="006E5865"/>
    <w:p w14:paraId="6B1B4257" w14:textId="77777777" w:rsidR="000A31B3" w:rsidRDefault="000A31B3" w:rsidP="006E5865"/>
    <w:p w14:paraId="4582A041" w14:textId="77777777" w:rsidR="000A31B3" w:rsidRDefault="000A31B3" w:rsidP="006E5865"/>
    <w:p w14:paraId="3349ADD6" w14:textId="77777777" w:rsidR="000A31B3" w:rsidRDefault="000A31B3" w:rsidP="006E5865"/>
    <w:p w14:paraId="7B772089" w14:textId="17E6763E" w:rsidR="00AA7D36" w:rsidRDefault="00AA7D36" w:rsidP="00AA7D36">
      <w:pPr>
        <w:pStyle w:val="Caption"/>
      </w:pPr>
      <w:r>
        <w:lastRenderedPageBreak/>
        <w:t xml:space="preserve">Table </w:t>
      </w:r>
      <w:fldSimple w:instr=" SEQ Table \* ARABIC ">
        <w:r w:rsidR="00A66512">
          <w:rPr>
            <w:noProof/>
          </w:rPr>
          <w:t>20</w:t>
        </w:r>
      </w:fldSimple>
      <w:r>
        <w:t>. Indicator 1 Disaggregated Results</w:t>
      </w:r>
    </w:p>
    <w:tbl>
      <w:tblPr>
        <w:tblW w:w="5000" w:type="pct"/>
        <w:tblLook w:val="04A0" w:firstRow="1" w:lastRow="0" w:firstColumn="1" w:lastColumn="0" w:noHBand="0" w:noVBand="1"/>
      </w:tblPr>
      <w:tblGrid>
        <w:gridCol w:w="3560"/>
        <w:gridCol w:w="3703"/>
        <w:gridCol w:w="2097"/>
      </w:tblGrid>
      <w:tr w:rsidR="00AA7D36" w:rsidRPr="00E50E60" w14:paraId="329B1854" w14:textId="77777777" w:rsidTr="00CB0121">
        <w:trPr>
          <w:trHeight w:val="242"/>
        </w:trPr>
        <w:tc>
          <w:tcPr>
            <w:tcW w:w="5000" w:type="pct"/>
            <w:gridSpan w:val="3"/>
            <w:tcBorders>
              <w:top w:val="single" w:sz="4" w:space="0" w:color="auto"/>
              <w:left w:val="nil"/>
              <w:bottom w:val="single" w:sz="4" w:space="0" w:color="auto"/>
              <w:right w:val="nil"/>
            </w:tcBorders>
            <w:shd w:val="clear" w:color="000000" w:fill="0067B9"/>
            <w:vAlign w:val="bottom"/>
            <w:hideMark/>
          </w:tcPr>
          <w:p w14:paraId="24282188" w14:textId="77777777" w:rsidR="00AA7D36" w:rsidRPr="00E50E60" w:rsidRDefault="00AA7D36" w:rsidP="00CB0121">
            <w:pPr>
              <w:spacing w:after="0" w:line="240" w:lineRule="auto"/>
              <w:rPr>
                <w:rFonts w:eastAsia="Times New Roman" w:cs="Calibri"/>
                <w:b/>
                <w:bCs/>
                <w:color w:val="FFFFFF"/>
                <w:sz w:val="20"/>
                <w:szCs w:val="20"/>
              </w:rPr>
            </w:pPr>
            <w:r w:rsidRPr="00E50E60">
              <w:rPr>
                <w:rFonts w:eastAsia="Times New Roman" w:cs="Calibri"/>
                <w:b/>
                <w:bCs/>
                <w:color w:val="FFFFFF"/>
                <w:sz w:val="20"/>
                <w:szCs w:val="20"/>
              </w:rPr>
              <w:t>Level of knowledge of organizations doing humanitarian or development work in the community</w:t>
            </w:r>
          </w:p>
        </w:tc>
      </w:tr>
      <w:tr w:rsidR="00AA7D36" w:rsidRPr="00E50E60" w14:paraId="6C6846F1"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030111A8" w14:textId="77777777" w:rsidR="00AA7D36" w:rsidRPr="00E50E60" w:rsidRDefault="00AA7D36" w:rsidP="00CB0121">
            <w:pPr>
              <w:spacing w:after="0" w:line="240" w:lineRule="auto"/>
              <w:jc w:val="center"/>
              <w:rPr>
                <w:rFonts w:eastAsia="Times New Roman" w:cs="Calibri"/>
                <w:b/>
                <w:bCs/>
                <w:color w:val="000000"/>
                <w:sz w:val="20"/>
                <w:szCs w:val="20"/>
              </w:rPr>
            </w:pPr>
            <w:r w:rsidRPr="00E50E60">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5B0F03EA" w14:textId="77777777" w:rsidR="00AA7D36" w:rsidRPr="00E50E60" w:rsidRDefault="00AA7D36" w:rsidP="00CB0121">
            <w:pPr>
              <w:spacing w:after="0" w:line="240" w:lineRule="auto"/>
              <w:jc w:val="center"/>
              <w:rPr>
                <w:rFonts w:eastAsia="Times New Roman" w:cs="Calibri"/>
                <w:b/>
                <w:bCs/>
                <w:color w:val="000000"/>
                <w:sz w:val="20"/>
                <w:szCs w:val="20"/>
              </w:rPr>
            </w:pPr>
            <w:r w:rsidRPr="00E50E60">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6A161674" w14:textId="77777777" w:rsidR="00AA7D36" w:rsidRPr="00E50E60" w:rsidRDefault="00AA7D36" w:rsidP="00CB0121">
            <w:pPr>
              <w:spacing w:after="0" w:line="240" w:lineRule="auto"/>
              <w:jc w:val="center"/>
              <w:rPr>
                <w:rFonts w:eastAsia="Times New Roman" w:cs="Calibri"/>
                <w:b/>
                <w:bCs/>
                <w:color w:val="000000"/>
                <w:sz w:val="20"/>
                <w:szCs w:val="20"/>
              </w:rPr>
            </w:pPr>
            <w:r w:rsidRPr="00E50E60">
              <w:rPr>
                <w:rFonts w:eastAsia="Times New Roman" w:cs="Calibri"/>
                <w:b/>
                <w:bCs/>
                <w:color w:val="000000"/>
                <w:sz w:val="20"/>
                <w:szCs w:val="20"/>
              </w:rPr>
              <w:t>Observations</w:t>
            </w:r>
          </w:p>
        </w:tc>
      </w:tr>
      <w:tr w:rsidR="00AA7D36" w:rsidRPr="00E50E60" w14:paraId="1552F11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7766D7B"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Overall</w:t>
            </w:r>
          </w:p>
        </w:tc>
      </w:tr>
      <w:tr w:rsidR="00AA7D36" w:rsidRPr="00E50E60" w14:paraId="4B76A40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F88887"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3E9A763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44%</w:t>
            </w:r>
          </w:p>
        </w:tc>
        <w:tc>
          <w:tcPr>
            <w:tcW w:w="1120" w:type="pct"/>
            <w:tcBorders>
              <w:top w:val="nil"/>
              <w:left w:val="nil"/>
              <w:bottom w:val="single" w:sz="4" w:space="0" w:color="auto"/>
              <w:right w:val="nil"/>
            </w:tcBorders>
            <w:shd w:val="clear" w:color="auto" w:fill="auto"/>
            <w:noWrap/>
            <w:vAlign w:val="bottom"/>
            <w:hideMark/>
          </w:tcPr>
          <w:p w14:paraId="46B5E74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3558</w:t>
            </w:r>
          </w:p>
        </w:tc>
      </w:tr>
      <w:tr w:rsidR="00AA7D36" w:rsidRPr="00E50E60" w14:paraId="5408515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18059F8"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Location</w:t>
            </w:r>
          </w:p>
        </w:tc>
      </w:tr>
      <w:tr w:rsidR="00AA7D36" w:rsidRPr="00E50E60" w14:paraId="76D81A9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26478E"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7D940C9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43%</w:t>
            </w:r>
          </w:p>
        </w:tc>
        <w:tc>
          <w:tcPr>
            <w:tcW w:w="1120" w:type="pct"/>
            <w:tcBorders>
              <w:top w:val="nil"/>
              <w:left w:val="nil"/>
              <w:bottom w:val="single" w:sz="4" w:space="0" w:color="auto"/>
              <w:right w:val="nil"/>
            </w:tcBorders>
            <w:shd w:val="clear" w:color="auto" w:fill="auto"/>
            <w:noWrap/>
            <w:vAlign w:val="bottom"/>
            <w:hideMark/>
          </w:tcPr>
          <w:p w14:paraId="33B30BC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2801</w:t>
            </w:r>
          </w:p>
        </w:tc>
      </w:tr>
      <w:tr w:rsidR="00AA7D36" w:rsidRPr="00E50E60" w14:paraId="74F25C4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B824896"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3027820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48%</w:t>
            </w:r>
          </w:p>
        </w:tc>
        <w:tc>
          <w:tcPr>
            <w:tcW w:w="1120" w:type="pct"/>
            <w:tcBorders>
              <w:top w:val="nil"/>
              <w:left w:val="nil"/>
              <w:bottom w:val="single" w:sz="4" w:space="0" w:color="auto"/>
              <w:right w:val="nil"/>
            </w:tcBorders>
            <w:shd w:val="clear" w:color="auto" w:fill="auto"/>
            <w:noWrap/>
            <w:vAlign w:val="bottom"/>
            <w:hideMark/>
          </w:tcPr>
          <w:p w14:paraId="76B410B8"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757</w:t>
            </w:r>
          </w:p>
        </w:tc>
      </w:tr>
      <w:tr w:rsidR="00AA7D36" w:rsidRPr="00E50E60" w14:paraId="7879D31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0CBE0C0"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Sex</w:t>
            </w:r>
          </w:p>
        </w:tc>
      </w:tr>
      <w:tr w:rsidR="00AA7D36" w:rsidRPr="00E50E60" w14:paraId="16F2E0A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4A3A258"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4498026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43%</w:t>
            </w:r>
          </w:p>
        </w:tc>
        <w:tc>
          <w:tcPr>
            <w:tcW w:w="1120" w:type="pct"/>
            <w:tcBorders>
              <w:top w:val="nil"/>
              <w:left w:val="nil"/>
              <w:bottom w:val="single" w:sz="4" w:space="0" w:color="auto"/>
              <w:right w:val="nil"/>
            </w:tcBorders>
            <w:shd w:val="clear" w:color="auto" w:fill="auto"/>
            <w:noWrap/>
            <w:vAlign w:val="bottom"/>
            <w:hideMark/>
          </w:tcPr>
          <w:p w14:paraId="16A0192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989</w:t>
            </w:r>
          </w:p>
        </w:tc>
      </w:tr>
      <w:tr w:rsidR="00AA7D36" w:rsidRPr="00E50E60" w14:paraId="07C3F9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EA1A342"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1A012273"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45%</w:t>
            </w:r>
          </w:p>
        </w:tc>
        <w:tc>
          <w:tcPr>
            <w:tcW w:w="1120" w:type="pct"/>
            <w:tcBorders>
              <w:top w:val="nil"/>
              <w:left w:val="nil"/>
              <w:bottom w:val="single" w:sz="4" w:space="0" w:color="auto"/>
              <w:right w:val="nil"/>
            </w:tcBorders>
            <w:shd w:val="clear" w:color="auto" w:fill="auto"/>
            <w:noWrap/>
            <w:vAlign w:val="bottom"/>
            <w:hideMark/>
          </w:tcPr>
          <w:p w14:paraId="389358D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592</w:t>
            </w:r>
          </w:p>
        </w:tc>
      </w:tr>
      <w:tr w:rsidR="00AA7D36" w:rsidRPr="00E50E60" w14:paraId="1CDC9C0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443172C"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County</w:t>
            </w:r>
          </w:p>
        </w:tc>
      </w:tr>
      <w:tr w:rsidR="00AA7D36" w:rsidRPr="00E50E60" w14:paraId="77DCBEB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65B4084"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05C6DEB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47%</w:t>
            </w:r>
          </w:p>
        </w:tc>
        <w:tc>
          <w:tcPr>
            <w:tcW w:w="1120" w:type="pct"/>
            <w:tcBorders>
              <w:top w:val="nil"/>
              <w:left w:val="nil"/>
              <w:bottom w:val="single" w:sz="4" w:space="0" w:color="auto"/>
              <w:right w:val="nil"/>
            </w:tcBorders>
            <w:shd w:val="clear" w:color="auto" w:fill="auto"/>
            <w:noWrap/>
            <w:vAlign w:val="bottom"/>
            <w:hideMark/>
          </w:tcPr>
          <w:p w14:paraId="395B1FB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293</w:t>
            </w:r>
          </w:p>
        </w:tc>
      </w:tr>
      <w:tr w:rsidR="00AA7D36" w:rsidRPr="00E50E60" w14:paraId="1E1EA8C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A8E6440"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73A8D45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58%</w:t>
            </w:r>
          </w:p>
        </w:tc>
        <w:tc>
          <w:tcPr>
            <w:tcW w:w="1120" w:type="pct"/>
            <w:tcBorders>
              <w:top w:val="nil"/>
              <w:left w:val="nil"/>
              <w:bottom w:val="single" w:sz="4" w:space="0" w:color="auto"/>
              <w:right w:val="nil"/>
            </w:tcBorders>
            <w:shd w:val="clear" w:color="auto" w:fill="auto"/>
            <w:noWrap/>
            <w:vAlign w:val="bottom"/>
            <w:hideMark/>
          </w:tcPr>
          <w:p w14:paraId="2EE83AA5"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338</w:t>
            </w:r>
          </w:p>
        </w:tc>
      </w:tr>
      <w:tr w:rsidR="00AA7D36" w:rsidRPr="00E50E60" w14:paraId="722EC5B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93DB628"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6F81EA8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59%</w:t>
            </w:r>
          </w:p>
        </w:tc>
        <w:tc>
          <w:tcPr>
            <w:tcW w:w="1120" w:type="pct"/>
            <w:tcBorders>
              <w:top w:val="nil"/>
              <w:left w:val="nil"/>
              <w:bottom w:val="single" w:sz="4" w:space="0" w:color="auto"/>
              <w:right w:val="nil"/>
            </w:tcBorders>
            <w:shd w:val="clear" w:color="auto" w:fill="auto"/>
            <w:noWrap/>
            <w:vAlign w:val="bottom"/>
            <w:hideMark/>
          </w:tcPr>
          <w:p w14:paraId="660F409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342</w:t>
            </w:r>
          </w:p>
        </w:tc>
      </w:tr>
      <w:tr w:rsidR="00AA7D36" w:rsidRPr="00E50E60" w14:paraId="40CA82E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764C36C"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3FA9BF1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6E15437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469</w:t>
            </w:r>
          </w:p>
        </w:tc>
      </w:tr>
      <w:tr w:rsidR="00AA7D36" w:rsidRPr="00E50E60" w14:paraId="6EFA665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40C9AD4"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Jur</w:t>
            </w:r>
            <w:proofErr w:type="spellEnd"/>
            <w:r w:rsidRPr="00E50E60">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629C98B8"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32%</w:t>
            </w:r>
          </w:p>
        </w:tc>
        <w:tc>
          <w:tcPr>
            <w:tcW w:w="1120" w:type="pct"/>
            <w:tcBorders>
              <w:top w:val="nil"/>
              <w:left w:val="nil"/>
              <w:bottom w:val="single" w:sz="4" w:space="0" w:color="auto"/>
              <w:right w:val="nil"/>
            </w:tcBorders>
            <w:shd w:val="clear" w:color="auto" w:fill="auto"/>
            <w:noWrap/>
            <w:vAlign w:val="bottom"/>
            <w:hideMark/>
          </w:tcPr>
          <w:p w14:paraId="2C9BC5A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176</w:t>
            </w:r>
          </w:p>
        </w:tc>
      </w:tr>
      <w:tr w:rsidR="00AA7D36" w:rsidRPr="00E50E60" w14:paraId="325F57B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7350D2C"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6947044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61%</w:t>
            </w:r>
          </w:p>
        </w:tc>
        <w:tc>
          <w:tcPr>
            <w:tcW w:w="1120" w:type="pct"/>
            <w:tcBorders>
              <w:top w:val="nil"/>
              <w:left w:val="nil"/>
              <w:bottom w:val="single" w:sz="4" w:space="0" w:color="auto"/>
              <w:right w:val="nil"/>
            </w:tcBorders>
            <w:shd w:val="clear" w:color="auto" w:fill="auto"/>
            <w:noWrap/>
            <w:vAlign w:val="bottom"/>
            <w:hideMark/>
          </w:tcPr>
          <w:p w14:paraId="647D34C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368</w:t>
            </w:r>
          </w:p>
        </w:tc>
      </w:tr>
      <w:tr w:rsidR="00AA7D36" w:rsidRPr="00E50E60" w14:paraId="0A86D77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EB5E181"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7298BE4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35%</w:t>
            </w:r>
          </w:p>
        </w:tc>
        <w:tc>
          <w:tcPr>
            <w:tcW w:w="1120" w:type="pct"/>
            <w:tcBorders>
              <w:top w:val="nil"/>
              <w:left w:val="nil"/>
              <w:bottom w:val="single" w:sz="4" w:space="0" w:color="auto"/>
              <w:right w:val="nil"/>
            </w:tcBorders>
            <w:shd w:val="clear" w:color="auto" w:fill="auto"/>
            <w:noWrap/>
            <w:vAlign w:val="bottom"/>
            <w:hideMark/>
          </w:tcPr>
          <w:p w14:paraId="68C9386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208</w:t>
            </w:r>
          </w:p>
        </w:tc>
      </w:tr>
      <w:tr w:rsidR="00AA7D36" w:rsidRPr="00E50E60" w14:paraId="25AC4F1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2049B3D"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35C4570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20%</w:t>
            </w:r>
          </w:p>
        </w:tc>
        <w:tc>
          <w:tcPr>
            <w:tcW w:w="1120" w:type="pct"/>
            <w:tcBorders>
              <w:top w:val="nil"/>
              <w:left w:val="nil"/>
              <w:bottom w:val="single" w:sz="4" w:space="0" w:color="auto"/>
              <w:right w:val="nil"/>
            </w:tcBorders>
            <w:shd w:val="clear" w:color="auto" w:fill="auto"/>
            <w:noWrap/>
            <w:vAlign w:val="bottom"/>
            <w:hideMark/>
          </w:tcPr>
          <w:p w14:paraId="484BF96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145</w:t>
            </w:r>
          </w:p>
        </w:tc>
      </w:tr>
      <w:tr w:rsidR="00AA7D36" w:rsidRPr="00E50E60" w14:paraId="20D164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6321A9" w14:textId="3B710B15" w:rsidR="00AA7D36" w:rsidRPr="00E50E60"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1C0F375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w:t>
            </w:r>
          </w:p>
        </w:tc>
        <w:tc>
          <w:tcPr>
            <w:tcW w:w="1120" w:type="pct"/>
            <w:tcBorders>
              <w:top w:val="nil"/>
              <w:left w:val="nil"/>
              <w:bottom w:val="single" w:sz="4" w:space="0" w:color="auto"/>
              <w:right w:val="nil"/>
            </w:tcBorders>
            <w:shd w:val="clear" w:color="auto" w:fill="auto"/>
            <w:noWrap/>
            <w:vAlign w:val="bottom"/>
            <w:hideMark/>
          </w:tcPr>
          <w:p w14:paraId="0ECB1AD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316</w:t>
            </w:r>
          </w:p>
        </w:tc>
      </w:tr>
      <w:tr w:rsidR="00AA7D36" w:rsidRPr="00E50E60" w14:paraId="1FFA432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C16C242"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30272742"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55%</w:t>
            </w:r>
          </w:p>
        </w:tc>
        <w:tc>
          <w:tcPr>
            <w:tcW w:w="1120" w:type="pct"/>
            <w:tcBorders>
              <w:top w:val="nil"/>
              <w:left w:val="nil"/>
              <w:bottom w:val="single" w:sz="4" w:space="0" w:color="auto"/>
              <w:right w:val="nil"/>
            </w:tcBorders>
            <w:shd w:val="clear" w:color="auto" w:fill="auto"/>
            <w:noWrap/>
            <w:vAlign w:val="bottom"/>
            <w:hideMark/>
          </w:tcPr>
          <w:p w14:paraId="6919DB2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300</w:t>
            </w:r>
          </w:p>
        </w:tc>
      </w:tr>
      <w:tr w:rsidR="00AA7D36" w:rsidRPr="00E50E60" w14:paraId="07AC699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EE5DDF"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79940AC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34%</w:t>
            </w:r>
          </w:p>
        </w:tc>
        <w:tc>
          <w:tcPr>
            <w:tcW w:w="1120" w:type="pct"/>
            <w:tcBorders>
              <w:top w:val="nil"/>
              <w:left w:val="nil"/>
              <w:bottom w:val="single" w:sz="4" w:space="0" w:color="auto"/>
              <w:right w:val="nil"/>
            </w:tcBorders>
            <w:shd w:val="clear" w:color="auto" w:fill="auto"/>
            <w:noWrap/>
            <w:vAlign w:val="bottom"/>
            <w:hideMark/>
          </w:tcPr>
          <w:p w14:paraId="3F6E5B2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209</w:t>
            </w:r>
          </w:p>
        </w:tc>
      </w:tr>
      <w:tr w:rsidR="00AA7D36" w:rsidRPr="00E50E60" w14:paraId="111C737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C5BD869"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6A8A3F6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22%</w:t>
            </w:r>
          </w:p>
        </w:tc>
        <w:tc>
          <w:tcPr>
            <w:tcW w:w="1120" w:type="pct"/>
            <w:tcBorders>
              <w:top w:val="nil"/>
              <w:left w:val="nil"/>
              <w:bottom w:val="single" w:sz="4" w:space="0" w:color="auto"/>
              <w:right w:val="nil"/>
            </w:tcBorders>
            <w:shd w:val="clear" w:color="auto" w:fill="auto"/>
            <w:noWrap/>
            <w:vAlign w:val="bottom"/>
            <w:hideMark/>
          </w:tcPr>
          <w:p w14:paraId="54B078F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122</w:t>
            </w:r>
          </w:p>
        </w:tc>
      </w:tr>
      <w:tr w:rsidR="00AA7D36" w:rsidRPr="00E50E60" w14:paraId="6C7CCEB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85913E"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1E21AD2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w:t>
            </w:r>
          </w:p>
        </w:tc>
        <w:tc>
          <w:tcPr>
            <w:tcW w:w="1120" w:type="pct"/>
            <w:tcBorders>
              <w:top w:val="nil"/>
              <w:left w:val="nil"/>
              <w:bottom w:val="single" w:sz="4" w:space="0" w:color="auto"/>
              <w:right w:val="nil"/>
            </w:tcBorders>
            <w:shd w:val="clear" w:color="auto" w:fill="auto"/>
            <w:noWrap/>
            <w:vAlign w:val="bottom"/>
            <w:hideMark/>
          </w:tcPr>
          <w:p w14:paraId="0CFD4CE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272</w:t>
            </w:r>
          </w:p>
        </w:tc>
      </w:tr>
      <w:tr w:rsidR="00AA7D36" w:rsidRPr="00E50E60" w14:paraId="65D64F7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B12A87C"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Region</w:t>
            </w:r>
          </w:p>
        </w:tc>
      </w:tr>
      <w:tr w:rsidR="00AA7D36" w:rsidRPr="00E50E60" w14:paraId="05A62EE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9B3B829"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2EACE99E"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3A8B1B6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448</w:t>
            </w:r>
          </w:p>
        </w:tc>
      </w:tr>
      <w:tr w:rsidR="00AA7D36" w:rsidRPr="00E50E60" w14:paraId="3145E78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363405E"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1A9432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60%</w:t>
            </w:r>
          </w:p>
        </w:tc>
        <w:tc>
          <w:tcPr>
            <w:tcW w:w="1120" w:type="pct"/>
            <w:tcBorders>
              <w:top w:val="nil"/>
              <w:left w:val="nil"/>
              <w:bottom w:val="single" w:sz="4" w:space="0" w:color="auto"/>
              <w:right w:val="nil"/>
            </w:tcBorders>
            <w:shd w:val="clear" w:color="auto" w:fill="auto"/>
            <w:noWrap/>
            <w:vAlign w:val="bottom"/>
            <w:hideMark/>
          </w:tcPr>
          <w:p w14:paraId="7582AD7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710</w:t>
            </w:r>
          </w:p>
        </w:tc>
      </w:tr>
      <w:tr w:rsidR="00AA7D36" w:rsidRPr="00E50E60" w14:paraId="0ED3BFB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1D00786"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04BD8596"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75BA802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2400</w:t>
            </w:r>
          </w:p>
        </w:tc>
      </w:tr>
      <w:tr w:rsidR="00AA7D36" w:rsidRPr="00E50E60" w14:paraId="5136396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C6DF3FE"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State</w:t>
            </w:r>
          </w:p>
        </w:tc>
      </w:tr>
      <w:tr w:rsidR="00AA7D36" w:rsidRPr="00E50E60" w14:paraId="0BCB14B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8460901"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 xml:space="preserve">Eastern </w:t>
            </w:r>
            <w:proofErr w:type="spellStart"/>
            <w:r w:rsidRPr="00E50E60">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1D42F4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60%</w:t>
            </w:r>
          </w:p>
        </w:tc>
        <w:tc>
          <w:tcPr>
            <w:tcW w:w="1120" w:type="pct"/>
            <w:tcBorders>
              <w:top w:val="nil"/>
              <w:left w:val="nil"/>
              <w:bottom w:val="single" w:sz="4" w:space="0" w:color="auto"/>
              <w:right w:val="nil"/>
            </w:tcBorders>
            <w:shd w:val="clear" w:color="auto" w:fill="auto"/>
            <w:noWrap/>
            <w:vAlign w:val="bottom"/>
            <w:hideMark/>
          </w:tcPr>
          <w:p w14:paraId="64257374"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710</w:t>
            </w:r>
          </w:p>
        </w:tc>
      </w:tr>
      <w:tr w:rsidR="00AA7D36" w:rsidRPr="00E50E60" w14:paraId="770C1D1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8E76A35"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30E23B0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43%</w:t>
            </w:r>
          </w:p>
        </w:tc>
        <w:tc>
          <w:tcPr>
            <w:tcW w:w="1120" w:type="pct"/>
            <w:tcBorders>
              <w:top w:val="nil"/>
              <w:left w:val="nil"/>
              <w:bottom w:val="single" w:sz="4" w:space="0" w:color="auto"/>
              <w:right w:val="nil"/>
            </w:tcBorders>
            <w:shd w:val="clear" w:color="auto" w:fill="auto"/>
            <w:noWrap/>
            <w:vAlign w:val="bottom"/>
            <w:hideMark/>
          </w:tcPr>
          <w:p w14:paraId="71FFA28E"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1184</w:t>
            </w:r>
          </w:p>
        </w:tc>
      </w:tr>
      <w:tr w:rsidR="00AA7D36" w:rsidRPr="00E50E60" w14:paraId="0DC5944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6C3FC34"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47AF277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34%</w:t>
            </w:r>
          </w:p>
        </w:tc>
        <w:tc>
          <w:tcPr>
            <w:tcW w:w="1120" w:type="pct"/>
            <w:tcBorders>
              <w:top w:val="nil"/>
              <w:left w:val="nil"/>
              <w:bottom w:val="single" w:sz="4" w:space="0" w:color="auto"/>
              <w:right w:val="nil"/>
            </w:tcBorders>
            <w:shd w:val="clear" w:color="auto" w:fill="auto"/>
            <w:noWrap/>
            <w:vAlign w:val="bottom"/>
            <w:hideMark/>
          </w:tcPr>
          <w:p w14:paraId="2588D7A5"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669</w:t>
            </w:r>
          </w:p>
        </w:tc>
      </w:tr>
      <w:tr w:rsidR="00AA7D36" w:rsidRPr="00E50E60" w14:paraId="3AA3873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FD56E1B"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69EE029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w:t>
            </w:r>
          </w:p>
        </w:tc>
        <w:tc>
          <w:tcPr>
            <w:tcW w:w="1120" w:type="pct"/>
            <w:tcBorders>
              <w:top w:val="nil"/>
              <w:left w:val="nil"/>
              <w:bottom w:val="single" w:sz="4" w:space="0" w:color="auto"/>
              <w:right w:val="nil"/>
            </w:tcBorders>
            <w:shd w:val="clear" w:color="auto" w:fill="auto"/>
            <w:noWrap/>
            <w:vAlign w:val="bottom"/>
            <w:hideMark/>
          </w:tcPr>
          <w:p w14:paraId="6AE6FDC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547</w:t>
            </w:r>
          </w:p>
        </w:tc>
      </w:tr>
      <w:tr w:rsidR="00AA7D36" w:rsidRPr="00E50E60" w14:paraId="7CE78F1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E878953"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20ABF30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7F97C82E"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448</w:t>
            </w:r>
          </w:p>
        </w:tc>
      </w:tr>
      <w:tr w:rsidR="00AA7D36" w:rsidRPr="00E50E60" w14:paraId="0D3AF18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A691AEE"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Language</w:t>
            </w:r>
          </w:p>
        </w:tc>
      </w:tr>
      <w:tr w:rsidR="00AA7D36" w:rsidRPr="00E50E60" w14:paraId="267A86F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4FC1EC"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73CF4F53"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31%</w:t>
            </w:r>
          </w:p>
        </w:tc>
        <w:tc>
          <w:tcPr>
            <w:tcW w:w="1120" w:type="pct"/>
            <w:tcBorders>
              <w:top w:val="nil"/>
              <w:left w:val="nil"/>
              <w:bottom w:val="single" w:sz="4" w:space="0" w:color="auto"/>
              <w:right w:val="nil"/>
            </w:tcBorders>
            <w:shd w:val="clear" w:color="auto" w:fill="auto"/>
            <w:noWrap/>
            <w:vAlign w:val="bottom"/>
            <w:hideMark/>
          </w:tcPr>
          <w:p w14:paraId="7323262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1411</w:t>
            </w:r>
          </w:p>
        </w:tc>
      </w:tr>
      <w:tr w:rsidR="00AA7D36" w:rsidRPr="00E50E60" w14:paraId="5FC8801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597CC5A"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6B877BC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63%</w:t>
            </w:r>
          </w:p>
        </w:tc>
        <w:tc>
          <w:tcPr>
            <w:tcW w:w="1120" w:type="pct"/>
            <w:tcBorders>
              <w:top w:val="nil"/>
              <w:left w:val="nil"/>
              <w:bottom w:val="single" w:sz="4" w:space="0" w:color="auto"/>
              <w:right w:val="nil"/>
            </w:tcBorders>
            <w:shd w:val="clear" w:color="auto" w:fill="auto"/>
            <w:noWrap/>
            <w:vAlign w:val="bottom"/>
            <w:hideMark/>
          </w:tcPr>
          <w:p w14:paraId="47A3538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792</w:t>
            </w:r>
          </w:p>
        </w:tc>
      </w:tr>
      <w:tr w:rsidR="00AA7D36" w:rsidRPr="00E50E60" w14:paraId="0FE2B22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E5E917"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Toposa</w:t>
            </w:r>
            <w:proofErr w:type="spellEnd"/>
          </w:p>
        </w:tc>
        <w:tc>
          <w:tcPr>
            <w:tcW w:w="1978" w:type="pct"/>
            <w:tcBorders>
              <w:top w:val="nil"/>
              <w:left w:val="nil"/>
              <w:bottom w:val="single" w:sz="4" w:space="0" w:color="auto"/>
              <w:right w:val="nil"/>
            </w:tcBorders>
            <w:shd w:val="clear" w:color="auto" w:fill="auto"/>
            <w:noWrap/>
            <w:vAlign w:val="bottom"/>
            <w:hideMark/>
          </w:tcPr>
          <w:p w14:paraId="742BD3D2"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61%</w:t>
            </w:r>
          </w:p>
        </w:tc>
        <w:tc>
          <w:tcPr>
            <w:tcW w:w="1120" w:type="pct"/>
            <w:tcBorders>
              <w:top w:val="nil"/>
              <w:left w:val="nil"/>
              <w:bottom w:val="single" w:sz="4" w:space="0" w:color="auto"/>
              <w:right w:val="nil"/>
            </w:tcBorders>
            <w:shd w:val="clear" w:color="auto" w:fill="auto"/>
            <w:noWrap/>
            <w:vAlign w:val="bottom"/>
            <w:hideMark/>
          </w:tcPr>
          <w:p w14:paraId="506A0F88"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368</w:t>
            </w:r>
          </w:p>
        </w:tc>
      </w:tr>
      <w:tr w:rsidR="00AA7D36" w:rsidRPr="00E50E60" w14:paraId="748BA85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6D8F1D6"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lastRenderedPageBreak/>
              <w:t>Didinga</w:t>
            </w:r>
            <w:proofErr w:type="spellEnd"/>
          </w:p>
        </w:tc>
        <w:tc>
          <w:tcPr>
            <w:tcW w:w="1978" w:type="pct"/>
            <w:tcBorders>
              <w:top w:val="nil"/>
              <w:left w:val="nil"/>
              <w:bottom w:val="single" w:sz="4" w:space="0" w:color="auto"/>
              <w:right w:val="nil"/>
            </w:tcBorders>
            <w:shd w:val="clear" w:color="auto" w:fill="auto"/>
            <w:noWrap/>
            <w:vAlign w:val="bottom"/>
            <w:hideMark/>
          </w:tcPr>
          <w:p w14:paraId="4BC261A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59%</w:t>
            </w:r>
          </w:p>
        </w:tc>
        <w:tc>
          <w:tcPr>
            <w:tcW w:w="1120" w:type="pct"/>
            <w:tcBorders>
              <w:top w:val="nil"/>
              <w:left w:val="nil"/>
              <w:bottom w:val="single" w:sz="4" w:space="0" w:color="auto"/>
              <w:right w:val="nil"/>
            </w:tcBorders>
            <w:shd w:val="clear" w:color="auto" w:fill="auto"/>
            <w:noWrap/>
            <w:vAlign w:val="bottom"/>
            <w:hideMark/>
          </w:tcPr>
          <w:p w14:paraId="7B29255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313</w:t>
            </w:r>
          </w:p>
        </w:tc>
      </w:tr>
      <w:tr w:rsidR="00AA7D36" w:rsidRPr="00E50E60" w14:paraId="47F7E9A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CC5208A"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217E246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50%</w:t>
            </w:r>
          </w:p>
        </w:tc>
        <w:tc>
          <w:tcPr>
            <w:tcW w:w="1120" w:type="pct"/>
            <w:tcBorders>
              <w:top w:val="nil"/>
              <w:left w:val="nil"/>
              <w:bottom w:val="single" w:sz="4" w:space="0" w:color="auto"/>
              <w:right w:val="nil"/>
            </w:tcBorders>
            <w:shd w:val="clear" w:color="auto" w:fill="auto"/>
            <w:noWrap/>
            <w:vAlign w:val="bottom"/>
            <w:hideMark/>
          </w:tcPr>
          <w:p w14:paraId="7F465355"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644</w:t>
            </w:r>
          </w:p>
        </w:tc>
      </w:tr>
    </w:tbl>
    <w:p w14:paraId="0CCA81CF" w14:textId="77777777" w:rsidR="00AA7D36" w:rsidRDefault="00AA7D36" w:rsidP="00AA7D36"/>
    <w:p w14:paraId="4FE29E24" w14:textId="77777777" w:rsidR="00AA7D36" w:rsidRDefault="00AA7D36" w:rsidP="00AA7D36"/>
    <w:p w14:paraId="43D9B0E8" w14:textId="77777777" w:rsidR="00AA7D36" w:rsidRDefault="00AA7D36" w:rsidP="00AA7D36"/>
    <w:p w14:paraId="1164885B" w14:textId="77777777" w:rsidR="00AA7D36" w:rsidRDefault="00AA7D36" w:rsidP="00AA7D36"/>
    <w:p w14:paraId="58CFB6E4" w14:textId="77777777" w:rsidR="00AA7D36" w:rsidRDefault="00AA7D36" w:rsidP="00AA7D36"/>
    <w:p w14:paraId="33A82CA2" w14:textId="77777777" w:rsidR="00AA7D36" w:rsidRDefault="00AA7D36" w:rsidP="00AA7D36"/>
    <w:p w14:paraId="55C51A97" w14:textId="77777777" w:rsidR="00AA7D36" w:rsidRDefault="00AA7D36" w:rsidP="00AA7D36"/>
    <w:p w14:paraId="059A0799" w14:textId="77777777" w:rsidR="00AA7D36" w:rsidRDefault="00AA7D36" w:rsidP="00AA7D36"/>
    <w:p w14:paraId="01222BE9" w14:textId="77777777" w:rsidR="00AA7D36" w:rsidRDefault="00AA7D36" w:rsidP="00AA7D36"/>
    <w:p w14:paraId="16FB4D62" w14:textId="77777777" w:rsidR="00AA7D36" w:rsidRDefault="00AA7D36" w:rsidP="00AA7D36"/>
    <w:p w14:paraId="41D463DF" w14:textId="77777777" w:rsidR="00AA7D36" w:rsidRDefault="00AA7D36" w:rsidP="00AA7D36"/>
    <w:p w14:paraId="0C083AFE" w14:textId="77777777" w:rsidR="00AA7D36" w:rsidRDefault="00AA7D36" w:rsidP="00AA7D36"/>
    <w:p w14:paraId="32CBDD51" w14:textId="77777777" w:rsidR="00AA7D36" w:rsidRDefault="00AA7D36" w:rsidP="00AA7D36"/>
    <w:p w14:paraId="51F64B5C" w14:textId="77777777" w:rsidR="00AA7D36" w:rsidRDefault="00AA7D36" w:rsidP="00AA7D36"/>
    <w:p w14:paraId="70B5E794" w14:textId="77777777" w:rsidR="00AA7D36" w:rsidRDefault="00AA7D36" w:rsidP="00AA7D36"/>
    <w:p w14:paraId="0D820CD5" w14:textId="77777777" w:rsidR="00AA7D36" w:rsidRDefault="00AA7D36" w:rsidP="00AA7D36"/>
    <w:p w14:paraId="513308CA" w14:textId="77777777" w:rsidR="00AA7D36" w:rsidRDefault="00AA7D36" w:rsidP="00AA7D36"/>
    <w:p w14:paraId="2DE51D2D" w14:textId="77777777" w:rsidR="00AA7D36" w:rsidRDefault="00AA7D36" w:rsidP="00AA7D36"/>
    <w:p w14:paraId="499D217C" w14:textId="77777777" w:rsidR="00AA7D36" w:rsidRDefault="00AA7D36" w:rsidP="00AA7D36"/>
    <w:p w14:paraId="2C1A7F98" w14:textId="77777777" w:rsidR="00AA7D36" w:rsidRDefault="00AA7D36" w:rsidP="00AA7D36"/>
    <w:p w14:paraId="3907132E" w14:textId="77777777" w:rsidR="000A31B3" w:rsidRDefault="000A31B3" w:rsidP="00AA7D36"/>
    <w:p w14:paraId="5F77A5A0" w14:textId="77777777" w:rsidR="00AA7D36" w:rsidRDefault="00AA7D36" w:rsidP="00AA7D36"/>
    <w:p w14:paraId="06A6FE0F" w14:textId="77777777" w:rsidR="005E54B2" w:rsidRDefault="005E54B2" w:rsidP="00AA7D36"/>
    <w:p w14:paraId="10C7E4BB" w14:textId="77777777" w:rsidR="005E54B2" w:rsidRDefault="005E54B2" w:rsidP="00AA7D36"/>
    <w:p w14:paraId="33A7DFF0" w14:textId="19B86483" w:rsidR="00AA7D36" w:rsidRDefault="00AA7D36" w:rsidP="00AA7D36">
      <w:pPr>
        <w:pStyle w:val="Caption"/>
      </w:pPr>
      <w:r>
        <w:lastRenderedPageBreak/>
        <w:t xml:space="preserve">Table </w:t>
      </w:r>
      <w:fldSimple w:instr=" SEQ Table \* ARABIC ">
        <w:r w:rsidR="00A66512">
          <w:rPr>
            <w:noProof/>
          </w:rPr>
          <w:t>21</w:t>
        </w:r>
      </w:fldSimple>
      <w:r>
        <w:t>. Indicator 3 Disaggregated Results</w:t>
      </w:r>
    </w:p>
    <w:tbl>
      <w:tblPr>
        <w:tblW w:w="5000" w:type="pct"/>
        <w:tblLook w:val="04A0" w:firstRow="1" w:lastRow="0" w:firstColumn="1" w:lastColumn="0" w:noHBand="0" w:noVBand="1"/>
      </w:tblPr>
      <w:tblGrid>
        <w:gridCol w:w="3560"/>
        <w:gridCol w:w="3703"/>
        <w:gridCol w:w="2097"/>
      </w:tblGrid>
      <w:tr w:rsidR="00AA7D36" w:rsidRPr="00576FD5" w14:paraId="163BD08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4A46B934" w14:textId="77777777" w:rsidR="00AA7D36" w:rsidRPr="00576FD5" w:rsidRDefault="00AA7D36" w:rsidP="00CB0121">
            <w:pPr>
              <w:spacing w:after="0" w:line="240" w:lineRule="auto"/>
              <w:rPr>
                <w:rFonts w:eastAsia="Times New Roman" w:cs="Calibri"/>
                <w:b/>
                <w:bCs/>
                <w:color w:val="FFFFFF"/>
                <w:sz w:val="20"/>
                <w:szCs w:val="20"/>
              </w:rPr>
            </w:pPr>
            <w:r w:rsidRPr="00576FD5">
              <w:rPr>
                <w:rFonts w:eastAsia="Times New Roman" w:cs="Calibri"/>
                <w:b/>
                <w:bCs/>
                <w:color w:val="FFFFFF"/>
                <w:sz w:val="20"/>
                <w:szCs w:val="20"/>
              </w:rPr>
              <w:t>Percent of households reporting participation in community groups</w:t>
            </w:r>
          </w:p>
        </w:tc>
      </w:tr>
      <w:tr w:rsidR="00AA7D36" w:rsidRPr="00576FD5" w14:paraId="4963D2FB"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0FBB1C84" w14:textId="77777777" w:rsidR="00AA7D36" w:rsidRPr="00576FD5" w:rsidRDefault="00AA7D36" w:rsidP="00CB0121">
            <w:pPr>
              <w:spacing w:after="0" w:line="240" w:lineRule="auto"/>
              <w:jc w:val="center"/>
              <w:rPr>
                <w:rFonts w:eastAsia="Times New Roman" w:cs="Calibri"/>
                <w:b/>
                <w:bCs/>
                <w:color w:val="000000"/>
                <w:sz w:val="20"/>
                <w:szCs w:val="20"/>
              </w:rPr>
            </w:pPr>
            <w:r w:rsidRPr="00576FD5">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1841AF26" w14:textId="77777777" w:rsidR="00AA7D36" w:rsidRPr="00576FD5" w:rsidRDefault="00AA7D36" w:rsidP="00CB0121">
            <w:pPr>
              <w:spacing w:after="0" w:line="240" w:lineRule="auto"/>
              <w:jc w:val="center"/>
              <w:rPr>
                <w:rFonts w:eastAsia="Times New Roman" w:cs="Calibri"/>
                <w:b/>
                <w:bCs/>
                <w:color w:val="000000"/>
                <w:sz w:val="20"/>
                <w:szCs w:val="20"/>
              </w:rPr>
            </w:pPr>
            <w:r w:rsidRPr="00576FD5">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2AE90B50" w14:textId="77777777" w:rsidR="00AA7D36" w:rsidRPr="00576FD5" w:rsidRDefault="00AA7D36" w:rsidP="00CB0121">
            <w:pPr>
              <w:spacing w:after="0" w:line="240" w:lineRule="auto"/>
              <w:jc w:val="center"/>
              <w:rPr>
                <w:rFonts w:eastAsia="Times New Roman" w:cs="Calibri"/>
                <w:b/>
                <w:bCs/>
                <w:color w:val="000000"/>
                <w:sz w:val="20"/>
                <w:szCs w:val="20"/>
              </w:rPr>
            </w:pPr>
            <w:r w:rsidRPr="00576FD5">
              <w:rPr>
                <w:rFonts w:eastAsia="Times New Roman" w:cs="Calibri"/>
                <w:b/>
                <w:bCs/>
                <w:color w:val="000000"/>
                <w:sz w:val="20"/>
                <w:szCs w:val="20"/>
              </w:rPr>
              <w:t>Observations</w:t>
            </w:r>
          </w:p>
        </w:tc>
      </w:tr>
      <w:tr w:rsidR="00AA7D36" w:rsidRPr="00576FD5" w14:paraId="77C1E88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5A1B5A3"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Overall</w:t>
            </w:r>
          </w:p>
        </w:tc>
      </w:tr>
      <w:tr w:rsidR="00AA7D36" w:rsidRPr="00576FD5" w14:paraId="577EBFA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501A934"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0BC511F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86%</w:t>
            </w:r>
          </w:p>
        </w:tc>
        <w:tc>
          <w:tcPr>
            <w:tcW w:w="1120" w:type="pct"/>
            <w:tcBorders>
              <w:top w:val="nil"/>
              <w:left w:val="nil"/>
              <w:bottom w:val="single" w:sz="4" w:space="0" w:color="auto"/>
              <w:right w:val="nil"/>
            </w:tcBorders>
            <w:shd w:val="clear" w:color="auto" w:fill="auto"/>
            <w:noWrap/>
            <w:vAlign w:val="bottom"/>
            <w:hideMark/>
          </w:tcPr>
          <w:p w14:paraId="224F4E62"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6608</w:t>
            </w:r>
          </w:p>
        </w:tc>
      </w:tr>
      <w:tr w:rsidR="00AA7D36" w:rsidRPr="00576FD5" w14:paraId="791807F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48BFA8F"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Location</w:t>
            </w:r>
          </w:p>
        </w:tc>
      </w:tr>
      <w:tr w:rsidR="00AA7D36" w:rsidRPr="00576FD5" w14:paraId="141968C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F60AD6"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5F0A7C7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3056FC4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5466</w:t>
            </w:r>
          </w:p>
        </w:tc>
      </w:tr>
      <w:tr w:rsidR="00AA7D36" w:rsidRPr="00576FD5" w14:paraId="32D1C89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DD5F948"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04C9083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2F4CDD4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1142</w:t>
            </w:r>
          </w:p>
        </w:tc>
      </w:tr>
      <w:tr w:rsidR="00AA7D36" w:rsidRPr="00576FD5" w14:paraId="2C33DD3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508C329"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Sex</w:t>
            </w:r>
          </w:p>
        </w:tc>
      </w:tr>
      <w:tr w:rsidR="00AA7D36" w:rsidRPr="00576FD5" w14:paraId="5DF8921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CBAD209"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0618868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75EE9C8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1919</w:t>
            </w:r>
          </w:p>
        </w:tc>
      </w:tr>
      <w:tr w:rsidR="00AA7D36" w:rsidRPr="00576FD5" w14:paraId="10ECE3A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40906C6"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095596E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338BB008"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1204</w:t>
            </w:r>
          </w:p>
        </w:tc>
      </w:tr>
      <w:tr w:rsidR="00AA7D36" w:rsidRPr="00576FD5" w14:paraId="15DC707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AE60861"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County</w:t>
            </w:r>
          </w:p>
        </w:tc>
      </w:tr>
      <w:tr w:rsidR="00AA7D36" w:rsidRPr="00576FD5" w14:paraId="59FF13A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4D36F8E"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7E6B6AC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92%</w:t>
            </w:r>
          </w:p>
        </w:tc>
        <w:tc>
          <w:tcPr>
            <w:tcW w:w="1120" w:type="pct"/>
            <w:tcBorders>
              <w:top w:val="nil"/>
              <w:left w:val="nil"/>
              <w:bottom w:val="single" w:sz="4" w:space="0" w:color="auto"/>
              <w:right w:val="nil"/>
            </w:tcBorders>
            <w:shd w:val="clear" w:color="auto" w:fill="auto"/>
            <w:noWrap/>
            <w:vAlign w:val="bottom"/>
            <w:hideMark/>
          </w:tcPr>
          <w:p w14:paraId="79EB7BF3"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570</w:t>
            </w:r>
          </w:p>
        </w:tc>
      </w:tr>
      <w:tr w:rsidR="00AA7D36" w:rsidRPr="00576FD5" w14:paraId="30034A8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A11F85"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2542F9D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1577CD1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514</w:t>
            </w:r>
          </w:p>
        </w:tc>
      </w:tr>
      <w:tr w:rsidR="00AA7D36" w:rsidRPr="00576FD5" w14:paraId="647E3B7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94F548C"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436B2C1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65%</w:t>
            </w:r>
          </w:p>
        </w:tc>
        <w:tc>
          <w:tcPr>
            <w:tcW w:w="1120" w:type="pct"/>
            <w:tcBorders>
              <w:top w:val="nil"/>
              <w:left w:val="nil"/>
              <w:bottom w:val="single" w:sz="4" w:space="0" w:color="auto"/>
              <w:right w:val="nil"/>
            </w:tcBorders>
            <w:shd w:val="clear" w:color="auto" w:fill="auto"/>
            <w:noWrap/>
            <w:vAlign w:val="bottom"/>
            <w:hideMark/>
          </w:tcPr>
          <w:p w14:paraId="018849A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458</w:t>
            </w:r>
          </w:p>
        </w:tc>
      </w:tr>
      <w:tr w:rsidR="00AA7D36" w:rsidRPr="00576FD5" w14:paraId="0939CF1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BC6673"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2BB338B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92%</w:t>
            </w:r>
          </w:p>
        </w:tc>
        <w:tc>
          <w:tcPr>
            <w:tcW w:w="1120" w:type="pct"/>
            <w:tcBorders>
              <w:top w:val="nil"/>
              <w:left w:val="nil"/>
              <w:bottom w:val="single" w:sz="4" w:space="0" w:color="auto"/>
              <w:right w:val="nil"/>
            </w:tcBorders>
            <w:shd w:val="clear" w:color="auto" w:fill="auto"/>
            <w:noWrap/>
            <w:vAlign w:val="bottom"/>
            <w:hideMark/>
          </w:tcPr>
          <w:p w14:paraId="1594D19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463</w:t>
            </w:r>
          </w:p>
        </w:tc>
      </w:tr>
      <w:tr w:rsidR="00AA7D36" w:rsidRPr="00576FD5" w14:paraId="7B338E3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9CAB6DF"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Jur</w:t>
            </w:r>
            <w:proofErr w:type="spellEnd"/>
            <w:r w:rsidRPr="00576FD5">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40D632B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78%</w:t>
            </w:r>
          </w:p>
        </w:tc>
        <w:tc>
          <w:tcPr>
            <w:tcW w:w="1120" w:type="pct"/>
            <w:tcBorders>
              <w:top w:val="nil"/>
              <w:left w:val="nil"/>
              <w:bottom w:val="single" w:sz="4" w:space="0" w:color="auto"/>
              <w:right w:val="nil"/>
            </w:tcBorders>
            <w:shd w:val="clear" w:color="auto" w:fill="auto"/>
            <w:noWrap/>
            <w:vAlign w:val="bottom"/>
            <w:hideMark/>
          </w:tcPr>
          <w:p w14:paraId="7465A9E4"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473</w:t>
            </w:r>
          </w:p>
        </w:tc>
      </w:tr>
      <w:tr w:rsidR="00AA7D36" w:rsidRPr="00576FD5" w14:paraId="0BDEA67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3E457C3"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6A077DB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3C6F10A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530</w:t>
            </w:r>
          </w:p>
        </w:tc>
      </w:tr>
      <w:tr w:rsidR="00AA7D36" w:rsidRPr="00576FD5" w14:paraId="7338DB4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7A50E3A"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121FAF9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64A0430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536</w:t>
            </w:r>
          </w:p>
        </w:tc>
      </w:tr>
      <w:tr w:rsidR="00AA7D36" w:rsidRPr="00576FD5" w14:paraId="5B43DA1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74039C8"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25F5A086"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95%</w:t>
            </w:r>
          </w:p>
        </w:tc>
        <w:tc>
          <w:tcPr>
            <w:tcW w:w="1120" w:type="pct"/>
            <w:tcBorders>
              <w:top w:val="nil"/>
              <w:left w:val="nil"/>
              <w:bottom w:val="single" w:sz="4" w:space="0" w:color="auto"/>
              <w:right w:val="nil"/>
            </w:tcBorders>
            <w:shd w:val="clear" w:color="auto" w:fill="auto"/>
            <w:noWrap/>
            <w:vAlign w:val="bottom"/>
            <w:hideMark/>
          </w:tcPr>
          <w:p w14:paraId="5B1BF99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562</w:t>
            </w:r>
          </w:p>
        </w:tc>
      </w:tr>
      <w:tr w:rsidR="00AA7D36" w:rsidRPr="00576FD5" w14:paraId="0CF2273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511BCCE" w14:textId="23F706CC" w:rsidR="00AA7D36" w:rsidRPr="00576FD5"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248503A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1DE8F45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546</w:t>
            </w:r>
          </w:p>
        </w:tc>
      </w:tr>
      <w:tr w:rsidR="00AA7D36" w:rsidRPr="00576FD5" w14:paraId="5F5B8AF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0D81824"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3D22F3C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00EEAC7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524</w:t>
            </w:r>
          </w:p>
        </w:tc>
      </w:tr>
      <w:tr w:rsidR="00AA7D36" w:rsidRPr="00576FD5" w14:paraId="4FA0D7F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5EF7DAD"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5FB5278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43B9F2B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545</w:t>
            </w:r>
          </w:p>
        </w:tc>
      </w:tr>
      <w:tr w:rsidR="00AA7D36" w:rsidRPr="00576FD5" w14:paraId="59DDDF9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88A83EF"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24F45A2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4D33DE24"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587</w:t>
            </w:r>
          </w:p>
        </w:tc>
      </w:tr>
      <w:tr w:rsidR="00AA7D36" w:rsidRPr="00576FD5" w14:paraId="09DB045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FD7C63A"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03DC6A2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48%</w:t>
            </w:r>
          </w:p>
        </w:tc>
        <w:tc>
          <w:tcPr>
            <w:tcW w:w="1120" w:type="pct"/>
            <w:tcBorders>
              <w:top w:val="nil"/>
              <w:left w:val="nil"/>
              <w:bottom w:val="single" w:sz="4" w:space="0" w:color="auto"/>
              <w:right w:val="nil"/>
            </w:tcBorders>
            <w:shd w:val="clear" w:color="auto" w:fill="auto"/>
            <w:noWrap/>
            <w:vAlign w:val="bottom"/>
            <w:hideMark/>
          </w:tcPr>
          <w:p w14:paraId="39E10DC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300</w:t>
            </w:r>
          </w:p>
        </w:tc>
      </w:tr>
      <w:tr w:rsidR="00AA7D36" w:rsidRPr="00576FD5" w14:paraId="4BD3083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242E835"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Region</w:t>
            </w:r>
          </w:p>
        </w:tc>
      </w:tr>
      <w:tr w:rsidR="00AA7D36" w:rsidRPr="00576FD5" w14:paraId="623B90D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9EF8424"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74AD4892"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57%</w:t>
            </w:r>
          </w:p>
        </w:tc>
        <w:tc>
          <w:tcPr>
            <w:tcW w:w="1120" w:type="pct"/>
            <w:tcBorders>
              <w:top w:val="nil"/>
              <w:left w:val="nil"/>
              <w:bottom w:val="single" w:sz="4" w:space="0" w:color="auto"/>
              <w:right w:val="nil"/>
            </w:tcBorders>
            <w:shd w:val="clear" w:color="auto" w:fill="auto"/>
            <w:noWrap/>
            <w:vAlign w:val="bottom"/>
            <w:hideMark/>
          </w:tcPr>
          <w:p w14:paraId="36C5EDA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773</w:t>
            </w:r>
          </w:p>
        </w:tc>
      </w:tr>
      <w:tr w:rsidR="00AA7D36" w:rsidRPr="00576FD5" w14:paraId="7B40B53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2313CAA"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55F0F91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189084B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988</w:t>
            </w:r>
          </w:p>
        </w:tc>
      </w:tr>
      <w:tr w:rsidR="00AA7D36" w:rsidRPr="00576FD5" w14:paraId="0D6E527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C74595D"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16953E1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94%</w:t>
            </w:r>
          </w:p>
        </w:tc>
        <w:tc>
          <w:tcPr>
            <w:tcW w:w="1120" w:type="pct"/>
            <w:tcBorders>
              <w:top w:val="nil"/>
              <w:left w:val="nil"/>
              <w:bottom w:val="single" w:sz="4" w:space="0" w:color="auto"/>
              <w:right w:val="nil"/>
            </w:tcBorders>
            <w:shd w:val="clear" w:color="auto" w:fill="auto"/>
            <w:noWrap/>
            <w:vAlign w:val="bottom"/>
            <w:hideMark/>
          </w:tcPr>
          <w:p w14:paraId="767BFB8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4847</w:t>
            </w:r>
          </w:p>
        </w:tc>
      </w:tr>
      <w:tr w:rsidR="00AA7D36" w:rsidRPr="00576FD5" w14:paraId="169816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C5DD3ED"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State</w:t>
            </w:r>
          </w:p>
        </w:tc>
      </w:tr>
      <w:tr w:rsidR="00AA7D36" w:rsidRPr="00576FD5" w14:paraId="4D8F3CD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39A3EFC"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 xml:space="preserve">Eastern </w:t>
            </w:r>
            <w:proofErr w:type="spellStart"/>
            <w:r w:rsidRPr="00576FD5">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F6F2A0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56AD3320"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988</w:t>
            </w:r>
          </w:p>
        </w:tc>
      </w:tr>
      <w:tr w:rsidR="00AA7D36" w:rsidRPr="00576FD5" w14:paraId="2B13BAA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1F2695"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4517E75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4113AE5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2144</w:t>
            </w:r>
          </w:p>
        </w:tc>
      </w:tr>
      <w:tr w:rsidR="00AA7D36" w:rsidRPr="00576FD5" w14:paraId="3871B8F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EECBFAF"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4B8271B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91%</w:t>
            </w:r>
          </w:p>
        </w:tc>
        <w:tc>
          <w:tcPr>
            <w:tcW w:w="1120" w:type="pct"/>
            <w:tcBorders>
              <w:top w:val="nil"/>
              <w:left w:val="nil"/>
              <w:bottom w:val="single" w:sz="4" w:space="0" w:color="auto"/>
              <w:right w:val="nil"/>
            </w:tcBorders>
            <w:shd w:val="clear" w:color="auto" w:fill="auto"/>
            <w:noWrap/>
            <w:vAlign w:val="bottom"/>
            <w:hideMark/>
          </w:tcPr>
          <w:p w14:paraId="66507A53"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1644</w:t>
            </w:r>
          </w:p>
        </w:tc>
      </w:tr>
      <w:tr w:rsidR="00AA7D36" w:rsidRPr="00576FD5" w14:paraId="3EBD6ED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DD29EE5"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1426A0F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86%</w:t>
            </w:r>
          </w:p>
        </w:tc>
        <w:tc>
          <w:tcPr>
            <w:tcW w:w="1120" w:type="pct"/>
            <w:tcBorders>
              <w:top w:val="nil"/>
              <w:left w:val="nil"/>
              <w:bottom w:val="single" w:sz="4" w:space="0" w:color="auto"/>
              <w:right w:val="nil"/>
            </w:tcBorders>
            <w:shd w:val="clear" w:color="auto" w:fill="auto"/>
            <w:noWrap/>
            <w:vAlign w:val="bottom"/>
            <w:hideMark/>
          </w:tcPr>
          <w:p w14:paraId="28FAF60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1059</w:t>
            </w:r>
          </w:p>
        </w:tc>
      </w:tr>
      <w:tr w:rsidR="00AA7D36" w:rsidRPr="00576FD5" w14:paraId="1AD992E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4530BF3"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00FE1FD4"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57%</w:t>
            </w:r>
          </w:p>
        </w:tc>
        <w:tc>
          <w:tcPr>
            <w:tcW w:w="1120" w:type="pct"/>
            <w:tcBorders>
              <w:top w:val="nil"/>
              <w:left w:val="nil"/>
              <w:bottom w:val="single" w:sz="4" w:space="0" w:color="auto"/>
              <w:right w:val="nil"/>
            </w:tcBorders>
            <w:shd w:val="clear" w:color="auto" w:fill="auto"/>
            <w:noWrap/>
            <w:vAlign w:val="bottom"/>
            <w:hideMark/>
          </w:tcPr>
          <w:p w14:paraId="3017C47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773</w:t>
            </w:r>
          </w:p>
        </w:tc>
      </w:tr>
      <w:tr w:rsidR="00AA7D36" w:rsidRPr="00576FD5" w14:paraId="4F77298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7E67730"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Language</w:t>
            </w:r>
          </w:p>
        </w:tc>
      </w:tr>
      <w:tr w:rsidR="00AA7D36" w:rsidRPr="00576FD5" w14:paraId="5B8BD29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818510"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68DA8496"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94%</w:t>
            </w:r>
          </w:p>
        </w:tc>
        <w:tc>
          <w:tcPr>
            <w:tcW w:w="1120" w:type="pct"/>
            <w:tcBorders>
              <w:top w:val="nil"/>
              <w:left w:val="nil"/>
              <w:bottom w:val="single" w:sz="4" w:space="0" w:color="auto"/>
              <w:right w:val="nil"/>
            </w:tcBorders>
            <w:shd w:val="clear" w:color="auto" w:fill="auto"/>
            <w:noWrap/>
            <w:vAlign w:val="bottom"/>
            <w:hideMark/>
          </w:tcPr>
          <w:p w14:paraId="221D5D2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3459</w:t>
            </w:r>
          </w:p>
        </w:tc>
      </w:tr>
      <w:tr w:rsidR="00AA7D36" w:rsidRPr="00576FD5" w14:paraId="5168FFB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E1B1638"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103025A2"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85%</w:t>
            </w:r>
          </w:p>
        </w:tc>
        <w:tc>
          <w:tcPr>
            <w:tcW w:w="1120" w:type="pct"/>
            <w:tcBorders>
              <w:top w:val="nil"/>
              <w:left w:val="nil"/>
              <w:bottom w:val="single" w:sz="4" w:space="0" w:color="auto"/>
              <w:right w:val="nil"/>
            </w:tcBorders>
            <w:shd w:val="clear" w:color="auto" w:fill="auto"/>
            <w:noWrap/>
            <w:vAlign w:val="bottom"/>
            <w:hideMark/>
          </w:tcPr>
          <w:p w14:paraId="22206FA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1066</w:t>
            </w:r>
          </w:p>
        </w:tc>
      </w:tr>
      <w:tr w:rsidR="00AA7D36" w:rsidRPr="00576FD5" w14:paraId="72742A6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425D37C"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7A2F1FF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7CEB85A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529</w:t>
            </w:r>
          </w:p>
        </w:tc>
      </w:tr>
      <w:tr w:rsidR="00AA7D36" w:rsidRPr="00576FD5" w14:paraId="7F4B619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D8C2C5A"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358E5EA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31D2CE9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422</w:t>
            </w:r>
          </w:p>
        </w:tc>
      </w:tr>
      <w:tr w:rsidR="00AA7D36" w:rsidRPr="00576FD5" w14:paraId="30C3AD7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9EC0B05"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3F6F699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303307E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1095</w:t>
            </w:r>
          </w:p>
        </w:tc>
      </w:tr>
    </w:tbl>
    <w:p w14:paraId="5DE1B78B" w14:textId="77777777" w:rsidR="00AA7D36" w:rsidRDefault="00AA7D36" w:rsidP="00AA7D36"/>
    <w:p w14:paraId="374B3420" w14:textId="77777777" w:rsidR="00AA7D36" w:rsidRDefault="00AA7D36" w:rsidP="00AA7D36"/>
    <w:p w14:paraId="5B1B874A" w14:textId="77777777" w:rsidR="00AA7D36" w:rsidRDefault="00AA7D36" w:rsidP="00AA7D36"/>
    <w:p w14:paraId="4A220FA7" w14:textId="77777777" w:rsidR="00AA7D36" w:rsidRDefault="00AA7D36" w:rsidP="00AA7D36"/>
    <w:p w14:paraId="17BF577B" w14:textId="77777777" w:rsidR="00AA7D36" w:rsidRDefault="00AA7D36" w:rsidP="00AA7D36"/>
    <w:p w14:paraId="228BCD0C" w14:textId="77777777" w:rsidR="00AA7D36" w:rsidRDefault="00AA7D36" w:rsidP="00AA7D36"/>
    <w:p w14:paraId="68460426" w14:textId="77777777" w:rsidR="00AA7D36" w:rsidRDefault="00AA7D36" w:rsidP="00AA7D36"/>
    <w:p w14:paraId="611A07E2" w14:textId="77777777" w:rsidR="00AA7D36" w:rsidRDefault="00AA7D36" w:rsidP="00AA7D36"/>
    <w:p w14:paraId="3EAD6063" w14:textId="77777777" w:rsidR="00AA7D36" w:rsidRDefault="00AA7D36" w:rsidP="00AA7D36"/>
    <w:p w14:paraId="1C579666" w14:textId="77777777" w:rsidR="00AA7D36" w:rsidRDefault="00AA7D36" w:rsidP="00AA7D36"/>
    <w:p w14:paraId="67319820" w14:textId="77777777" w:rsidR="00AA7D36" w:rsidRDefault="00AA7D36" w:rsidP="00AA7D36"/>
    <w:p w14:paraId="74A5F1FE" w14:textId="77777777" w:rsidR="00AA7D36" w:rsidRDefault="00AA7D36" w:rsidP="00AA7D36"/>
    <w:p w14:paraId="1D418C78" w14:textId="77777777" w:rsidR="00AA7D36" w:rsidRDefault="00AA7D36" w:rsidP="00AA7D36"/>
    <w:p w14:paraId="76B6A059" w14:textId="77777777" w:rsidR="00AA7D36" w:rsidRDefault="00AA7D36" w:rsidP="00AA7D36"/>
    <w:p w14:paraId="57325E7B" w14:textId="77777777" w:rsidR="00AA7D36" w:rsidRDefault="00AA7D36" w:rsidP="00AA7D36"/>
    <w:p w14:paraId="425F811B" w14:textId="77777777" w:rsidR="00AA7D36" w:rsidRDefault="00AA7D36" w:rsidP="00AA7D36"/>
    <w:p w14:paraId="64E8BC47" w14:textId="77777777" w:rsidR="00AA7D36" w:rsidRDefault="00AA7D36" w:rsidP="00AA7D36"/>
    <w:p w14:paraId="4F8BD6F8" w14:textId="77777777" w:rsidR="00AA7D36" w:rsidRDefault="00AA7D36" w:rsidP="00AA7D36"/>
    <w:p w14:paraId="42C2C681" w14:textId="77777777" w:rsidR="00AA7D36" w:rsidRDefault="00AA7D36" w:rsidP="00AA7D36"/>
    <w:p w14:paraId="4546179B" w14:textId="77777777" w:rsidR="00AA7D36" w:rsidRDefault="00AA7D36" w:rsidP="00AA7D36"/>
    <w:p w14:paraId="2D047FDC" w14:textId="77777777" w:rsidR="00AA7D36" w:rsidRDefault="00AA7D36" w:rsidP="00AA7D36"/>
    <w:p w14:paraId="20A9D9A4" w14:textId="77777777" w:rsidR="00AA7D36" w:rsidRDefault="00AA7D36" w:rsidP="00AA7D36"/>
    <w:p w14:paraId="2F0F1D54" w14:textId="77777777" w:rsidR="00AA7D36" w:rsidRDefault="00AA7D36" w:rsidP="00AA7D36"/>
    <w:p w14:paraId="71E4F48E" w14:textId="3E9B1274" w:rsidR="00AA7D36" w:rsidRDefault="00AA7D36" w:rsidP="00AA7D36">
      <w:pPr>
        <w:pStyle w:val="Caption"/>
      </w:pPr>
      <w:r>
        <w:lastRenderedPageBreak/>
        <w:t xml:space="preserve">Table </w:t>
      </w:r>
      <w:fldSimple w:instr=" SEQ Table \* ARABIC ">
        <w:r w:rsidR="00A66512">
          <w:rPr>
            <w:noProof/>
          </w:rPr>
          <w:t>22</w:t>
        </w:r>
      </w:fldSimple>
      <w:r>
        <w:t>. Indicator 4 Disaggregated REsults</w:t>
      </w:r>
    </w:p>
    <w:tbl>
      <w:tblPr>
        <w:tblW w:w="5000" w:type="pct"/>
        <w:tblLook w:val="04A0" w:firstRow="1" w:lastRow="0" w:firstColumn="1" w:lastColumn="0" w:noHBand="0" w:noVBand="1"/>
      </w:tblPr>
      <w:tblGrid>
        <w:gridCol w:w="3560"/>
        <w:gridCol w:w="3703"/>
        <w:gridCol w:w="2097"/>
      </w:tblGrid>
      <w:tr w:rsidR="00AA7D36" w:rsidRPr="004B1939" w14:paraId="0EFF0B7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786F201" w14:textId="77777777" w:rsidR="00AA7D36" w:rsidRPr="004B1939" w:rsidRDefault="00AA7D36" w:rsidP="00CB0121">
            <w:pPr>
              <w:spacing w:after="0" w:line="240" w:lineRule="auto"/>
              <w:rPr>
                <w:rFonts w:eastAsia="Times New Roman" w:cs="Calibri"/>
                <w:b/>
                <w:bCs/>
                <w:color w:val="FFFFFF"/>
                <w:sz w:val="20"/>
                <w:szCs w:val="20"/>
              </w:rPr>
            </w:pPr>
            <w:r w:rsidRPr="004B1939">
              <w:rPr>
                <w:rFonts w:eastAsia="Times New Roman" w:cs="Calibri"/>
                <w:b/>
                <w:bCs/>
                <w:color w:val="FFFFFF"/>
                <w:sz w:val="20"/>
                <w:szCs w:val="20"/>
              </w:rPr>
              <w:t>Percent of households reporting symptoms of trauma</w:t>
            </w:r>
          </w:p>
        </w:tc>
      </w:tr>
      <w:tr w:rsidR="00AA7D36" w:rsidRPr="004B1939" w14:paraId="316E4730"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6967E537" w14:textId="77777777" w:rsidR="00AA7D36" w:rsidRPr="004B1939" w:rsidRDefault="00AA7D36" w:rsidP="00CB0121">
            <w:pPr>
              <w:spacing w:after="0" w:line="240" w:lineRule="auto"/>
              <w:jc w:val="center"/>
              <w:rPr>
                <w:rFonts w:eastAsia="Times New Roman" w:cs="Calibri"/>
                <w:b/>
                <w:bCs/>
                <w:color w:val="000000"/>
                <w:sz w:val="20"/>
                <w:szCs w:val="20"/>
              </w:rPr>
            </w:pPr>
            <w:r w:rsidRPr="004B1939">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51D15B07" w14:textId="77777777" w:rsidR="00AA7D36" w:rsidRPr="004B1939" w:rsidRDefault="00AA7D36" w:rsidP="00CB0121">
            <w:pPr>
              <w:spacing w:after="0" w:line="240" w:lineRule="auto"/>
              <w:jc w:val="center"/>
              <w:rPr>
                <w:rFonts w:eastAsia="Times New Roman" w:cs="Calibri"/>
                <w:b/>
                <w:bCs/>
                <w:color w:val="000000"/>
                <w:sz w:val="20"/>
                <w:szCs w:val="20"/>
              </w:rPr>
            </w:pPr>
            <w:r w:rsidRPr="004B1939">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679DF288" w14:textId="77777777" w:rsidR="00AA7D36" w:rsidRPr="004B1939" w:rsidRDefault="00AA7D36" w:rsidP="00CB0121">
            <w:pPr>
              <w:spacing w:after="0" w:line="240" w:lineRule="auto"/>
              <w:jc w:val="center"/>
              <w:rPr>
                <w:rFonts w:eastAsia="Times New Roman" w:cs="Calibri"/>
                <w:b/>
                <w:bCs/>
                <w:color w:val="000000"/>
                <w:sz w:val="20"/>
                <w:szCs w:val="20"/>
              </w:rPr>
            </w:pPr>
            <w:r w:rsidRPr="004B1939">
              <w:rPr>
                <w:rFonts w:eastAsia="Times New Roman" w:cs="Calibri"/>
                <w:b/>
                <w:bCs/>
                <w:color w:val="000000"/>
                <w:sz w:val="20"/>
                <w:szCs w:val="20"/>
              </w:rPr>
              <w:t>Observations</w:t>
            </w:r>
          </w:p>
        </w:tc>
      </w:tr>
      <w:tr w:rsidR="00AA7D36" w:rsidRPr="004B1939" w14:paraId="1E69AED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EADD8F9"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Overall</w:t>
            </w:r>
          </w:p>
        </w:tc>
      </w:tr>
      <w:tr w:rsidR="00AA7D36" w:rsidRPr="004B1939" w14:paraId="5DE381C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76419D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363FEA0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4D01ECB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5483</w:t>
            </w:r>
          </w:p>
        </w:tc>
      </w:tr>
      <w:tr w:rsidR="00AA7D36" w:rsidRPr="004B1939" w14:paraId="34D3814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BF65979"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Location</w:t>
            </w:r>
          </w:p>
        </w:tc>
      </w:tr>
      <w:tr w:rsidR="00AA7D36" w:rsidRPr="004B1939" w14:paraId="2CF449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113404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4A94F80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76%</w:t>
            </w:r>
          </w:p>
        </w:tc>
        <w:tc>
          <w:tcPr>
            <w:tcW w:w="1120" w:type="pct"/>
            <w:tcBorders>
              <w:top w:val="nil"/>
              <w:left w:val="nil"/>
              <w:bottom w:val="single" w:sz="4" w:space="0" w:color="auto"/>
              <w:right w:val="nil"/>
            </w:tcBorders>
            <w:shd w:val="clear" w:color="auto" w:fill="auto"/>
            <w:noWrap/>
            <w:vAlign w:val="bottom"/>
            <w:hideMark/>
          </w:tcPr>
          <w:p w14:paraId="4FFCB68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4389</w:t>
            </w:r>
          </w:p>
        </w:tc>
      </w:tr>
      <w:tr w:rsidR="00AA7D36" w:rsidRPr="004B1939" w14:paraId="66F0D5C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2B0591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3255D5E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21FC4BB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1094</w:t>
            </w:r>
          </w:p>
        </w:tc>
      </w:tr>
      <w:tr w:rsidR="00AA7D36" w:rsidRPr="004B1939" w14:paraId="449E9E6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0457B79"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Sex</w:t>
            </w:r>
          </w:p>
        </w:tc>
      </w:tr>
      <w:tr w:rsidR="00AA7D36" w:rsidRPr="004B1939" w14:paraId="166B035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430DB1F"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31530316"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58AA402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1529</w:t>
            </w:r>
          </w:p>
        </w:tc>
      </w:tr>
      <w:tr w:rsidR="00AA7D36" w:rsidRPr="004B1939" w14:paraId="56FC321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26CC44E"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41B39CAF"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73%</w:t>
            </w:r>
          </w:p>
        </w:tc>
        <w:tc>
          <w:tcPr>
            <w:tcW w:w="1120" w:type="pct"/>
            <w:tcBorders>
              <w:top w:val="nil"/>
              <w:left w:val="nil"/>
              <w:bottom w:val="single" w:sz="4" w:space="0" w:color="auto"/>
              <w:right w:val="nil"/>
            </w:tcBorders>
            <w:shd w:val="clear" w:color="auto" w:fill="auto"/>
            <w:noWrap/>
            <w:vAlign w:val="bottom"/>
            <w:hideMark/>
          </w:tcPr>
          <w:p w14:paraId="228EAFD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1027</w:t>
            </w:r>
          </w:p>
        </w:tc>
      </w:tr>
      <w:tr w:rsidR="00AA7D36" w:rsidRPr="004B1939" w14:paraId="16DE9E7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41A0FD8"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County</w:t>
            </w:r>
          </w:p>
        </w:tc>
      </w:tr>
      <w:tr w:rsidR="00AA7D36" w:rsidRPr="004B1939" w14:paraId="6F00D6D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5733D7C"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610AA59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76%</w:t>
            </w:r>
          </w:p>
        </w:tc>
        <w:tc>
          <w:tcPr>
            <w:tcW w:w="1120" w:type="pct"/>
            <w:tcBorders>
              <w:top w:val="nil"/>
              <w:left w:val="nil"/>
              <w:bottom w:val="single" w:sz="4" w:space="0" w:color="auto"/>
              <w:right w:val="nil"/>
            </w:tcBorders>
            <w:shd w:val="clear" w:color="auto" w:fill="auto"/>
            <w:noWrap/>
            <w:vAlign w:val="bottom"/>
            <w:hideMark/>
          </w:tcPr>
          <w:p w14:paraId="707FB99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453</w:t>
            </w:r>
          </w:p>
        </w:tc>
      </w:tr>
      <w:tr w:rsidR="00AA7D36" w:rsidRPr="004B1939" w14:paraId="0FB439C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E3EB413"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168EF8C6"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58%</w:t>
            </w:r>
          </w:p>
        </w:tc>
        <w:tc>
          <w:tcPr>
            <w:tcW w:w="1120" w:type="pct"/>
            <w:tcBorders>
              <w:top w:val="nil"/>
              <w:left w:val="nil"/>
              <w:bottom w:val="single" w:sz="4" w:space="0" w:color="auto"/>
              <w:right w:val="nil"/>
            </w:tcBorders>
            <w:shd w:val="clear" w:color="auto" w:fill="auto"/>
            <w:noWrap/>
            <w:vAlign w:val="bottom"/>
            <w:hideMark/>
          </w:tcPr>
          <w:p w14:paraId="05EA7C6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365</w:t>
            </w:r>
          </w:p>
        </w:tc>
      </w:tr>
      <w:tr w:rsidR="00AA7D36" w:rsidRPr="004B1939" w14:paraId="0A90630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019CC3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48BBCE3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66%</w:t>
            </w:r>
          </w:p>
        </w:tc>
        <w:tc>
          <w:tcPr>
            <w:tcW w:w="1120" w:type="pct"/>
            <w:tcBorders>
              <w:top w:val="nil"/>
              <w:left w:val="nil"/>
              <w:bottom w:val="single" w:sz="4" w:space="0" w:color="auto"/>
              <w:right w:val="nil"/>
            </w:tcBorders>
            <w:shd w:val="clear" w:color="auto" w:fill="auto"/>
            <w:noWrap/>
            <w:vAlign w:val="bottom"/>
            <w:hideMark/>
          </w:tcPr>
          <w:p w14:paraId="67E3005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390</w:t>
            </w:r>
          </w:p>
        </w:tc>
      </w:tr>
      <w:tr w:rsidR="00AA7D36" w:rsidRPr="004B1939" w14:paraId="027EE65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0337BC0"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321F52C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91%</w:t>
            </w:r>
          </w:p>
        </w:tc>
        <w:tc>
          <w:tcPr>
            <w:tcW w:w="1120" w:type="pct"/>
            <w:tcBorders>
              <w:top w:val="nil"/>
              <w:left w:val="nil"/>
              <w:bottom w:val="single" w:sz="4" w:space="0" w:color="auto"/>
              <w:right w:val="nil"/>
            </w:tcBorders>
            <w:shd w:val="clear" w:color="auto" w:fill="auto"/>
            <w:noWrap/>
            <w:vAlign w:val="bottom"/>
            <w:hideMark/>
          </w:tcPr>
          <w:p w14:paraId="76B7C14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421</w:t>
            </w:r>
          </w:p>
        </w:tc>
      </w:tr>
      <w:tr w:rsidR="00AA7D36" w:rsidRPr="004B1939" w14:paraId="1C78362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5647FA"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Jur</w:t>
            </w:r>
            <w:proofErr w:type="spellEnd"/>
            <w:r w:rsidRPr="004B1939">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5E14358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4855BE74"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278</w:t>
            </w:r>
          </w:p>
        </w:tc>
      </w:tr>
      <w:tr w:rsidR="00AA7D36" w:rsidRPr="004B1939" w14:paraId="6EA93D5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AC1E04A"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0AC64F3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74DA1D76"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463</w:t>
            </w:r>
          </w:p>
        </w:tc>
      </w:tr>
      <w:tr w:rsidR="00AA7D36" w:rsidRPr="004B1939" w14:paraId="0ADAD14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DA2133B"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7DC8B14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17469BF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377</w:t>
            </w:r>
          </w:p>
        </w:tc>
      </w:tr>
      <w:tr w:rsidR="00AA7D36" w:rsidRPr="004B1939" w14:paraId="389A94F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79AD275"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5988812F"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72%</w:t>
            </w:r>
          </w:p>
        </w:tc>
        <w:tc>
          <w:tcPr>
            <w:tcW w:w="1120" w:type="pct"/>
            <w:tcBorders>
              <w:top w:val="nil"/>
              <w:left w:val="nil"/>
              <w:bottom w:val="single" w:sz="4" w:space="0" w:color="auto"/>
              <w:right w:val="nil"/>
            </w:tcBorders>
            <w:shd w:val="clear" w:color="auto" w:fill="auto"/>
            <w:noWrap/>
            <w:vAlign w:val="bottom"/>
            <w:hideMark/>
          </w:tcPr>
          <w:p w14:paraId="64D0C82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411</w:t>
            </w:r>
          </w:p>
        </w:tc>
      </w:tr>
      <w:tr w:rsidR="00AA7D36" w:rsidRPr="004B1939" w14:paraId="313B03E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D50E487" w14:textId="7DB18532" w:rsidR="00AA7D36" w:rsidRPr="004B1939"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435BD60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71%</w:t>
            </w:r>
          </w:p>
        </w:tc>
        <w:tc>
          <w:tcPr>
            <w:tcW w:w="1120" w:type="pct"/>
            <w:tcBorders>
              <w:top w:val="nil"/>
              <w:left w:val="nil"/>
              <w:bottom w:val="single" w:sz="4" w:space="0" w:color="auto"/>
              <w:right w:val="nil"/>
            </w:tcBorders>
            <w:shd w:val="clear" w:color="auto" w:fill="auto"/>
            <w:noWrap/>
            <w:vAlign w:val="bottom"/>
            <w:hideMark/>
          </w:tcPr>
          <w:p w14:paraId="352D985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466</w:t>
            </w:r>
          </w:p>
        </w:tc>
      </w:tr>
      <w:tr w:rsidR="00AA7D36" w:rsidRPr="004B1939" w14:paraId="5A013F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01064EB"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4FFC5C3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97%</w:t>
            </w:r>
          </w:p>
        </w:tc>
        <w:tc>
          <w:tcPr>
            <w:tcW w:w="1120" w:type="pct"/>
            <w:tcBorders>
              <w:top w:val="nil"/>
              <w:left w:val="nil"/>
              <w:bottom w:val="single" w:sz="4" w:space="0" w:color="auto"/>
              <w:right w:val="nil"/>
            </w:tcBorders>
            <w:shd w:val="clear" w:color="auto" w:fill="auto"/>
            <w:noWrap/>
            <w:vAlign w:val="bottom"/>
            <w:hideMark/>
          </w:tcPr>
          <w:p w14:paraId="1F6AA9CF"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540</w:t>
            </w:r>
          </w:p>
        </w:tc>
      </w:tr>
      <w:tr w:rsidR="00AA7D36" w:rsidRPr="004B1939" w14:paraId="790B97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CE9CD52"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3076B58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551DF34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467</w:t>
            </w:r>
          </w:p>
        </w:tc>
      </w:tr>
      <w:tr w:rsidR="00AA7D36" w:rsidRPr="004B1939" w14:paraId="47E6040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CCD7FF4"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02B293E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17E1AE3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505</w:t>
            </w:r>
          </w:p>
        </w:tc>
      </w:tr>
      <w:tr w:rsidR="00AA7D36" w:rsidRPr="004B1939" w14:paraId="549A84C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361F71"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5D611F2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57%</w:t>
            </w:r>
          </w:p>
        </w:tc>
        <w:tc>
          <w:tcPr>
            <w:tcW w:w="1120" w:type="pct"/>
            <w:tcBorders>
              <w:top w:val="nil"/>
              <w:left w:val="nil"/>
              <w:bottom w:val="single" w:sz="4" w:space="0" w:color="auto"/>
              <w:right w:val="nil"/>
            </w:tcBorders>
            <w:shd w:val="clear" w:color="auto" w:fill="auto"/>
            <w:noWrap/>
            <w:vAlign w:val="bottom"/>
            <w:hideMark/>
          </w:tcPr>
          <w:p w14:paraId="71F4BA4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347</w:t>
            </w:r>
          </w:p>
        </w:tc>
      </w:tr>
      <w:tr w:rsidR="00AA7D36" w:rsidRPr="004B1939" w14:paraId="5E55B56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6E51B50"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Region</w:t>
            </w:r>
          </w:p>
        </w:tc>
      </w:tr>
      <w:tr w:rsidR="00AA7D36" w:rsidRPr="004B1939" w14:paraId="4E6ED6A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91D65D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17D7F99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52%</w:t>
            </w:r>
          </w:p>
        </w:tc>
        <w:tc>
          <w:tcPr>
            <w:tcW w:w="1120" w:type="pct"/>
            <w:tcBorders>
              <w:top w:val="nil"/>
              <w:left w:val="nil"/>
              <w:bottom w:val="single" w:sz="4" w:space="0" w:color="auto"/>
              <w:right w:val="nil"/>
            </w:tcBorders>
            <w:shd w:val="clear" w:color="auto" w:fill="auto"/>
            <w:noWrap/>
            <w:vAlign w:val="bottom"/>
            <w:hideMark/>
          </w:tcPr>
          <w:p w14:paraId="538FCB1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625</w:t>
            </w:r>
          </w:p>
        </w:tc>
      </w:tr>
      <w:tr w:rsidR="00AA7D36" w:rsidRPr="004B1939" w14:paraId="5F4FD2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D2E497F"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43C64BC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71%</w:t>
            </w:r>
          </w:p>
        </w:tc>
        <w:tc>
          <w:tcPr>
            <w:tcW w:w="1120" w:type="pct"/>
            <w:tcBorders>
              <w:top w:val="nil"/>
              <w:left w:val="nil"/>
              <w:bottom w:val="single" w:sz="4" w:space="0" w:color="auto"/>
              <w:right w:val="nil"/>
            </w:tcBorders>
            <w:shd w:val="clear" w:color="auto" w:fill="auto"/>
            <w:noWrap/>
            <w:vAlign w:val="bottom"/>
            <w:hideMark/>
          </w:tcPr>
          <w:p w14:paraId="2955E57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853</w:t>
            </w:r>
          </w:p>
        </w:tc>
      </w:tr>
      <w:tr w:rsidR="00AA7D36" w:rsidRPr="004B1939" w14:paraId="2F53BE9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458D4E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2EEB93DB"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1E94036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4005</w:t>
            </w:r>
          </w:p>
        </w:tc>
      </w:tr>
      <w:tr w:rsidR="00AA7D36" w:rsidRPr="004B1939" w14:paraId="7BE49F0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AC392D4"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State</w:t>
            </w:r>
          </w:p>
        </w:tc>
      </w:tr>
      <w:tr w:rsidR="00AA7D36" w:rsidRPr="004B1939" w14:paraId="60CA7B0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CB61C2D"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 xml:space="preserve">Eastern </w:t>
            </w:r>
            <w:proofErr w:type="spellStart"/>
            <w:r w:rsidRPr="004B1939">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4163A03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71%</w:t>
            </w:r>
          </w:p>
        </w:tc>
        <w:tc>
          <w:tcPr>
            <w:tcW w:w="1120" w:type="pct"/>
            <w:tcBorders>
              <w:top w:val="nil"/>
              <w:left w:val="nil"/>
              <w:bottom w:val="single" w:sz="4" w:space="0" w:color="auto"/>
              <w:right w:val="nil"/>
            </w:tcBorders>
            <w:shd w:val="clear" w:color="auto" w:fill="auto"/>
            <w:noWrap/>
            <w:vAlign w:val="bottom"/>
            <w:hideMark/>
          </w:tcPr>
          <w:p w14:paraId="2606753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853</w:t>
            </w:r>
          </w:p>
        </w:tc>
      </w:tr>
      <w:tr w:rsidR="00AA7D36" w:rsidRPr="004B1939" w14:paraId="03FFE6C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2DF2F3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5722F8C4"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73AE625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1919</w:t>
            </w:r>
          </w:p>
        </w:tc>
      </w:tr>
      <w:tr w:rsidR="00AA7D36" w:rsidRPr="004B1939" w14:paraId="314DBFC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45DA5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11D5A78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69%</w:t>
            </w:r>
          </w:p>
        </w:tc>
        <w:tc>
          <w:tcPr>
            <w:tcW w:w="1120" w:type="pct"/>
            <w:tcBorders>
              <w:top w:val="nil"/>
              <w:left w:val="nil"/>
              <w:bottom w:val="single" w:sz="4" w:space="0" w:color="auto"/>
              <w:right w:val="nil"/>
            </w:tcBorders>
            <w:shd w:val="clear" w:color="auto" w:fill="auto"/>
            <w:noWrap/>
            <w:vAlign w:val="bottom"/>
            <w:hideMark/>
          </w:tcPr>
          <w:p w14:paraId="4C88A5C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1254</w:t>
            </w:r>
          </w:p>
        </w:tc>
      </w:tr>
      <w:tr w:rsidR="00AA7D36" w:rsidRPr="004B1939" w14:paraId="07789DD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EC31D5F"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6E4A847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69%</w:t>
            </w:r>
          </w:p>
        </w:tc>
        <w:tc>
          <w:tcPr>
            <w:tcW w:w="1120" w:type="pct"/>
            <w:tcBorders>
              <w:top w:val="nil"/>
              <w:left w:val="nil"/>
              <w:bottom w:val="single" w:sz="4" w:space="0" w:color="auto"/>
              <w:right w:val="nil"/>
            </w:tcBorders>
            <w:shd w:val="clear" w:color="auto" w:fill="auto"/>
            <w:noWrap/>
            <w:vAlign w:val="bottom"/>
            <w:hideMark/>
          </w:tcPr>
          <w:p w14:paraId="3BC81FC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832</w:t>
            </w:r>
          </w:p>
        </w:tc>
      </w:tr>
      <w:tr w:rsidR="00AA7D36" w:rsidRPr="004B1939" w14:paraId="00DF17F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94D0F70"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5C56019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52%</w:t>
            </w:r>
          </w:p>
        </w:tc>
        <w:tc>
          <w:tcPr>
            <w:tcW w:w="1120" w:type="pct"/>
            <w:tcBorders>
              <w:top w:val="nil"/>
              <w:left w:val="nil"/>
              <w:bottom w:val="single" w:sz="4" w:space="0" w:color="auto"/>
              <w:right w:val="nil"/>
            </w:tcBorders>
            <w:shd w:val="clear" w:color="auto" w:fill="auto"/>
            <w:noWrap/>
            <w:vAlign w:val="bottom"/>
            <w:hideMark/>
          </w:tcPr>
          <w:p w14:paraId="6A88101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625</w:t>
            </w:r>
          </w:p>
        </w:tc>
      </w:tr>
      <w:tr w:rsidR="00AA7D36" w:rsidRPr="004B1939" w14:paraId="5E856AC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9A6C94E"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Language</w:t>
            </w:r>
          </w:p>
        </w:tc>
      </w:tr>
      <w:tr w:rsidR="00AA7D36" w:rsidRPr="004B1939" w14:paraId="29DF524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F5D8D60"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0305657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78%</w:t>
            </w:r>
          </w:p>
        </w:tc>
        <w:tc>
          <w:tcPr>
            <w:tcW w:w="1120" w:type="pct"/>
            <w:tcBorders>
              <w:top w:val="nil"/>
              <w:left w:val="nil"/>
              <w:bottom w:val="single" w:sz="4" w:space="0" w:color="auto"/>
              <w:right w:val="nil"/>
            </w:tcBorders>
            <w:shd w:val="clear" w:color="auto" w:fill="auto"/>
            <w:noWrap/>
            <w:vAlign w:val="bottom"/>
            <w:hideMark/>
          </w:tcPr>
          <w:p w14:paraId="0111FB3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2789</w:t>
            </w:r>
          </w:p>
        </w:tc>
      </w:tr>
      <w:tr w:rsidR="00AA7D36" w:rsidRPr="004B1939" w14:paraId="66E77CB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7649B2B"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69A1B9D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67%</w:t>
            </w:r>
          </w:p>
        </w:tc>
        <w:tc>
          <w:tcPr>
            <w:tcW w:w="1120" w:type="pct"/>
            <w:tcBorders>
              <w:top w:val="nil"/>
              <w:left w:val="nil"/>
              <w:bottom w:val="single" w:sz="4" w:space="0" w:color="auto"/>
              <w:right w:val="nil"/>
            </w:tcBorders>
            <w:shd w:val="clear" w:color="auto" w:fill="auto"/>
            <w:noWrap/>
            <w:vAlign w:val="bottom"/>
            <w:hideMark/>
          </w:tcPr>
          <w:p w14:paraId="7C626C7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800</w:t>
            </w:r>
          </w:p>
        </w:tc>
      </w:tr>
      <w:tr w:rsidR="00AA7D36" w:rsidRPr="004B1939" w14:paraId="71A0E04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A7C1DB"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13C4DEC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02A43C1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462</w:t>
            </w:r>
          </w:p>
        </w:tc>
      </w:tr>
      <w:tr w:rsidR="00AA7D36" w:rsidRPr="004B1939" w14:paraId="6188E4D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3C88239"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7E38964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5BEB00C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349</w:t>
            </w:r>
          </w:p>
        </w:tc>
      </w:tr>
      <w:tr w:rsidR="00AA7D36" w:rsidRPr="004B1939" w14:paraId="0BFDB2E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BBF3E07"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52BB886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7F6CCCE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1041</w:t>
            </w:r>
          </w:p>
        </w:tc>
      </w:tr>
    </w:tbl>
    <w:p w14:paraId="1EC6156D" w14:textId="77777777" w:rsidR="00AA7D36" w:rsidRPr="004B1939" w:rsidRDefault="00AA7D36" w:rsidP="00AA7D36"/>
    <w:p w14:paraId="3030BC95" w14:textId="77777777" w:rsidR="00AA7D36" w:rsidRDefault="00AA7D36" w:rsidP="00AA7D36"/>
    <w:p w14:paraId="58BF6CA1" w14:textId="77777777" w:rsidR="00AA7D36" w:rsidRDefault="00AA7D36" w:rsidP="00AA7D36"/>
    <w:p w14:paraId="42B747C9" w14:textId="77777777" w:rsidR="00AA7D36" w:rsidRDefault="00AA7D36" w:rsidP="00AA7D36"/>
    <w:p w14:paraId="0C49C80F" w14:textId="77777777" w:rsidR="00AA7D36" w:rsidRDefault="00AA7D36" w:rsidP="00AA7D36"/>
    <w:p w14:paraId="058C995B" w14:textId="77777777" w:rsidR="00AA7D36" w:rsidRDefault="00AA7D36" w:rsidP="00AA7D36"/>
    <w:p w14:paraId="7DE3EA7B" w14:textId="77777777" w:rsidR="00AA7D36" w:rsidRDefault="00AA7D36" w:rsidP="00AA7D36"/>
    <w:p w14:paraId="2BA77A41" w14:textId="77777777" w:rsidR="00AA7D36" w:rsidRDefault="00AA7D36" w:rsidP="00AA7D36"/>
    <w:p w14:paraId="5309D5F8" w14:textId="77777777" w:rsidR="00AA7D36" w:rsidRDefault="00AA7D36" w:rsidP="00AA7D36"/>
    <w:p w14:paraId="3B627A70" w14:textId="77777777" w:rsidR="00AA7D36" w:rsidRDefault="00AA7D36" w:rsidP="00AA7D36"/>
    <w:p w14:paraId="4BFFF161" w14:textId="77777777" w:rsidR="00AA7D36" w:rsidRDefault="00AA7D36" w:rsidP="00AA7D36"/>
    <w:p w14:paraId="34DBF626" w14:textId="77777777" w:rsidR="00AA7D36" w:rsidRDefault="00AA7D36" w:rsidP="00AA7D36"/>
    <w:p w14:paraId="757ED676" w14:textId="77777777" w:rsidR="00AA7D36" w:rsidRDefault="00AA7D36" w:rsidP="00AA7D36"/>
    <w:p w14:paraId="1DF651B9" w14:textId="77777777" w:rsidR="00AA7D36" w:rsidRDefault="00AA7D36" w:rsidP="00AA7D36"/>
    <w:p w14:paraId="0DA9EC91" w14:textId="77777777" w:rsidR="00AA7D36" w:rsidRDefault="00AA7D36" w:rsidP="00AA7D36"/>
    <w:p w14:paraId="4AE53FA8" w14:textId="77777777" w:rsidR="00AA7D36" w:rsidRDefault="00AA7D36" w:rsidP="00AA7D36"/>
    <w:p w14:paraId="57C7E6B9" w14:textId="77777777" w:rsidR="00AA7D36" w:rsidRDefault="00AA7D36" w:rsidP="00AA7D36"/>
    <w:p w14:paraId="2AEB271E" w14:textId="77777777" w:rsidR="00AA7D36" w:rsidRDefault="00AA7D36" w:rsidP="00AA7D36"/>
    <w:p w14:paraId="1A48708F" w14:textId="77777777" w:rsidR="00AA7D36" w:rsidRDefault="00AA7D36" w:rsidP="00AA7D36"/>
    <w:p w14:paraId="6812DC70" w14:textId="77777777" w:rsidR="00AA7D36" w:rsidRDefault="00AA7D36" w:rsidP="00AA7D36"/>
    <w:p w14:paraId="369FA142" w14:textId="77777777" w:rsidR="00AA7D36" w:rsidRDefault="00AA7D36" w:rsidP="00AA7D36"/>
    <w:p w14:paraId="24FA4263" w14:textId="77777777" w:rsidR="00AA7D36" w:rsidRDefault="00AA7D36" w:rsidP="00AA7D36"/>
    <w:p w14:paraId="2FD18889" w14:textId="77777777" w:rsidR="00AA7D36" w:rsidRDefault="00AA7D36" w:rsidP="00AA7D36"/>
    <w:p w14:paraId="146FCEEE" w14:textId="08D3CE9B" w:rsidR="00AA7D36" w:rsidRDefault="00AA7D36" w:rsidP="00AA7D36">
      <w:pPr>
        <w:pStyle w:val="Caption"/>
      </w:pPr>
      <w:r>
        <w:lastRenderedPageBreak/>
        <w:t xml:space="preserve">Table </w:t>
      </w:r>
      <w:fldSimple w:instr=" SEQ Table \* ARABIC ">
        <w:r w:rsidR="00A66512">
          <w:rPr>
            <w:noProof/>
          </w:rPr>
          <w:t>23</w:t>
        </w:r>
      </w:fldSimple>
      <w:r>
        <w:t>. Indicator 5 Disaggregated results</w:t>
      </w:r>
    </w:p>
    <w:tbl>
      <w:tblPr>
        <w:tblW w:w="8800" w:type="dxa"/>
        <w:tblLook w:val="04A0" w:firstRow="1" w:lastRow="0" w:firstColumn="1" w:lastColumn="0" w:noHBand="0" w:noVBand="1"/>
      </w:tblPr>
      <w:tblGrid>
        <w:gridCol w:w="3347"/>
        <w:gridCol w:w="3481"/>
        <w:gridCol w:w="1972"/>
      </w:tblGrid>
      <w:tr w:rsidR="00AA7D36" w:rsidRPr="00821B18" w14:paraId="765D6298" w14:textId="77777777" w:rsidTr="00CB0121">
        <w:trPr>
          <w:trHeight w:val="323"/>
        </w:trPr>
        <w:tc>
          <w:tcPr>
            <w:tcW w:w="8800" w:type="dxa"/>
            <w:gridSpan w:val="3"/>
            <w:tcBorders>
              <w:top w:val="single" w:sz="4" w:space="0" w:color="auto"/>
              <w:left w:val="nil"/>
              <w:bottom w:val="single" w:sz="4" w:space="0" w:color="auto"/>
              <w:right w:val="nil"/>
            </w:tcBorders>
            <w:shd w:val="clear" w:color="000000" w:fill="0067B9"/>
            <w:vAlign w:val="bottom"/>
            <w:hideMark/>
          </w:tcPr>
          <w:p w14:paraId="20624E2A" w14:textId="77777777" w:rsidR="00AA7D36" w:rsidRPr="00821B18" w:rsidRDefault="00AA7D36" w:rsidP="00CB0121">
            <w:pPr>
              <w:spacing w:after="0" w:line="240" w:lineRule="auto"/>
              <w:rPr>
                <w:rFonts w:eastAsia="Times New Roman" w:cs="Calibri"/>
                <w:b/>
                <w:bCs/>
                <w:color w:val="FFFFFF"/>
                <w:sz w:val="20"/>
                <w:szCs w:val="20"/>
              </w:rPr>
            </w:pPr>
            <w:r w:rsidRPr="00821B18">
              <w:rPr>
                <w:rFonts w:eastAsia="Times New Roman" w:cs="Calibri"/>
                <w:b/>
                <w:bCs/>
                <w:color w:val="FFFFFF"/>
                <w:sz w:val="20"/>
                <w:szCs w:val="20"/>
              </w:rPr>
              <w:t>Local perception of quality of available health services</w:t>
            </w:r>
          </w:p>
        </w:tc>
      </w:tr>
      <w:tr w:rsidR="00AA7D36" w:rsidRPr="00821B18" w14:paraId="1DA30D36" w14:textId="77777777" w:rsidTr="00CB0121">
        <w:trPr>
          <w:trHeight w:val="320"/>
        </w:trPr>
        <w:tc>
          <w:tcPr>
            <w:tcW w:w="3347" w:type="dxa"/>
            <w:tcBorders>
              <w:top w:val="nil"/>
              <w:left w:val="nil"/>
              <w:bottom w:val="single" w:sz="4" w:space="0" w:color="auto"/>
              <w:right w:val="nil"/>
            </w:tcBorders>
            <w:shd w:val="clear" w:color="000000" w:fill="CFCDC9"/>
            <w:noWrap/>
            <w:vAlign w:val="bottom"/>
            <w:hideMark/>
          </w:tcPr>
          <w:p w14:paraId="779C4A0A" w14:textId="77777777" w:rsidR="00AA7D36" w:rsidRPr="00821B18" w:rsidRDefault="00AA7D36" w:rsidP="00CB0121">
            <w:pPr>
              <w:spacing w:after="0" w:line="240" w:lineRule="auto"/>
              <w:jc w:val="center"/>
              <w:rPr>
                <w:rFonts w:eastAsia="Times New Roman" w:cs="Calibri"/>
                <w:b/>
                <w:bCs/>
                <w:color w:val="000000"/>
                <w:sz w:val="20"/>
                <w:szCs w:val="20"/>
              </w:rPr>
            </w:pPr>
            <w:r w:rsidRPr="00821B18">
              <w:rPr>
                <w:rFonts w:eastAsia="Times New Roman" w:cs="Calibri"/>
                <w:b/>
                <w:bCs/>
                <w:color w:val="000000"/>
                <w:sz w:val="20"/>
                <w:szCs w:val="20"/>
              </w:rPr>
              <w:t>Disaggregate Type</w:t>
            </w:r>
          </w:p>
        </w:tc>
        <w:tc>
          <w:tcPr>
            <w:tcW w:w="3481" w:type="dxa"/>
            <w:tcBorders>
              <w:top w:val="nil"/>
              <w:left w:val="nil"/>
              <w:bottom w:val="single" w:sz="4" w:space="0" w:color="auto"/>
              <w:right w:val="nil"/>
            </w:tcBorders>
            <w:shd w:val="clear" w:color="000000" w:fill="CFCDC9"/>
            <w:noWrap/>
            <w:vAlign w:val="bottom"/>
            <w:hideMark/>
          </w:tcPr>
          <w:p w14:paraId="41D16655" w14:textId="77777777" w:rsidR="00AA7D36" w:rsidRPr="00821B18" w:rsidRDefault="00AA7D36" w:rsidP="00CB0121">
            <w:pPr>
              <w:spacing w:after="0" w:line="240" w:lineRule="auto"/>
              <w:jc w:val="center"/>
              <w:rPr>
                <w:rFonts w:eastAsia="Times New Roman" w:cs="Calibri"/>
                <w:b/>
                <w:bCs/>
                <w:color w:val="000000"/>
                <w:sz w:val="20"/>
                <w:szCs w:val="20"/>
              </w:rPr>
            </w:pPr>
            <w:r w:rsidRPr="00821B18">
              <w:rPr>
                <w:rFonts w:eastAsia="Times New Roman" w:cs="Calibri"/>
                <w:b/>
                <w:bCs/>
                <w:color w:val="000000"/>
                <w:sz w:val="20"/>
                <w:szCs w:val="20"/>
              </w:rPr>
              <w:t>Percent Responded Yes</w:t>
            </w:r>
          </w:p>
        </w:tc>
        <w:tc>
          <w:tcPr>
            <w:tcW w:w="1972" w:type="dxa"/>
            <w:tcBorders>
              <w:top w:val="nil"/>
              <w:left w:val="nil"/>
              <w:bottom w:val="single" w:sz="4" w:space="0" w:color="auto"/>
              <w:right w:val="nil"/>
            </w:tcBorders>
            <w:shd w:val="clear" w:color="000000" w:fill="CFCDC9"/>
            <w:noWrap/>
            <w:vAlign w:val="bottom"/>
            <w:hideMark/>
          </w:tcPr>
          <w:p w14:paraId="194F98BB" w14:textId="77777777" w:rsidR="00AA7D36" w:rsidRPr="00821B18" w:rsidRDefault="00AA7D36" w:rsidP="00CB0121">
            <w:pPr>
              <w:spacing w:after="0" w:line="240" w:lineRule="auto"/>
              <w:jc w:val="center"/>
              <w:rPr>
                <w:rFonts w:eastAsia="Times New Roman" w:cs="Calibri"/>
                <w:b/>
                <w:bCs/>
                <w:color w:val="000000"/>
                <w:sz w:val="20"/>
                <w:szCs w:val="20"/>
              </w:rPr>
            </w:pPr>
            <w:r w:rsidRPr="00821B18">
              <w:rPr>
                <w:rFonts w:eastAsia="Times New Roman" w:cs="Calibri"/>
                <w:b/>
                <w:bCs/>
                <w:color w:val="000000"/>
                <w:sz w:val="20"/>
                <w:szCs w:val="20"/>
              </w:rPr>
              <w:t>Observations</w:t>
            </w:r>
          </w:p>
        </w:tc>
      </w:tr>
      <w:tr w:rsidR="00AA7D36" w:rsidRPr="00821B18" w14:paraId="616112C0"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133E8AD7"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Overall</w:t>
            </w:r>
          </w:p>
        </w:tc>
      </w:tr>
      <w:tr w:rsidR="00AA7D36" w:rsidRPr="00821B18" w14:paraId="6B8164CD"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641935E0"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Overall</w:t>
            </w:r>
          </w:p>
        </w:tc>
        <w:tc>
          <w:tcPr>
            <w:tcW w:w="3481" w:type="dxa"/>
            <w:tcBorders>
              <w:top w:val="nil"/>
              <w:left w:val="nil"/>
              <w:bottom w:val="single" w:sz="4" w:space="0" w:color="auto"/>
              <w:right w:val="nil"/>
            </w:tcBorders>
            <w:shd w:val="clear" w:color="auto" w:fill="auto"/>
            <w:noWrap/>
            <w:vAlign w:val="bottom"/>
            <w:hideMark/>
          </w:tcPr>
          <w:p w14:paraId="3634C25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65%</w:t>
            </w:r>
          </w:p>
        </w:tc>
        <w:tc>
          <w:tcPr>
            <w:tcW w:w="1972" w:type="dxa"/>
            <w:tcBorders>
              <w:top w:val="nil"/>
              <w:left w:val="nil"/>
              <w:bottom w:val="single" w:sz="4" w:space="0" w:color="auto"/>
              <w:right w:val="nil"/>
            </w:tcBorders>
            <w:shd w:val="clear" w:color="auto" w:fill="auto"/>
            <w:noWrap/>
            <w:vAlign w:val="bottom"/>
            <w:hideMark/>
          </w:tcPr>
          <w:p w14:paraId="210F8581"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3710</w:t>
            </w:r>
          </w:p>
        </w:tc>
      </w:tr>
      <w:tr w:rsidR="00AA7D36" w:rsidRPr="00821B18" w14:paraId="00573688"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5E04FC7D"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Location</w:t>
            </w:r>
          </w:p>
        </w:tc>
      </w:tr>
      <w:tr w:rsidR="00AA7D36" w:rsidRPr="00821B18" w14:paraId="1A6E07EA"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CD3C132"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Rural</w:t>
            </w:r>
          </w:p>
        </w:tc>
        <w:tc>
          <w:tcPr>
            <w:tcW w:w="3481" w:type="dxa"/>
            <w:tcBorders>
              <w:top w:val="nil"/>
              <w:left w:val="nil"/>
              <w:bottom w:val="single" w:sz="4" w:space="0" w:color="auto"/>
              <w:right w:val="nil"/>
            </w:tcBorders>
            <w:shd w:val="clear" w:color="auto" w:fill="auto"/>
            <w:noWrap/>
            <w:vAlign w:val="bottom"/>
            <w:hideMark/>
          </w:tcPr>
          <w:p w14:paraId="52A76113"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62%</w:t>
            </w:r>
          </w:p>
        </w:tc>
        <w:tc>
          <w:tcPr>
            <w:tcW w:w="1972" w:type="dxa"/>
            <w:tcBorders>
              <w:top w:val="nil"/>
              <w:left w:val="nil"/>
              <w:bottom w:val="single" w:sz="4" w:space="0" w:color="auto"/>
              <w:right w:val="nil"/>
            </w:tcBorders>
            <w:shd w:val="clear" w:color="auto" w:fill="auto"/>
            <w:noWrap/>
            <w:vAlign w:val="bottom"/>
            <w:hideMark/>
          </w:tcPr>
          <w:p w14:paraId="7A43E9D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2937</w:t>
            </w:r>
          </w:p>
        </w:tc>
      </w:tr>
      <w:tr w:rsidR="00AA7D36" w:rsidRPr="00821B18" w14:paraId="4F321A7F"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A3261C5"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Urban</w:t>
            </w:r>
          </w:p>
        </w:tc>
        <w:tc>
          <w:tcPr>
            <w:tcW w:w="3481" w:type="dxa"/>
            <w:tcBorders>
              <w:top w:val="nil"/>
              <w:left w:val="nil"/>
              <w:bottom w:val="single" w:sz="4" w:space="0" w:color="auto"/>
              <w:right w:val="nil"/>
            </w:tcBorders>
            <w:shd w:val="clear" w:color="auto" w:fill="auto"/>
            <w:noWrap/>
            <w:vAlign w:val="bottom"/>
            <w:hideMark/>
          </w:tcPr>
          <w:p w14:paraId="49DD7A2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72%</w:t>
            </w:r>
          </w:p>
        </w:tc>
        <w:tc>
          <w:tcPr>
            <w:tcW w:w="1972" w:type="dxa"/>
            <w:tcBorders>
              <w:top w:val="nil"/>
              <w:left w:val="nil"/>
              <w:bottom w:val="single" w:sz="4" w:space="0" w:color="auto"/>
              <w:right w:val="nil"/>
            </w:tcBorders>
            <w:shd w:val="clear" w:color="auto" w:fill="auto"/>
            <w:noWrap/>
            <w:vAlign w:val="bottom"/>
            <w:hideMark/>
          </w:tcPr>
          <w:p w14:paraId="50A46E8E"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773</w:t>
            </w:r>
          </w:p>
        </w:tc>
      </w:tr>
      <w:tr w:rsidR="00AA7D36" w:rsidRPr="00821B18" w14:paraId="440E5FF9"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502F5CF7"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Sex</w:t>
            </w:r>
          </w:p>
        </w:tc>
      </w:tr>
      <w:tr w:rsidR="00AA7D36" w:rsidRPr="00821B18" w14:paraId="58B3A83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684B10A"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Male-head of household</w:t>
            </w:r>
          </w:p>
        </w:tc>
        <w:tc>
          <w:tcPr>
            <w:tcW w:w="3481" w:type="dxa"/>
            <w:tcBorders>
              <w:top w:val="nil"/>
              <w:left w:val="nil"/>
              <w:bottom w:val="single" w:sz="4" w:space="0" w:color="auto"/>
              <w:right w:val="nil"/>
            </w:tcBorders>
            <w:shd w:val="clear" w:color="auto" w:fill="auto"/>
            <w:noWrap/>
            <w:vAlign w:val="bottom"/>
            <w:hideMark/>
          </w:tcPr>
          <w:p w14:paraId="5B88C7D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66%</w:t>
            </w:r>
          </w:p>
        </w:tc>
        <w:tc>
          <w:tcPr>
            <w:tcW w:w="1972" w:type="dxa"/>
            <w:tcBorders>
              <w:top w:val="nil"/>
              <w:left w:val="nil"/>
              <w:bottom w:val="single" w:sz="4" w:space="0" w:color="auto"/>
              <w:right w:val="nil"/>
            </w:tcBorders>
            <w:shd w:val="clear" w:color="auto" w:fill="auto"/>
            <w:noWrap/>
            <w:vAlign w:val="bottom"/>
            <w:hideMark/>
          </w:tcPr>
          <w:p w14:paraId="29666815"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1128</w:t>
            </w:r>
          </w:p>
        </w:tc>
      </w:tr>
      <w:tr w:rsidR="00AA7D36" w:rsidRPr="00821B18" w14:paraId="7F5C9ECB"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F496E31"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Female-head of household</w:t>
            </w:r>
          </w:p>
        </w:tc>
        <w:tc>
          <w:tcPr>
            <w:tcW w:w="3481" w:type="dxa"/>
            <w:tcBorders>
              <w:top w:val="nil"/>
              <w:left w:val="nil"/>
              <w:bottom w:val="single" w:sz="4" w:space="0" w:color="auto"/>
              <w:right w:val="nil"/>
            </w:tcBorders>
            <w:shd w:val="clear" w:color="auto" w:fill="auto"/>
            <w:noWrap/>
            <w:vAlign w:val="bottom"/>
            <w:hideMark/>
          </w:tcPr>
          <w:p w14:paraId="3F1545B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76%</w:t>
            </w:r>
          </w:p>
        </w:tc>
        <w:tc>
          <w:tcPr>
            <w:tcW w:w="1972" w:type="dxa"/>
            <w:tcBorders>
              <w:top w:val="nil"/>
              <w:left w:val="nil"/>
              <w:bottom w:val="single" w:sz="4" w:space="0" w:color="auto"/>
              <w:right w:val="nil"/>
            </w:tcBorders>
            <w:shd w:val="clear" w:color="auto" w:fill="auto"/>
            <w:noWrap/>
            <w:vAlign w:val="bottom"/>
            <w:hideMark/>
          </w:tcPr>
          <w:p w14:paraId="2E1F3C64"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743</w:t>
            </w:r>
          </w:p>
        </w:tc>
      </w:tr>
      <w:tr w:rsidR="00AA7D36" w:rsidRPr="00821B18" w14:paraId="2BFE02A2"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1F44C31D"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County</w:t>
            </w:r>
          </w:p>
        </w:tc>
      </w:tr>
      <w:tr w:rsidR="00AA7D36" w:rsidRPr="00821B18" w14:paraId="47F3DEDD"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4AB7C530"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Akobo</w:t>
            </w:r>
          </w:p>
        </w:tc>
        <w:tc>
          <w:tcPr>
            <w:tcW w:w="3481" w:type="dxa"/>
            <w:tcBorders>
              <w:top w:val="nil"/>
              <w:left w:val="nil"/>
              <w:bottom w:val="single" w:sz="4" w:space="0" w:color="auto"/>
              <w:right w:val="nil"/>
            </w:tcBorders>
            <w:shd w:val="clear" w:color="auto" w:fill="auto"/>
            <w:noWrap/>
            <w:vAlign w:val="bottom"/>
            <w:hideMark/>
          </w:tcPr>
          <w:p w14:paraId="07148F1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74%</w:t>
            </w:r>
          </w:p>
        </w:tc>
        <w:tc>
          <w:tcPr>
            <w:tcW w:w="1972" w:type="dxa"/>
            <w:tcBorders>
              <w:top w:val="nil"/>
              <w:left w:val="nil"/>
              <w:bottom w:val="single" w:sz="4" w:space="0" w:color="auto"/>
              <w:right w:val="nil"/>
            </w:tcBorders>
            <w:shd w:val="clear" w:color="auto" w:fill="auto"/>
            <w:noWrap/>
            <w:vAlign w:val="bottom"/>
            <w:hideMark/>
          </w:tcPr>
          <w:p w14:paraId="3AC2383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252</w:t>
            </w:r>
          </w:p>
        </w:tc>
      </w:tr>
      <w:tr w:rsidR="00AA7D36" w:rsidRPr="00821B18" w14:paraId="4271BFF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1B99D4C"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Baliet</w:t>
            </w:r>
            <w:proofErr w:type="spellEnd"/>
          </w:p>
        </w:tc>
        <w:tc>
          <w:tcPr>
            <w:tcW w:w="3481" w:type="dxa"/>
            <w:tcBorders>
              <w:top w:val="nil"/>
              <w:left w:val="nil"/>
              <w:bottom w:val="single" w:sz="4" w:space="0" w:color="auto"/>
              <w:right w:val="nil"/>
            </w:tcBorders>
            <w:shd w:val="clear" w:color="auto" w:fill="auto"/>
            <w:noWrap/>
            <w:vAlign w:val="bottom"/>
            <w:hideMark/>
          </w:tcPr>
          <w:p w14:paraId="78D464B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62%</w:t>
            </w:r>
          </w:p>
        </w:tc>
        <w:tc>
          <w:tcPr>
            <w:tcW w:w="1972" w:type="dxa"/>
            <w:tcBorders>
              <w:top w:val="nil"/>
              <w:left w:val="nil"/>
              <w:bottom w:val="single" w:sz="4" w:space="0" w:color="auto"/>
              <w:right w:val="nil"/>
            </w:tcBorders>
            <w:shd w:val="clear" w:color="auto" w:fill="auto"/>
            <w:noWrap/>
            <w:vAlign w:val="bottom"/>
            <w:hideMark/>
          </w:tcPr>
          <w:p w14:paraId="0728C74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248</w:t>
            </w:r>
          </w:p>
        </w:tc>
      </w:tr>
      <w:tr w:rsidR="00AA7D36" w:rsidRPr="00821B18" w14:paraId="3B50B22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0DD4F87"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Budi</w:t>
            </w:r>
          </w:p>
        </w:tc>
        <w:tc>
          <w:tcPr>
            <w:tcW w:w="3481" w:type="dxa"/>
            <w:tcBorders>
              <w:top w:val="nil"/>
              <w:left w:val="nil"/>
              <w:bottom w:val="single" w:sz="4" w:space="0" w:color="auto"/>
              <w:right w:val="nil"/>
            </w:tcBorders>
            <w:shd w:val="clear" w:color="auto" w:fill="auto"/>
            <w:noWrap/>
            <w:vAlign w:val="bottom"/>
            <w:hideMark/>
          </w:tcPr>
          <w:p w14:paraId="6540B2C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95%</w:t>
            </w:r>
          </w:p>
        </w:tc>
        <w:tc>
          <w:tcPr>
            <w:tcW w:w="1972" w:type="dxa"/>
            <w:tcBorders>
              <w:top w:val="nil"/>
              <w:left w:val="nil"/>
              <w:bottom w:val="single" w:sz="4" w:space="0" w:color="auto"/>
              <w:right w:val="nil"/>
            </w:tcBorders>
            <w:shd w:val="clear" w:color="auto" w:fill="auto"/>
            <w:noWrap/>
            <w:vAlign w:val="bottom"/>
            <w:hideMark/>
          </w:tcPr>
          <w:p w14:paraId="7E165F3D"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412</w:t>
            </w:r>
          </w:p>
        </w:tc>
      </w:tr>
      <w:tr w:rsidR="00AA7D36" w:rsidRPr="00821B18" w14:paraId="1068D1F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1CF59E9"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Duk</w:t>
            </w:r>
            <w:proofErr w:type="spellEnd"/>
          </w:p>
        </w:tc>
        <w:tc>
          <w:tcPr>
            <w:tcW w:w="3481" w:type="dxa"/>
            <w:tcBorders>
              <w:top w:val="nil"/>
              <w:left w:val="nil"/>
              <w:bottom w:val="single" w:sz="4" w:space="0" w:color="auto"/>
              <w:right w:val="nil"/>
            </w:tcBorders>
            <w:shd w:val="clear" w:color="auto" w:fill="auto"/>
            <w:noWrap/>
            <w:vAlign w:val="bottom"/>
            <w:hideMark/>
          </w:tcPr>
          <w:p w14:paraId="2AB90E05"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46%</w:t>
            </w:r>
          </w:p>
        </w:tc>
        <w:tc>
          <w:tcPr>
            <w:tcW w:w="1972" w:type="dxa"/>
            <w:tcBorders>
              <w:top w:val="nil"/>
              <w:left w:val="nil"/>
              <w:bottom w:val="single" w:sz="4" w:space="0" w:color="auto"/>
              <w:right w:val="nil"/>
            </w:tcBorders>
            <w:shd w:val="clear" w:color="auto" w:fill="auto"/>
            <w:noWrap/>
            <w:vAlign w:val="bottom"/>
            <w:hideMark/>
          </w:tcPr>
          <w:p w14:paraId="185BAF8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206</w:t>
            </w:r>
          </w:p>
        </w:tc>
      </w:tr>
      <w:tr w:rsidR="00AA7D36" w:rsidRPr="00821B18" w14:paraId="3AA06DB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04BAC00"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Jur</w:t>
            </w:r>
            <w:proofErr w:type="spellEnd"/>
            <w:r w:rsidRPr="00821B18">
              <w:rPr>
                <w:rFonts w:eastAsia="Times New Roman" w:cs="Calibri"/>
                <w:color w:val="000000"/>
                <w:sz w:val="20"/>
                <w:szCs w:val="20"/>
              </w:rPr>
              <w:t xml:space="preserve"> River</w:t>
            </w:r>
          </w:p>
        </w:tc>
        <w:tc>
          <w:tcPr>
            <w:tcW w:w="3481" w:type="dxa"/>
            <w:tcBorders>
              <w:top w:val="nil"/>
              <w:left w:val="nil"/>
              <w:bottom w:val="single" w:sz="4" w:space="0" w:color="auto"/>
              <w:right w:val="nil"/>
            </w:tcBorders>
            <w:shd w:val="clear" w:color="auto" w:fill="auto"/>
            <w:noWrap/>
            <w:vAlign w:val="bottom"/>
            <w:hideMark/>
          </w:tcPr>
          <w:p w14:paraId="1212497B"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76%</w:t>
            </w:r>
          </w:p>
        </w:tc>
        <w:tc>
          <w:tcPr>
            <w:tcW w:w="1972" w:type="dxa"/>
            <w:tcBorders>
              <w:top w:val="nil"/>
              <w:left w:val="nil"/>
              <w:bottom w:val="single" w:sz="4" w:space="0" w:color="auto"/>
              <w:right w:val="nil"/>
            </w:tcBorders>
            <w:shd w:val="clear" w:color="auto" w:fill="auto"/>
            <w:noWrap/>
            <w:vAlign w:val="bottom"/>
            <w:hideMark/>
          </w:tcPr>
          <w:p w14:paraId="6299A01D"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311</w:t>
            </w:r>
          </w:p>
        </w:tc>
      </w:tr>
      <w:tr w:rsidR="00AA7D36" w:rsidRPr="00821B18" w14:paraId="6DAF40C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379E2F58"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Kapoeta North</w:t>
            </w:r>
          </w:p>
        </w:tc>
        <w:tc>
          <w:tcPr>
            <w:tcW w:w="3481" w:type="dxa"/>
            <w:tcBorders>
              <w:top w:val="nil"/>
              <w:left w:val="nil"/>
              <w:bottom w:val="single" w:sz="4" w:space="0" w:color="auto"/>
              <w:right w:val="nil"/>
            </w:tcBorders>
            <w:shd w:val="clear" w:color="auto" w:fill="auto"/>
            <w:noWrap/>
            <w:vAlign w:val="bottom"/>
            <w:hideMark/>
          </w:tcPr>
          <w:p w14:paraId="4A8B145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80%</w:t>
            </w:r>
          </w:p>
        </w:tc>
        <w:tc>
          <w:tcPr>
            <w:tcW w:w="1972" w:type="dxa"/>
            <w:tcBorders>
              <w:top w:val="nil"/>
              <w:left w:val="nil"/>
              <w:bottom w:val="single" w:sz="4" w:space="0" w:color="auto"/>
              <w:right w:val="nil"/>
            </w:tcBorders>
            <w:shd w:val="clear" w:color="auto" w:fill="auto"/>
            <w:noWrap/>
            <w:vAlign w:val="bottom"/>
            <w:hideMark/>
          </w:tcPr>
          <w:p w14:paraId="5498317C"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340</w:t>
            </w:r>
          </w:p>
        </w:tc>
      </w:tr>
      <w:tr w:rsidR="00AA7D36" w:rsidRPr="00821B18" w14:paraId="007C80D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7541CBA"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Leer</w:t>
            </w:r>
          </w:p>
        </w:tc>
        <w:tc>
          <w:tcPr>
            <w:tcW w:w="3481" w:type="dxa"/>
            <w:tcBorders>
              <w:top w:val="nil"/>
              <w:left w:val="nil"/>
              <w:bottom w:val="single" w:sz="4" w:space="0" w:color="auto"/>
              <w:right w:val="nil"/>
            </w:tcBorders>
            <w:shd w:val="clear" w:color="auto" w:fill="auto"/>
            <w:noWrap/>
            <w:vAlign w:val="bottom"/>
            <w:hideMark/>
          </w:tcPr>
          <w:p w14:paraId="70DF0C1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71%</w:t>
            </w:r>
          </w:p>
        </w:tc>
        <w:tc>
          <w:tcPr>
            <w:tcW w:w="1972" w:type="dxa"/>
            <w:tcBorders>
              <w:top w:val="nil"/>
              <w:left w:val="nil"/>
              <w:bottom w:val="single" w:sz="4" w:space="0" w:color="auto"/>
              <w:right w:val="nil"/>
            </w:tcBorders>
            <w:shd w:val="clear" w:color="auto" w:fill="auto"/>
            <w:noWrap/>
            <w:vAlign w:val="bottom"/>
            <w:hideMark/>
          </w:tcPr>
          <w:p w14:paraId="37DEFC2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362</w:t>
            </w:r>
          </w:p>
        </w:tc>
      </w:tr>
      <w:tr w:rsidR="00AA7D36" w:rsidRPr="00821B18" w14:paraId="0E1BF5C4"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4367B10A"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Mayendit</w:t>
            </w:r>
            <w:proofErr w:type="spellEnd"/>
          </w:p>
        </w:tc>
        <w:tc>
          <w:tcPr>
            <w:tcW w:w="3481" w:type="dxa"/>
            <w:tcBorders>
              <w:top w:val="nil"/>
              <w:left w:val="nil"/>
              <w:bottom w:val="single" w:sz="4" w:space="0" w:color="auto"/>
              <w:right w:val="nil"/>
            </w:tcBorders>
            <w:shd w:val="clear" w:color="auto" w:fill="auto"/>
            <w:noWrap/>
            <w:vAlign w:val="bottom"/>
            <w:hideMark/>
          </w:tcPr>
          <w:p w14:paraId="7BFFACE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74%</w:t>
            </w:r>
          </w:p>
        </w:tc>
        <w:tc>
          <w:tcPr>
            <w:tcW w:w="1972" w:type="dxa"/>
            <w:tcBorders>
              <w:top w:val="nil"/>
              <w:left w:val="nil"/>
              <w:bottom w:val="single" w:sz="4" w:space="0" w:color="auto"/>
              <w:right w:val="nil"/>
            </w:tcBorders>
            <w:shd w:val="clear" w:color="auto" w:fill="auto"/>
            <w:noWrap/>
            <w:vAlign w:val="bottom"/>
            <w:hideMark/>
          </w:tcPr>
          <w:p w14:paraId="1A9981F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296</w:t>
            </w:r>
          </w:p>
        </w:tc>
      </w:tr>
      <w:tr w:rsidR="00AA7D36" w:rsidRPr="00821B18" w14:paraId="0CA0FB6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61B01E8B" w14:textId="734C8380" w:rsidR="00AA7D36" w:rsidRPr="00821B18"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3481" w:type="dxa"/>
            <w:tcBorders>
              <w:top w:val="nil"/>
              <w:left w:val="nil"/>
              <w:bottom w:val="single" w:sz="4" w:space="0" w:color="auto"/>
              <w:right w:val="nil"/>
            </w:tcBorders>
            <w:shd w:val="clear" w:color="auto" w:fill="auto"/>
            <w:noWrap/>
            <w:vAlign w:val="bottom"/>
            <w:hideMark/>
          </w:tcPr>
          <w:p w14:paraId="3C90992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54%</w:t>
            </w:r>
          </w:p>
        </w:tc>
        <w:tc>
          <w:tcPr>
            <w:tcW w:w="1972" w:type="dxa"/>
            <w:tcBorders>
              <w:top w:val="nil"/>
              <w:left w:val="nil"/>
              <w:bottom w:val="single" w:sz="4" w:space="0" w:color="auto"/>
              <w:right w:val="nil"/>
            </w:tcBorders>
            <w:shd w:val="clear" w:color="auto" w:fill="auto"/>
            <w:noWrap/>
            <w:vAlign w:val="bottom"/>
            <w:hideMark/>
          </w:tcPr>
          <w:p w14:paraId="124F70A4"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270</w:t>
            </w:r>
          </w:p>
        </w:tc>
      </w:tr>
      <w:tr w:rsidR="00AA7D36" w:rsidRPr="00821B18" w14:paraId="6C556E8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6D95E42"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Pibor</w:t>
            </w:r>
          </w:p>
        </w:tc>
        <w:tc>
          <w:tcPr>
            <w:tcW w:w="3481" w:type="dxa"/>
            <w:tcBorders>
              <w:top w:val="nil"/>
              <w:left w:val="nil"/>
              <w:bottom w:val="single" w:sz="4" w:space="0" w:color="auto"/>
              <w:right w:val="nil"/>
            </w:tcBorders>
            <w:shd w:val="clear" w:color="auto" w:fill="auto"/>
            <w:noWrap/>
            <w:vAlign w:val="bottom"/>
            <w:hideMark/>
          </w:tcPr>
          <w:p w14:paraId="2C01DA8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65%</w:t>
            </w:r>
          </w:p>
        </w:tc>
        <w:tc>
          <w:tcPr>
            <w:tcW w:w="1972" w:type="dxa"/>
            <w:tcBorders>
              <w:top w:val="nil"/>
              <w:left w:val="nil"/>
              <w:bottom w:val="single" w:sz="4" w:space="0" w:color="auto"/>
              <w:right w:val="nil"/>
            </w:tcBorders>
            <w:shd w:val="clear" w:color="auto" w:fill="auto"/>
            <w:noWrap/>
            <w:vAlign w:val="bottom"/>
            <w:hideMark/>
          </w:tcPr>
          <w:p w14:paraId="5E292AA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215</w:t>
            </w:r>
          </w:p>
        </w:tc>
      </w:tr>
      <w:tr w:rsidR="00AA7D36" w:rsidRPr="00821B18" w14:paraId="4AA4048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47E1D8B"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Ulang</w:t>
            </w:r>
            <w:proofErr w:type="spellEnd"/>
          </w:p>
        </w:tc>
        <w:tc>
          <w:tcPr>
            <w:tcW w:w="3481" w:type="dxa"/>
            <w:tcBorders>
              <w:top w:val="nil"/>
              <w:left w:val="nil"/>
              <w:bottom w:val="single" w:sz="4" w:space="0" w:color="auto"/>
              <w:right w:val="nil"/>
            </w:tcBorders>
            <w:shd w:val="clear" w:color="auto" w:fill="auto"/>
            <w:noWrap/>
            <w:vAlign w:val="bottom"/>
            <w:hideMark/>
          </w:tcPr>
          <w:p w14:paraId="15401193"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58%</w:t>
            </w:r>
          </w:p>
        </w:tc>
        <w:tc>
          <w:tcPr>
            <w:tcW w:w="1972" w:type="dxa"/>
            <w:tcBorders>
              <w:top w:val="nil"/>
              <w:left w:val="nil"/>
              <w:bottom w:val="single" w:sz="4" w:space="0" w:color="auto"/>
              <w:right w:val="nil"/>
            </w:tcBorders>
            <w:shd w:val="clear" w:color="auto" w:fill="auto"/>
            <w:noWrap/>
            <w:vAlign w:val="bottom"/>
            <w:hideMark/>
          </w:tcPr>
          <w:p w14:paraId="55EEF11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232</w:t>
            </w:r>
          </w:p>
        </w:tc>
      </w:tr>
      <w:tr w:rsidR="00AA7D36" w:rsidRPr="00821B18" w14:paraId="62E201CC"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14D9A17"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Uror</w:t>
            </w:r>
            <w:proofErr w:type="spellEnd"/>
          </w:p>
        </w:tc>
        <w:tc>
          <w:tcPr>
            <w:tcW w:w="3481" w:type="dxa"/>
            <w:tcBorders>
              <w:top w:val="nil"/>
              <w:left w:val="nil"/>
              <w:bottom w:val="single" w:sz="4" w:space="0" w:color="auto"/>
              <w:right w:val="nil"/>
            </w:tcBorders>
            <w:shd w:val="clear" w:color="auto" w:fill="auto"/>
            <w:noWrap/>
            <w:vAlign w:val="bottom"/>
            <w:hideMark/>
          </w:tcPr>
          <w:p w14:paraId="691D13E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43%</w:t>
            </w:r>
          </w:p>
        </w:tc>
        <w:tc>
          <w:tcPr>
            <w:tcW w:w="1972" w:type="dxa"/>
            <w:tcBorders>
              <w:top w:val="nil"/>
              <w:left w:val="nil"/>
              <w:bottom w:val="single" w:sz="4" w:space="0" w:color="auto"/>
              <w:right w:val="nil"/>
            </w:tcBorders>
            <w:shd w:val="clear" w:color="auto" w:fill="auto"/>
            <w:noWrap/>
            <w:vAlign w:val="bottom"/>
            <w:hideMark/>
          </w:tcPr>
          <w:p w14:paraId="1B929EC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169</w:t>
            </w:r>
          </w:p>
        </w:tc>
      </w:tr>
      <w:tr w:rsidR="00AA7D36" w:rsidRPr="00821B18" w14:paraId="30796404"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36BD038"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Wau</w:t>
            </w:r>
            <w:proofErr w:type="spellEnd"/>
          </w:p>
        </w:tc>
        <w:tc>
          <w:tcPr>
            <w:tcW w:w="3481" w:type="dxa"/>
            <w:tcBorders>
              <w:top w:val="nil"/>
              <w:left w:val="nil"/>
              <w:bottom w:val="single" w:sz="4" w:space="0" w:color="auto"/>
              <w:right w:val="nil"/>
            </w:tcBorders>
            <w:shd w:val="clear" w:color="auto" w:fill="auto"/>
            <w:noWrap/>
            <w:vAlign w:val="bottom"/>
            <w:hideMark/>
          </w:tcPr>
          <w:p w14:paraId="2A1FB76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79%</w:t>
            </w:r>
          </w:p>
        </w:tc>
        <w:tc>
          <w:tcPr>
            <w:tcW w:w="1972" w:type="dxa"/>
            <w:tcBorders>
              <w:top w:val="nil"/>
              <w:left w:val="nil"/>
              <w:bottom w:val="single" w:sz="4" w:space="0" w:color="auto"/>
              <w:right w:val="nil"/>
            </w:tcBorders>
            <w:shd w:val="clear" w:color="auto" w:fill="auto"/>
            <w:noWrap/>
            <w:vAlign w:val="bottom"/>
            <w:hideMark/>
          </w:tcPr>
          <w:p w14:paraId="1DCBDA1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397</w:t>
            </w:r>
          </w:p>
        </w:tc>
      </w:tr>
      <w:tr w:rsidR="00AA7D36" w:rsidRPr="00821B18" w14:paraId="36A0CBE5"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3BFEBCE1"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Region</w:t>
            </w:r>
          </w:p>
        </w:tc>
      </w:tr>
      <w:tr w:rsidR="00AA7D36" w:rsidRPr="00821B18" w14:paraId="33093572"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51BAE6F5"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Bahr El-Ghazel</w:t>
            </w:r>
          </w:p>
        </w:tc>
        <w:tc>
          <w:tcPr>
            <w:tcW w:w="3481" w:type="dxa"/>
            <w:tcBorders>
              <w:top w:val="nil"/>
              <w:left w:val="nil"/>
              <w:bottom w:val="single" w:sz="4" w:space="0" w:color="auto"/>
              <w:right w:val="nil"/>
            </w:tcBorders>
            <w:shd w:val="clear" w:color="auto" w:fill="auto"/>
            <w:noWrap/>
            <w:vAlign w:val="bottom"/>
            <w:hideMark/>
          </w:tcPr>
          <w:p w14:paraId="0A3B2BE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78%</w:t>
            </w:r>
          </w:p>
        </w:tc>
        <w:tc>
          <w:tcPr>
            <w:tcW w:w="1972" w:type="dxa"/>
            <w:tcBorders>
              <w:top w:val="nil"/>
              <w:left w:val="nil"/>
              <w:bottom w:val="single" w:sz="4" w:space="0" w:color="auto"/>
              <w:right w:val="nil"/>
            </w:tcBorders>
            <w:shd w:val="clear" w:color="auto" w:fill="auto"/>
            <w:noWrap/>
            <w:vAlign w:val="bottom"/>
            <w:hideMark/>
          </w:tcPr>
          <w:p w14:paraId="1B0F3FA4"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708</w:t>
            </w:r>
          </w:p>
        </w:tc>
      </w:tr>
      <w:tr w:rsidR="00AA7D36" w:rsidRPr="00821B18" w14:paraId="02FB3D3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354191B"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Equatoria</w:t>
            </w:r>
            <w:proofErr w:type="spellEnd"/>
          </w:p>
        </w:tc>
        <w:tc>
          <w:tcPr>
            <w:tcW w:w="3481" w:type="dxa"/>
            <w:tcBorders>
              <w:top w:val="nil"/>
              <w:left w:val="nil"/>
              <w:bottom w:val="single" w:sz="4" w:space="0" w:color="auto"/>
              <w:right w:val="nil"/>
            </w:tcBorders>
            <w:shd w:val="clear" w:color="auto" w:fill="auto"/>
            <w:noWrap/>
            <w:vAlign w:val="bottom"/>
            <w:hideMark/>
          </w:tcPr>
          <w:p w14:paraId="4C53C73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88%</w:t>
            </w:r>
          </w:p>
        </w:tc>
        <w:tc>
          <w:tcPr>
            <w:tcW w:w="1972" w:type="dxa"/>
            <w:tcBorders>
              <w:top w:val="nil"/>
              <w:left w:val="nil"/>
              <w:bottom w:val="single" w:sz="4" w:space="0" w:color="auto"/>
              <w:right w:val="nil"/>
            </w:tcBorders>
            <w:shd w:val="clear" w:color="auto" w:fill="auto"/>
            <w:noWrap/>
            <w:vAlign w:val="bottom"/>
            <w:hideMark/>
          </w:tcPr>
          <w:p w14:paraId="450F9CB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752</w:t>
            </w:r>
          </w:p>
        </w:tc>
      </w:tr>
      <w:tr w:rsidR="00AA7D36" w:rsidRPr="00821B18" w14:paraId="00A8170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B685E0A"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Great Upper Nile</w:t>
            </w:r>
          </w:p>
        </w:tc>
        <w:tc>
          <w:tcPr>
            <w:tcW w:w="3481" w:type="dxa"/>
            <w:tcBorders>
              <w:top w:val="nil"/>
              <w:left w:val="nil"/>
              <w:bottom w:val="single" w:sz="4" w:space="0" w:color="auto"/>
              <w:right w:val="nil"/>
            </w:tcBorders>
            <w:shd w:val="clear" w:color="auto" w:fill="auto"/>
            <w:noWrap/>
            <w:vAlign w:val="bottom"/>
            <w:hideMark/>
          </w:tcPr>
          <w:p w14:paraId="6DEC9786"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57%</w:t>
            </w:r>
          </w:p>
        </w:tc>
        <w:tc>
          <w:tcPr>
            <w:tcW w:w="1972" w:type="dxa"/>
            <w:tcBorders>
              <w:top w:val="nil"/>
              <w:left w:val="nil"/>
              <w:bottom w:val="single" w:sz="4" w:space="0" w:color="auto"/>
              <w:right w:val="nil"/>
            </w:tcBorders>
            <w:shd w:val="clear" w:color="auto" w:fill="auto"/>
            <w:noWrap/>
            <w:vAlign w:val="bottom"/>
            <w:hideMark/>
          </w:tcPr>
          <w:p w14:paraId="287DE43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2250</w:t>
            </w:r>
          </w:p>
        </w:tc>
      </w:tr>
      <w:tr w:rsidR="00AA7D36" w:rsidRPr="00821B18" w14:paraId="3F170546"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4B88183F"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State</w:t>
            </w:r>
          </w:p>
        </w:tc>
      </w:tr>
      <w:tr w:rsidR="00AA7D36" w:rsidRPr="00821B18" w14:paraId="626EE81E"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132324E"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 xml:space="preserve">Eastern </w:t>
            </w:r>
            <w:proofErr w:type="spellStart"/>
            <w:r w:rsidRPr="00821B18">
              <w:rPr>
                <w:rFonts w:eastAsia="Times New Roman" w:cs="Calibri"/>
                <w:color w:val="000000"/>
                <w:sz w:val="20"/>
                <w:szCs w:val="20"/>
              </w:rPr>
              <w:t>Equatoria</w:t>
            </w:r>
            <w:proofErr w:type="spellEnd"/>
          </w:p>
        </w:tc>
        <w:tc>
          <w:tcPr>
            <w:tcW w:w="3481" w:type="dxa"/>
            <w:tcBorders>
              <w:top w:val="nil"/>
              <w:left w:val="nil"/>
              <w:bottom w:val="single" w:sz="4" w:space="0" w:color="auto"/>
              <w:right w:val="nil"/>
            </w:tcBorders>
            <w:shd w:val="clear" w:color="auto" w:fill="auto"/>
            <w:noWrap/>
            <w:vAlign w:val="bottom"/>
            <w:hideMark/>
          </w:tcPr>
          <w:p w14:paraId="2DC0DF6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88%</w:t>
            </w:r>
          </w:p>
        </w:tc>
        <w:tc>
          <w:tcPr>
            <w:tcW w:w="1972" w:type="dxa"/>
            <w:tcBorders>
              <w:top w:val="nil"/>
              <w:left w:val="nil"/>
              <w:bottom w:val="single" w:sz="4" w:space="0" w:color="auto"/>
              <w:right w:val="nil"/>
            </w:tcBorders>
            <w:shd w:val="clear" w:color="auto" w:fill="auto"/>
            <w:noWrap/>
            <w:vAlign w:val="bottom"/>
            <w:hideMark/>
          </w:tcPr>
          <w:p w14:paraId="5B478966"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752</w:t>
            </w:r>
          </w:p>
        </w:tc>
      </w:tr>
      <w:tr w:rsidR="00AA7D36" w:rsidRPr="00821B18" w14:paraId="172F49C4"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53CBAD79"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Jonglei</w:t>
            </w:r>
          </w:p>
        </w:tc>
        <w:tc>
          <w:tcPr>
            <w:tcW w:w="3481" w:type="dxa"/>
            <w:tcBorders>
              <w:top w:val="nil"/>
              <w:left w:val="nil"/>
              <w:bottom w:val="single" w:sz="4" w:space="0" w:color="auto"/>
              <w:right w:val="nil"/>
            </w:tcBorders>
            <w:shd w:val="clear" w:color="auto" w:fill="auto"/>
            <w:noWrap/>
            <w:vAlign w:val="bottom"/>
            <w:hideMark/>
          </w:tcPr>
          <w:p w14:paraId="47CAEE5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55%</w:t>
            </w:r>
          </w:p>
        </w:tc>
        <w:tc>
          <w:tcPr>
            <w:tcW w:w="1972" w:type="dxa"/>
            <w:tcBorders>
              <w:top w:val="nil"/>
              <w:left w:val="nil"/>
              <w:bottom w:val="single" w:sz="4" w:space="0" w:color="auto"/>
              <w:right w:val="nil"/>
            </w:tcBorders>
            <w:shd w:val="clear" w:color="auto" w:fill="auto"/>
            <w:noWrap/>
            <w:vAlign w:val="bottom"/>
            <w:hideMark/>
          </w:tcPr>
          <w:p w14:paraId="4F269BAE"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842</w:t>
            </w:r>
          </w:p>
        </w:tc>
      </w:tr>
      <w:tr w:rsidR="00AA7D36" w:rsidRPr="00821B18" w14:paraId="0C2784D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C2D98BB"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Unity</w:t>
            </w:r>
          </w:p>
        </w:tc>
        <w:tc>
          <w:tcPr>
            <w:tcW w:w="3481" w:type="dxa"/>
            <w:tcBorders>
              <w:top w:val="nil"/>
              <w:left w:val="nil"/>
              <w:bottom w:val="single" w:sz="4" w:space="0" w:color="auto"/>
              <w:right w:val="nil"/>
            </w:tcBorders>
            <w:shd w:val="clear" w:color="auto" w:fill="auto"/>
            <w:noWrap/>
            <w:vAlign w:val="bottom"/>
            <w:hideMark/>
          </w:tcPr>
          <w:p w14:paraId="4C48FE1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66%</w:t>
            </w:r>
          </w:p>
        </w:tc>
        <w:tc>
          <w:tcPr>
            <w:tcW w:w="1972" w:type="dxa"/>
            <w:tcBorders>
              <w:top w:val="nil"/>
              <w:left w:val="nil"/>
              <w:bottom w:val="single" w:sz="4" w:space="0" w:color="auto"/>
              <w:right w:val="nil"/>
            </w:tcBorders>
            <w:shd w:val="clear" w:color="auto" w:fill="auto"/>
            <w:noWrap/>
            <w:vAlign w:val="bottom"/>
            <w:hideMark/>
          </w:tcPr>
          <w:p w14:paraId="2747E4F6"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928</w:t>
            </w:r>
          </w:p>
        </w:tc>
      </w:tr>
      <w:tr w:rsidR="00AA7D36" w:rsidRPr="00821B18" w14:paraId="3B57C59A"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631FECEB"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Upper Nile</w:t>
            </w:r>
          </w:p>
        </w:tc>
        <w:tc>
          <w:tcPr>
            <w:tcW w:w="3481" w:type="dxa"/>
            <w:tcBorders>
              <w:top w:val="nil"/>
              <w:left w:val="nil"/>
              <w:bottom w:val="single" w:sz="4" w:space="0" w:color="auto"/>
              <w:right w:val="nil"/>
            </w:tcBorders>
            <w:shd w:val="clear" w:color="auto" w:fill="auto"/>
            <w:noWrap/>
            <w:vAlign w:val="bottom"/>
            <w:hideMark/>
          </w:tcPr>
          <w:p w14:paraId="5AD0D1C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60%</w:t>
            </w:r>
          </w:p>
        </w:tc>
        <w:tc>
          <w:tcPr>
            <w:tcW w:w="1972" w:type="dxa"/>
            <w:tcBorders>
              <w:top w:val="nil"/>
              <w:left w:val="nil"/>
              <w:bottom w:val="single" w:sz="4" w:space="0" w:color="auto"/>
              <w:right w:val="nil"/>
            </w:tcBorders>
            <w:shd w:val="clear" w:color="auto" w:fill="auto"/>
            <w:noWrap/>
            <w:vAlign w:val="bottom"/>
            <w:hideMark/>
          </w:tcPr>
          <w:p w14:paraId="180CBA6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480</w:t>
            </w:r>
          </w:p>
        </w:tc>
      </w:tr>
      <w:tr w:rsidR="00AA7D36" w:rsidRPr="00821B18" w14:paraId="29F2BBF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31448A06"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Western Bahr El-Ghazel</w:t>
            </w:r>
          </w:p>
        </w:tc>
        <w:tc>
          <w:tcPr>
            <w:tcW w:w="3481" w:type="dxa"/>
            <w:tcBorders>
              <w:top w:val="nil"/>
              <w:left w:val="nil"/>
              <w:bottom w:val="single" w:sz="4" w:space="0" w:color="auto"/>
              <w:right w:val="nil"/>
            </w:tcBorders>
            <w:shd w:val="clear" w:color="auto" w:fill="auto"/>
            <w:noWrap/>
            <w:vAlign w:val="bottom"/>
            <w:hideMark/>
          </w:tcPr>
          <w:p w14:paraId="2D6FE34B"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78%</w:t>
            </w:r>
          </w:p>
        </w:tc>
        <w:tc>
          <w:tcPr>
            <w:tcW w:w="1972" w:type="dxa"/>
            <w:tcBorders>
              <w:top w:val="nil"/>
              <w:left w:val="nil"/>
              <w:bottom w:val="single" w:sz="4" w:space="0" w:color="auto"/>
              <w:right w:val="nil"/>
            </w:tcBorders>
            <w:shd w:val="clear" w:color="auto" w:fill="auto"/>
            <w:noWrap/>
            <w:vAlign w:val="bottom"/>
            <w:hideMark/>
          </w:tcPr>
          <w:p w14:paraId="386F894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708</w:t>
            </w:r>
          </w:p>
        </w:tc>
      </w:tr>
      <w:tr w:rsidR="00AA7D36" w:rsidRPr="00821B18" w14:paraId="686A250D"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6020E125"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Language</w:t>
            </w:r>
          </w:p>
        </w:tc>
      </w:tr>
      <w:tr w:rsidR="00AA7D36" w:rsidRPr="00821B18" w14:paraId="35046422"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4B1C510B"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Nuer</w:t>
            </w:r>
          </w:p>
        </w:tc>
        <w:tc>
          <w:tcPr>
            <w:tcW w:w="3481" w:type="dxa"/>
            <w:tcBorders>
              <w:top w:val="nil"/>
              <w:left w:val="nil"/>
              <w:bottom w:val="single" w:sz="4" w:space="0" w:color="auto"/>
              <w:right w:val="nil"/>
            </w:tcBorders>
            <w:shd w:val="clear" w:color="auto" w:fill="auto"/>
            <w:noWrap/>
            <w:vAlign w:val="bottom"/>
            <w:hideMark/>
          </w:tcPr>
          <w:p w14:paraId="185DED5D"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55%</w:t>
            </w:r>
          </w:p>
        </w:tc>
        <w:tc>
          <w:tcPr>
            <w:tcW w:w="1972" w:type="dxa"/>
            <w:tcBorders>
              <w:top w:val="nil"/>
              <w:left w:val="nil"/>
              <w:bottom w:val="single" w:sz="4" w:space="0" w:color="auto"/>
              <w:right w:val="nil"/>
            </w:tcBorders>
            <w:shd w:val="clear" w:color="auto" w:fill="auto"/>
            <w:noWrap/>
            <w:vAlign w:val="bottom"/>
            <w:hideMark/>
          </w:tcPr>
          <w:p w14:paraId="6667BE8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1609</w:t>
            </w:r>
          </w:p>
        </w:tc>
      </w:tr>
      <w:tr w:rsidR="00AA7D36" w:rsidRPr="00821B18" w14:paraId="4E2C4A3A"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4823D34"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Dinka</w:t>
            </w:r>
          </w:p>
        </w:tc>
        <w:tc>
          <w:tcPr>
            <w:tcW w:w="3481" w:type="dxa"/>
            <w:tcBorders>
              <w:top w:val="nil"/>
              <w:left w:val="nil"/>
              <w:bottom w:val="single" w:sz="4" w:space="0" w:color="auto"/>
              <w:right w:val="nil"/>
            </w:tcBorders>
            <w:shd w:val="clear" w:color="auto" w:fill="auto"/>
            <w:noWrap/>
            <w:vAlign w:val="bottom"/>
            <w:hideMark/>
          </w:tcPr>
          <w:p w14:paraId="1372A6F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58%</w:t>
            </w:r>
          </w:p>
        </w:tc>
        <w:tc>
          <w:tcPr>
            <w:tcW w:w="1972" w:type="dxa"/>
            <w:tcBorders>
              <w:top w:val="nil"/>
              <w:left w:val="nil"/>
              <w:bottom w:val="single" w:sz="4" w:space="0" w:color="auto"/>
              <w:right w:val="nil"/>
            </w:tcBorders>
            <w:shd w:val="clear" w:color="auto" w:fill="auto"/>
            <w:noWrap/>
            <w:vAlign w:val="bottom"/>
            <w:hideMark/>
          </w:tcPr>
          <w:p w14:paraId="307D337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558</w:t>
            </w:r>
          </w:p>
        </w:tc>
      </w:tr>
      <w:tr w:rsidR="00AA7D36" w:rsidRPr="00821B18" w14:paraId="2E6FFFBB"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4285F6D"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lastRenderedPageBreak/>
              <w:t>Toposa</w:t>
            </w:r>
            <w:proofErr w:type="spellEnd"/>
          </w:p>
        </w:tc>
        <w:tc>
          <w:tcPr>
            <w:tcW w:w="3481" w:type="dxa"/>
            <w:tcBorders>
              <w:top w:val="nil"/>
              <w:left w:val="nil"/>
              <w:bottom w:val="single" w:sz="4" w:space="0" w:color="auto"/>
              <w:right w:val="nil"/>
            </w:tcBorders>
            <w:shd w:val="clear" w:color="auto" w:fill="auto"/>
            <w:noWrap/>
            <w:vAlign w:val="bottom"/>
            <w:hideMark/>
          </w:tcPr>
          <w:p w14:paraId="6BE18F9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80%</w:t>
            </w:r>
          </w:p>
        </w:tc>
        <w:tc>
          <w:tcPr>
            <w:tcW w:w="1972" w:type="dxa"/>
            <w:tcBorders>
              <w:top w:val="nil"/>
              <w:left w:val="nil"/>
              <w:bottom w:val="single" w:sz="4" w:space="0" w:color="auto"/>
              <w:right w:val="nil"/>
            </w:tcBorders>
            <w:shd w:val="clear" w:color="auto" w:fill="auto"/>
            <w:noWrap/>
            <w:vAlign w:val="bottom"/>
            <w:hideMark/>
          </w:tcPr>
          <w:p w14:paraId="474EA07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340</w:t>
            </w:r>
          </w:p>
        </w:tc>
      </w:tr>
      <w:tr w:rsidR="00AA7D36" w:rsidRPr="00821B18" w14:paraId="7FF844E0"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9B26960"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Didinga</w:t>
            </w:r>
            <w:proofErr w:type="spellEnd"/>
          </w:p>
        </w:tc>
        <w:tc>
          <w:tcPr>
            <w:tcW w:w="3481" w:type="dxa"/>
            <w:tcBorders>
              <w:top w:val="nil"/>
              <w:left w:val="nil"/>
              <w:bottom w:val="single" w:sz="4" w:space="0" w:color="auto"/>
              <w:right w:val="nil"/>
            </w:tcBorders>
            <w:shd w:val="clear" w:color="auto" w:fill="auto"/>
            <w:noWrap/>
            <w:vAlign w:val="bottom"/>
            <w:hideMark/>
          </w:tcPr>
          <w:p w14:paraId="6C814371"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95%</w:t>
            </w:r>
          </w:p>
        </w:tc>
        <w:tc>
          <w:tcPr>
            <w:tcW w:w="1972" w:type="dxa"/>
            <w:tcBorders>
              <w:top w:val="nil"/>
              <w:left w:val="nil"/>
              <w:bottom w:val="single" w:sz="4" w:space="0" w:color="auto"/>
              <w:right w:val="nil"/>
            </w:tcBorders>
            <w:shd w:val="clear" w:color="auto" w:fill="auto"/>
            <w:noWrap/>
            <w:vAlign w:val="bottom"/>
            <w:hideMark/>
          </w:tcPr>
          <w:p w14:paraId="36052F6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374</w:t>
            </w:r>
          </w:p>
        </w:tc>
      </w:tr>
      <w:tr w:rsidR="00AA7D36" w:rsidRPr="00821B18" w14:paraId="28FF671C"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27749FF"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Other</w:t>
            </w:r>
          </w:p>
        </w:tc>
        <w:tc>
          <w:tcPr>
            <w:tcW w:w="3481" w:type="dxa"/>
            <w:tcBorders>
              <w:top w:val="nil"/>
              <w:left w:val="nil"/>
              <w:bottom w:val="single" w:sz="4" w:space="0" w:color="auto"/>
              <w:right w:val="nil"/>
            </w:tcBorders>
            <w:shd w:val="clear" w:color="auto" w:fill="auto"/>
            <w:noWrap/>
            <w:vAlign w:val="bottom"/>
            <w:hideMark/>
          </w:tcPr>
          <w:p w14:paraId="655EA8F5"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71%</w:t>
            </w:r>
          </w:p>
        </w:tc>
        <w:tc>
          <w:tcPr>
            <w:tcW w:w="1972" w:type="dxa"/>
            <w:tcBorders>
              <w:top w:val="nil"/>
              <w:left w:val="nil"/>
              <w:bottom w:val="single" w:sz="4" w:space="0" w:color="auto"/>
              <w:right w:val="nil"/>
            </w:tcBorders>
            <w:shd w:val="clear" w:color="auto" w:fill="auto"/>
            <w:noWrap/>
            <w:vAlign w:val="bottom"/>
            <w:hideMark/>
          </w:tcPr>
          <w:p w14:paraId="7B84997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789</w:t>
            </w:r>
          </w:p>
        </w:tc>
      </w:tr>
    </w:tbl>
    <w:p w14:paraId="692355BE" w14:textId="77777777" w:rsidR="00AA7D36" w:rsidRDefault="00AA7D36" w:rsidP="00AA7D36"/>
    <w:p w14:paraId="0B9D3930" w14:textId="77777777" w:rsidR="00AA7D36" w:rsidRDefault="00AA7D36" w:rsidP="00AA7D36"/>
    <w:p w14:paraId="29A78DC7" w14:textId="77777777" w:rsidR="00AA7D36" w:rsidRDefault="00AA7D36" w:rsidP="00AA7D36"/>
    <w:p w14:paraId="1BF6CCA2" w14:textId="77777777" w:rsidR="00AA7D36" w:rsidRDefault="00AA7D36" w:rsidP="00AA7D36"/>
    <w:p w14:paraId="66152550" w14:textId="77777777" w:rsidR="00AA7D36" w:rsidRDefault="00AA7D36" w:rsidP="00AA7D36"/>
    <w:p w14:paraId="54454C52" w14:textId="77777777" w:rsidR="00AA7D36" w:rsidRDefault="00AA7D36" w:rsidP="00AA7D36"/>
    <w:p w14:paraId="018DD2F7" w14:textId="77777777" w:rsidR="00AA7D36" w:rsidRDefault="00AA7D36" w:rsidP="00AA7D36"/>
    <w:p w14:paraId="38E2F3CB" w14:textId="77777777" w:rsidR="00AA7D36" w:rsidRDefault="00AA7D36" w:rsidP="00AA7D36"/>
    <w:p w14:paraId="75AF9713" w14:textId="77777777" w:rsidR="00AA7D36" w:rsidRDefault="00AA7D36" w:rsidP="00AA7D36"/>
    <w:p w14:paraId="6C43A185" w14:textId="77777777" w:rsidR="00AA7D36" w:rsidRDefault="00AA7D36" w:rsidP="00AA7D36"/>
    <w:p w14:paraId="799861A0" w14:textId="77777777" w:rsidR="00AA7D36" w:rsidRDefault="00AA7D36" w:rsidP="00AA7D36"/>
    <w:p w14:paraId="65E63022" w14:textId="77777777" w:rsidR="00AA7D36" w:rsidRDefault="00AA7D36" w:rsidP="00AA7D36"/>
    <w:p w14:paraId="4AD16FAD" w14:textId="77777777" w:rsidR="00AA7D36" w:rsidRDefault="00AA7D36" w:rsidP="00AA7D36"/>
    <w:p w14:paraId="5FB62C31" w14:textId="77777777" w:rsidR="00AA7D36" w:rsidRDefault="00AA7D36" w:rsidP="00AA7D36"/>
    <w:p w14:paraId="6ACA46AA" w14:textId="77777777" w:rsidR="00AA7D36" w:rsidRDefault="00AA7D36" w:rsidP="00AA7D36"/>
    <w:p w14:paraId="6D05D30D" w14:textId="77777777" w:rsidR="00AA7D36" w:rsidRDefault="00AA7D36" w:rsidP="00AA7D36"/>
    <w:p w14:paraId="137E9E20" w14:textId="77777777" w:rsidR="00AA7D36" w:rsidRDefault="00AA7D36" w:rsidP="00AA7D36"/>
    <w:p w14:paraId="7B84E399" w14:textId="77777777" w:rsidR="00AA7D36" w:rsidRDefault="00AA7D36" w:rsidP="00AA7D36"/>
    <w:p w14:paraId="341C6AB4" w14:textId="77777777" w:rsidR="00AA7D36" w:rsidRDefault="00AA7D36" w:rsidP="00AA7D36"/>
    <w:p w14:paraId="41365AA0" w14:textId="77777777" w:rsidR="00AA7D36" w:rsidRDefault="00AA7D36" w:rsidP="00AA7D36"/>
    <w:p w14:paraId="5D3F80CB" w14:textId="77777777" w:rsidR="00AA7D36" w:rsidRDefault="00AA7D36" w:rsidP="00AA7D36"/>
    <w:p w14:paraId="683CCF53" w14:textId="77777777" w:rsidR="00AA7D36" w:rsidRDefault="00AA7D36" w:rsidP="00AA7D36"/>
    <w:p w14:paraId="7FEA8C59" w14:textId="77777777" w:rsidR="00AA7D36" w:rsidRDefault="00AA7D36" w:rsidP="00AA7D36"/>
    <w:p w14:paraId="6417336E" w14:textId="6B6C3EFB" w:rsidR="00AA7D36" w:rsidRDefault="00AA7D36" w:rsidP="00AA7D36">
      <w:pPr>
        <w:pStyle w:val="Caption"/>
      </w:pPr>
      <w:r>
        <w:lastRenderedPageBreak/>
        <w:t xml:space="preserve">Table </w:t>
      </w:r>
      <w:fldSimple w:instr=" SEQ Table \* ARABIC ">
        <w:r w:rsidR="00A66512">
          <w:rPr>
            <w:noProof/>
          </w:rPr>
          <w:t>24</w:t>
        </w:r>
      </w:fldSimple>
      <w:r>
        <w:t>. Indicator 6 Disaggregated Results</w:t>
      </w:r>
    </w:p>
    <w:tbl>
      <w:tblPr>
        <w:tblW w:w="5000" w:type="pct"/>
        <w:tblLook w:val="04A0" w:firstRow="1" w:lastRow="0" w:firstColumn="1" w:lastColumn="0" w:noHBand="0" w:noVBand="1"/>
      </w:tblPr>
      <w:tblGrid>
        <w:gridCol w:w="2881"/>
        <w:gridCol w:w="2368"/>
        <w:gridCol w:w="4111"/>
      </w:tblGrid>
      <w:tr w:rsidR="00AA7D36" w:rsidRPr="00FF13C1" w14:paraId="18E13600" w14:textId="77777777" w:rsidTr="00CB0121">
        <w:trPr>
          <w:trHeight w:val="320"/>
        </w:trPr>
        <w:tc>
          <w:tcPr>
            <w:tcW w:w="5000" w:type="pct"/>
            <w:gridSpan w:val="3"/>
            <w:tcBorders>
              <w:top w:val="nil"/>
              <w:left w:val="nil"/>
              <w:bottom w:val="single" w:sz="4" w:space="0" w:color="auto"/>
              <w:right w:val="nil"/>
            </w:tcBorders>
            <w:shd w:val="clear" w:color="000000" w:fill="0067B9"/>
            <w:vAlign w:val="bottom"/>
            <w:hideMark/>
          </w:tcPr>
          <w:p w14:paraId="691D01F6" w14:textId="77777777" w:rsidR="00AA7D36" w:rsidRPr="00FF13C1" w:rsidRDefault="00AA7D36" w:rsidP="00CB0121">
            <w:pPr>
              <w:spacing w:after="0" w:line="240" w:lineRule="auto"/>
              <w:rPr>
                <w:rFonts w:eastAsia="Times New Roman" w:cs="Calibri"/>
                <w:b/>
                <w:bCs/>
                <w:color w:val="FFFFFF"/>
                <w:sz w:val="20"/>
                <w:szCs w:val="20"/>
              </w:rPr>
            </w:pPr>
            <w:r w:rsidRPr="00FF13C1">
              <w:rPr>
                <w:rFonts w:eastAsia="Times New Roman" w:cs="Calibri"/>
                <w:b/>
                <w:bCs/>
                <w:color w:val="FFFFFF"/>
                <w:sz w:val="20"/>
                <w:szCs w:val="20"/>
              </w:rPr>
              <w:t>Household diversity of income-earning sources</w:t>
            </w:r>
          </w:p>
        </w:tc>
      </w:tr>
      <w:tr w:rsidR="00AA7D36" w:rsidRPr="00FF13C1" w14:paraId="1D7C5416" w14:textId="77777777" w:rsidTr="00CB0121">
        <w:trPr>
          <w:trHeight w:val="320"/>
        </w:trPr>
        <w:tc>
          <w:tcPr>
            <w:tcW w:w="1539" w:type="pct"/>
            <w:tcBorders>
              <w:top w:val="nil"/>
              <w:left w:val="nil"/>
              <w:bottom w:val="single" w:sz="4" w:space="0" w:color="auto"/>
              <w:right w:val="nil"/>
            </w:tcBorders>
            <w:shd w:val="clear" w:color="000000" w:fill="CFCDC9"/>
            <w:vAlign w:val="bottom"/>
            <w:hideMark/>
          </w:tcPr>
          <w:p w14:paraId="12E16C9A" w14:textId="77777777" w:rsidR="00AA7D36" w:rsidRPr="00FF13C1" w:rsidRDefault="00AA7D36" w:rsidP="00CB0121">
            <w:pPr>
              <w:spacing w:after="0" w:line="240" w:lineRule="auto"/>
              <w:rPr>
                <w:rFonts w:eastAsia="Times New Roman" w:cs="Calibri"/>
                <w:b/>
                <w:bCs/>
                <w:color w:val="FFFFFF"/>
                <w:sz w:val="20"/>
                <w:szCs w:val="20"/>
              </w:rPr>
            </w:pPr>
            <w:r w:rsidRPr="00FF13C1">
              <w:rPr>
                <w:rFonts w:eastAsia="Times New Roman" w:cs="Calibri"/>
                <w:b/>
                <w:bCs/>
                <w:color w:val="FFFFFF"/>
                <w:sz w:val="20"/>
                <w:szCs w:val="20"/>
              </w:rPr>
              <w:t> </w:t>
            </w:r>
          </w:p>
        </w:tc>
        <w:tc>
          <w:tcPr>
            <w:tcW w:w="3461" w:type="pct"/>
            <w:gridSpan w:val="2"/>
            <w:tcBorders>
              <w:top w:val="single" w:sz="4" w:space="0" w:color="auto"/>
              <w:left w:val="nil"/>
              <w:bottom w:val="single" w:sz="4" w:space="0" w:color="auto"/>
              <w:right w:val="nil"/>
            </w:tcBorders>
            <w:shd w:val="clear" w:color="000000" w:fill="CFCDC9"/>
            <w:vAlign w:val="bottom"/>
            <w:hideMark/>
          </w:tcPr>
          <w:p w14:paraId="6D10182C"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First Ranked Choice</w:t>
            </w:r>
          </w:p>
        </w:tc>
      </w:tr>
      <w:tr w:rsidR="00AA7D36" w:rsidRPr="00FF13C1" w14:paraId="310D255A" w14:textId="77777777" w:rsidTr="00CB0121">
        <w:trPr>
          <w:trHeight w:val="320"/>
        </w:trPr>
        <w:tc>
          <w:tcPr>
            <w:tcW w:w="1539" w:type="pct"/>
            <w:tcBorders>
              <w:top w:val="nil"/>
              <w:left w:val="nil"/>
              <w:bottom w:val="single" w:sz="4" w:space="0" w:color="auto"/>
              <w:right w:val="nil"/>
            </w:tcBorders>
            <w:shd w:val="clear" w:color="000000" w:fill="CFCDC9"/>
            <w:noWrap/>
            <w:vAlign w:val="bottom"/>
            <w:hideMark/>
          </w:tcPr>
          <w:p w14:paraId="45B28C76"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Disaggregate Type</w:t>
            </w:r>
          </w:p>
        </w:tc>
        <w:tc>
          <w:tcPr>
            <w:tcW w:w="1265" w:type="pct"/>
            <w:tcBorders>
              <w:top w:val="nil"/>
              <w:left w:val="nil"/>
              <w:bottom w:val="single" w:sz="4" w:space="0" w:color="auto"/>
              <w:right w:val="nil"/>
            </w:tcBorders>
            <w:shd w:val="clear" w:color="000000" w:fill="CFCDC9"/>
            <w:vAlign w:val="bottom"/>
            <w:hideMark/>
          </w:tcPr>
          <w:p w14:paraId="6DC354BE"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Percent Ranked</w:t>
            </w:r>
          </w:p>
        </w:tc>
        <w:tc>
          <w:tcPr>
            <w:tcW w:w="2196" w:type="pct"/>
            <w:tcBorders>
              <w:top w:val="nil"/>
              <w:left w:val="nil"/>
              <w:bottom w:val="single" w:sz="4" w:space="0" w:color="auto"/>
              <w:right w:val="nil"/>
            </w:tcBorders>
            <w:shd w:val="clear" w:color="000000" w:fill="CFCDC9"/>
            <w:noWrap/>
            <w:vAlign w:val="bottom"/>
            <w:hideMark/>
          </w:tcPr>
          <w:p w14:paraId="799700F8"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Choice</w:t>
            </w:r>
          </w:p>
        </w:tc>
      </w:tr>
      <w:tr w:rsidR="00AA7D36" w:rsidRPr="00FF13C1" w14:paraId="2DF471A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05EBFE4"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Overall</w:t>
            </w:r>
          </w:p>
        </w:tc>
      </w:tr>
      <w:tr w:rsidR="00AA7D36" w:rsidRPr="00FF13C1" w14:paraId="3F02A261"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5B82B98"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Overall</w:t>
            </w:r>
          </w:p>
        </w:tc>
        <w:tc>
          <w:tcPr>
            <w:tcW w:w="1265" w:type="pct"/>
            <w:tcBorders>
              <w:top w:val="nil"/>
              <w:left w:val="nil"/>
              <w:bottom w:val="single" w:sz="4" w:space="0" w:color="auto"/>
              <w:right w:val="nil"/>
            </w:tcBorders>
            <w:shd w:val="clear" w:color="auto" w:fill="auto"/>
            <w:noWrap/>
            <w:vAlign w:val="bottom"/>
            <w:hideMark/>
          </w:tcPr>
          <w:p w14:paraId="556D349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39%</w:t>
            </w:r>
          </w:p>
        </w:tc>
        <w:tc>
          <w:tcPr>
            <w:tcW w:w="2196" w:type="pct"/>
            <w:tcBorders>
              <w:top w:val="nil"/>
              <w:left w:val="nil"/>
              <w:bottom w:val="single" w:sz="4" w:space="0" w:color="auto"/>
              <w:right w:val="nil"/>
            </w:tcBorders>
            <w:shd w:val="clear" w:color="auto" w:fill="auto"/>
            <w:noWrap/>
            <w:vAlign w:val="bottom"/>
            <w:hideMark/>
          </w:tcPr>
          <w:p w14:paraId="598784E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E8AEC7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31C44DE"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Location</w:t>
            </w:r>
          </w:p>
        </w:tc>
      </w:tr>
      <w:tr w:rsidR="00AA7D36" w:rsidRPr="00FF13C1" w14:paraId="5C7E5EDD"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429F4A35"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Rural</w:t>
            </w:r>
          </w:p>
        </w:tc>
        <w:tc>
          <w:tcPr>
            <w:tcW w:w="1265" w:type="pct"/>
            <w:tcBorders>
              <w:top w:val="nil"/>
              <w:left w:val="nil"/>
              <w:bottom w:val="single" w:sz="4" w:space="0" w:color="auto"/>
              <w:right w:val="nil"/>
            </w:tcBorders>
            <w:shd w:val="clear" w:color="auto" w:fill="auto"/>
            <w:noWrap/>
            <w:vAlign w:val="bottom"/>
            <w:hideMark/>
          </w:tcPr>
          <w:p w14:paraId="73EEA21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38%</w:t>
            </w:r>
          </w:p>
        </w:tc>
        <w:tc>
          <w:tcPr>
            <w:tcW w:w="2196" w:type="pct"/>
            <w:tcBorders>
              <w:top w:val="nil"/>
              <w:left w:val="nil"/>
              <w:bottom w:val="single" w:sz="4" w:space="0" w:color="auto"/>
              <w:right w:val="nil"/>
            </w:tcBorders>
            <w:shd w:val="clear" w:color="auto" w:fill="auto"/>
            <w:noWrap/>
            <w:vAlign w:val="bottom"/>
            <w:hideMark/>
          </w:tcPr>
          <w:p w14:paraId="24CCB66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51F6D01F"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70A2F21"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Urban</w:t>
            </w:r>
          </w:p>
        </w:tc>
        <w:tc>
          <w:tcPr>
            <w:tcW w:w="1265" w:type="pct"/>
            <w:tcBorders>
              <w:top w:val="nil"/>
              <w:left w:val="nil"/>
              <w:bottom w:val="single" w:sz="4" w:space="0" w:color="auto"/>
              <w:right w:val="nil"/>
            </w:tcBorders>
            <w:shd w:val="clear" w:color="auto" w:fill="auto"/>
            <w:noWrap/>
            <w:vAlign w:val="bottom"/>
            <w:hideMark/>
          </w:tcPr>
          <w:p w14:paraId="5CBF05F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41%</w:t>
            </w:r>
          </w:p>
        </w:tc>
        <w:tc>
          <w:tcPr>
            <w:tcW w:w="2196" w:type="pct"/>
            <w:tcBorders>
              <w:top w:val="nil"/>
              <w:left w:val="nil"/>
              <w:bottom w:val="single" w:sz="4" w:space="0" w:color="auto"/>
              <w:right w:val="nil"/>
            </w:tcBorders>
            <w:shd w:val="clear" w:color="auto" w:fill="auto"/>
            <w:noWrap/>
            <w:vAlign w:val="bottom"/>
            <w:hideMark/>
          </w:tcPr>
          <w:p w14:paraId="2753B94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F92FC9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49B297B"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Sex</w:t>
            </w:r>
          </w:p>
        </w:tc>
      </w:tr>
      <w:tr w:rsidR="00AA7D36" w:rsidRPr="00FF13C1" w14:paraId="6A480724"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4F133CD"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Male-head of household</w:t>
            </w:r>
          </w:p>
        </w:tc>
        <w:tc>
          <w:tcPr>
            <w:tcW w:w="1265" w:type="pct"/>
            <w:tcBorders>
              <w:top w:val="nil"/>
              <w:left w:val="nil"/>
              <w:bottom w:val="single" w:sz="4" w:space="0" w:color="auto"/>
              <w:right w:val="nil"/>
            </w:tcBorders>
            <w:shd w:val="clear" w:color="auto" w:fill="auto"/>
            <w:noWrap/>
            <w:vAlign w:val="bottom"/>
            <w:hideMark/>
          </w:tcPr>
          <w:p w14:paraId="445D1E7B"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37%</w:t>
            </w:r>
          </w:p>
        </w:tc>
        <w:tc>
          <w:tcPr>
            <w:tcW w:w="2196" w:type="pct"/>
            <w:tcBorders>
              <w:top w:val="nil"/>
              <w:left w:val="nil"/>
              <w:bottom w:val="single" w:sz="4" w:space="0" w:color="auto"/>
              <w:right w:val="nil"/>
            </w:tcBorders>
            <w:shd w:val="clear" w:color="auto" w:fill="auto"/>
            <w:noWrap/>
            <w:vAlign w:val="bottom"/>
            <w:hideMark/>
          </w:tcPr>
          <w:p w14:paraId="43673AD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10A34BB8"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846D827"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Female-head of household</w:t>
            </w:r>
          </w:p>
        </w:tc>
        <w:tc>
          <w:tcPr>
            <w:tcW w:w="1265" w:type="pct"/>
            <w:tcBorders>
              <w:top w:val="nil"/>
              <w:left w:val="nil"/>
              <w:bottom w:val="single" w:sz="4" w:space="0" w:color="auto"/>
              <w:right w:val="nil"/>
            </w:tcBorders>
            <w:shd w:val="clear" w:color="auto" w:fill="auto"/>
            <w:noWrap/>
            <w:vAlign w:val="bottom"/>
            <w:hideMark/>
          </w:tcPr>
          <w:p w14:paraId="00DF357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38%</w:t>
            </w:r>
          </w:p>
        </w:tc>
        <w:tc>
          <w:tcPr>
            <w:tcW w:w="2196" w:type="pct"/>
            <w:tcBorders>
              <w:top w:val="nil"/>
              <w:left w:val="nil"/>
              <w:bottom w:val="single" w:sz="4" w:space="0" w:color="auto"/>
              <w:right w:val="nil"/>
            </w:tcBorders>
            <w:shd w:val="clear" w:color="auto" w:fill="auto"/>
            <w:noWrap/>
            <w:vAlign w:val="bottom"/>
            <w:hideMark/>
          </w:tcPr>
          <w:p w14:paraId="0E132C9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09865BF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39C9829"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County</w:t>
            </w:r>
          </w:p>
        </w:tc>
      </w:tr>
      <w:tr w:rsidR="00AA7D36" w:rsidRPr="00FF13C1" w14:paraId="55B843C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0281CBBA"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Akobo</w:t>
            </w:r>
          </w:p>
        </w:tc>
        <w:tc>
          <w:tcPr>
            <w:tcW w:w="1265" w:type="pct"/>
            <w:tcBorders>
              <w:top w:val="nil"/>
              <w:left w:val="nil"/>
              <w:bottom w:val="single" w:sz="4" w:space="0" w:color="auto"/>
              <w:right w:val="nil"/>
            </w:tcBorders>
            <w:shd w:val="clear" w:color="auto" w:fill="auto"/>
            <w:noWrap/>
            <w:vAlign w:val="bottom"/>
            <w:hideMark/>
          </w:tcPr>
          <w:p w14:paraId="4871414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25%</w:t>
            </w:r>
          </w:p>
        </w:tc>
        <w:tc>
          <w:tcPr>
            <w:tcW w:w="2196" w:type="pct"/>
            <w:tcBorders>
              <w:top w:val="nil"/>
              <w:left w:val="nil"/>
              <w:bottom w:val="single" w:sz="4" w:space="0" w:color="auto"/>
              <w:right w:val="nil"/>
            </w:tcBorders>
            <w:shd w:val="clear" w:color="auto" w:fill="auto"/>
            <w:noWrap/>
            <w:vAlign w:val="bottom"/>
            <w:hideMark/>
          </w:tcPr>
          <w:p w14:paraId="3BE1850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4283EF1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90D80B7"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Baliet</w:t>
            </w:r>
            <w:proofErr w:type="spellEnd"/>
          </w:p>
        </w:tc>
        <w:tc>
          <w:tcPr>
            <w:tcW w:w="1265" w:type="pct"/>
            <w:tcBorders>
              <w:top w:val="nil"/>
              <w:left w:val="nil"/>
              <w:bottom w:val="single" w:sz="4" w:space="0" w:color="auto"/>
              <w:right w:val="nil"/>
            </w:tcBorders>
            <w:shd w:val="clear" w:color="auto" w:fill="auto"/>
            <w:noWrap/>
            <w:vAlign w:val="bottom"/>
            <w:hideMark/>
          </w:tcPr>
          <w:p w14:paraId="360FA846"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31%</w:t>
            </w:r>
          </w:p>
        </w:tc>
        <w:tc>
          <w:tcPr>
            <w:tcW w:w="2196" w:type="pct"/>
            <w:tcBorders>
              <w:top w:val="nil"/>
              <w:left w:val="nil"/>
              <w:bottom w:val="single" w:sz="4" w:space="0" w:color="auto"/>
              <w:right w:val="nil"/>
            </w:tcBorders>
            <w:shd w:val="clear" w:color="auto" w:fill="auto"/>
            <w:noWrap/>
            <w:vAlign w:val="bottom"/>
            <w:hideMark/>
          </w:tcPr>
          <w:p w14:paraId="11B75D5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59990851"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A7889E4"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Budi</w:t>
            </w:r>
          </w:p>
        </w:tc>
        <w:tc>
          <w:tcPr>
            <w:tcW w:w="1265" w:type="pct"/>
            <w:tcBorders>
              <w:top w:val="nil"/>
              <w:left w:val="nil"/>
              <w:bottom w:val="single" w:sz="4" w:space="0" w:color="auto"/>
              <w:right w:val="nil"/>
            </w:tcBorders>
            <w:shd w:val="clear" w:color="auto" w:fill="auto"/>
            <w:noWrap/>
            <w:vAlign w:val="bottom"/>
            <w:hideMark/>
          </w:tcPr>
          <w:p w14:paraId="5D4EDAA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53%</w:t>
            </w:r>
          </w:p>
        </w:tc>
        <w:tc>
          <w:tcPr>
            <w:tcW w:w="2196" w:type="pct"/>
            <w:tcBorders>
              <w:top w:val="nil"/>
              <w:left w:val="nil"/>
              <w:bottom w:val="single" w:sz="4" w:space="0" w:color="auto"/>
              <w:right w:val="nil"/>
            </w:tcBorders>
            <w:shd w:val="clear" w:color="auto" w:fill="auto"/>
            <w:noWrap/>
            <w:vAlign w:val="bottom"/>
            <w:hideMark/>
          </w:tcPr>
          <w:p w14:paraId="3527F97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99D0D14"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EE0E1F7"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Duk</w:t>
            </w:r>
            <w:proofErr w:type="spellEnd"/>
          </w:p>
        </w:tc>
        <w:tc>
          <w:tcPr>
            <w:tcW w:w="1265" w:type="pct"/>
            <w:tcBorders>
              <w:top w:val="nil"/>
              <w:left w:val="nil"/>
              <w:bottom w:val="single" w:sz="4" w:space="0" w:color="auto"/>
              <w:right w:val="nil"/>
            </w:tcBorders>
            <w:shd w:val="clear" w:color="auto" w:fill="auto"/>
            <w:noWrap/>
            <w:vAlign w:val="bottom"/>
            <w:hideMark/>
          </w:tcPr>
          <w:p w14:paraId="7449B91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57%</w:t>
            </w:r>
          </w:p>
        </w:tc>
        <w:tc>
          <w:tcPr>
            <w:tcW w:w="2196" w:type="pct"/>
            <w:tcBorders>
              <w:top w:val="nil"/>
              <w:left w:val="nil"/>
              <w:bottom w:val="single" w:sz="4" w:space="0" w:color="auto"/>
              <w:right w:val="nil"/>
            </w:tcBorders>
            <w:shd w:val="clear" w:color="auto" w:fill="auto"/>
            <w:noWrap/>
            <w:vAlign w:val="bottom"/>
            <w:hideMark/>
          </w:tcPr>
          <w:p w14:paraId="4B4D901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2F1216E3"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90BB2DA"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Jur</w:t>
            </w:r>
            <w:proofErr w:type="spellEnd"/>
            <w:r w:rsidRPr="00FF13C1">
              <w:rPr>
                <w:rFonts w:eastAsia="Times New Roman" w:cs="Calibri"/>
                <w:color w:val="000000"/>
                <w:sz w:val="20"/>
                <w:szCs w:val="20"/>
              </w:rPr>
              <w:t xml:space="preserve"> River</w:t>
            </w:r>
          </w:p>
        </w:tc>
        <w:tc>
          <w:tcPr>
            <w:tcW w:w="1265" w:type="pct"/>
            <w:tcBorders>
              <w:top w:val="nil"/>
              <w:left w:val="nil"/>
              <w:bottom w:val="single" w:sz="4" w:space="0" w:color="auto"/>
              <w:right w:val="nil"/>
            </w:tcBorders>
            <w:shd w:val="clear" w:color="auto" w:fill="auto"/>
            <w:noWrap/>
            <w:vAlign w:val="bottom"/>
            <w:hideMark/>
          </w:tcPr>
          <w:p w14:paraId="70D90EF6"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45%</w:t>
            </w:r>
          </w:p>
        </w:tc>
        <w:tc>
          <w:tcPr>
            <w:tcW w:w="2196" w:type="pct"/>
            <w:tcBorders>
              <w:top w:val="nil"/>
              <w:left w:val="nil"/>
              <w:bottom w:val="single" w:sz="4" w:space="0" w:color="auto"/>
              <w:right w:val="nil"/>
            </w:tcBorders>
            <w:shd w:val="clear" w:color="auto" w:fill="auto"/>
            <w:noWrap/>
            <w:vAlign w:val="bottom"/>
            <w:hideMark/>
          </w:tcPr>
          <w:p w14:paraId="521FF54B"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097D5CC2"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404D7BB"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Kapoeta North</w:t>
            </w:r>
          </w:p>
        </w:tc>
        <w:tc>
          <w:tcPr>
            <w:tcW w:w="1265" w:type="pct"/>
            <w:tcBorders>
              <w:top w:val="nil"/>
              <w:left w:val="nil"/>
              <w:bottom w:val="single" w:sz="4" w:space="0" w:color="auto"/>
              <w:right w:val="nil"/>
            </w:tcBorders>
            <w:shd w:val="clear" w:color="auto" w:fill="auto"/>
            <w:noWrap/>
            <w:vAlign w:val="bottom"/>
            <w:hideMark/>
          </w:tcPr>
          <w:p w14:paraId="28D515E6"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58%</w:t>
            </w:r>
          </w:p>
        </w:tc>
        <w:tc>
          <w:tcPr>
            <w:tcW w:w="2196" w:type="pct"/>
            <w:tcBorders>
              <w:top w:val="nil"/>
              <w:left w:val="nil"/>
              <w:bottom w:val="single" w:sz="4" w:space="0" w:color="auto"/>
              <w:right w:val="nil"/>
            </w:tcBorders>
            <w:shd w:val="clear" w:color="auto" w:fill="auto"/>
            <w:noWrap/>
            <w:vAlign w:val="bottom"/>
            <w:hideMark/>
          </w:tcPr>
          <w:p w14:paraId="11B5E0C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50961D7F"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95C3ADF"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Leer</w:t>
            </w:r>
          </w:p>
        </w:tc>
        <w:tc>
          <w:tcPr>
            <w:tcW w:w="1265" w:type="pct"/>
            <w:tcBorders>
              <w:top w:val="nil"/>
              <w:left w:val="nil"/>
              <w:bottom w:val="single" w:sz="4" w:space="0" w:color="auto"/>
              <w:right w:val="nil"/>
            </w:tcBorders>
            <w:shd w:val="clear" w:color="auto" w:fill="auto"/>
            <w:noWrap/>
            <w:vAlign w:val="bottom"/>
            <w:hideMark/>
          </w:tcPr>
          <w:p w14:paraId="524B3FEC"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29%</w:t>
            </w:r>
          </w:p>
        </w:tc>
        <w:tc>
          <w:tcPr>
            <w:tcW w:w="2196" w:type="pct"/>
            <w:tcBorders>
              <w:top w:val="nil"/>
              <w:left w:val="nil"/>
              <w:bottom w:val="single" w:sz="4" w:space="0" w:color="auto"/>
              <w:right w:val="nil"/>
            </w:tcBorders>
            <w:shd w:val="clear" w:color="auto" w:fill="auto"/>
            <w:noWrap/>
            <w:vAlign w:val="bottom"/>
            <w:hideMark/>
          </w:tcPr>
          <w:p w14:paraId="2BE0227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Non-agricultural wage labor (within village)</w:t>
            </w:r>
          </w:p>
        </w:tc>
      </w:tr>
      <w:tr w:rsidR="00AA7D36" w:rsidRPr="00FF13C1" w14:paraId="2433F44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9F65FD0"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Mayendit</w:t>
            </w:r>
            <w:proofErr w:type="spellEnd"/>
          </w:p>
        </w:tc>
        <w:tc>
          <w:tcPr>
            <w:tcW w:w="1265" w:type="pct"/>
            <w:tcBorders>
              <w:top w:val="nil"/>
              <w:left w:val="nil"/>
              <w:bottom w:val="single" w:sz="4" w:space="0" w:color="auto"/>
              <w:right w:val="nil"/>
            </w:tcBorders>
            <w:shd w:val="clear" w:color="auto" w:fill="auto"/>
            <w:noWrap/>
            <w:vAlign w:val="bottom"/>
            <w:hideMark/>
          </w:tcPr>
          <w:p w14:paraId="6BC67DC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26%</w:t>
            </w:r>
          </w:p>
        </w:tc>
        <w:tc>
          <w:tcPr>
            <w:tcW w:w="2196" w:type="pct"/>
            <w:tcBorders>
              <w:top w:val="nil"/>
              <w:left w:val="nil"/>
              <w:bottom w:val="single" w:sz="4" w:space="0" w:color="auto"/>
              <w:right w:val="nil"/>
            </w:tcBorders>
            <w:shd w:val="clear" w:color="auto" w:fill="auto"/>
            <w:noWrap/>
            <w:vAlign w:val="bottom"/>
            <w:hideMark/>
          </w:tcPr>
          <w:p w14:paraId="38D37B7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2D0D543E"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82EE0D1" w14:textId="7CE3C2A8" w:rsidR="00AA7D36" w:rsidRPr="00FF13C1"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265" w:type="pct"/>
            <w:tcBorders>
              <w:top w:val="nil"/>
              <w:left w:val="nil"/>
              <w:bottom w:val="single" w:sz="4" w:space="0" w:color="auto"/>
              <w:right w:val="nil"/>
            </w:tcBorders>
            <w:shd w:val="clear" w:color="auto" w:fill="auto"/>
            <w:noWrap/>
            <w:vAlign w:val="bottom"/>
            <w:hideMark/>
          </w:tcPr>
          <w:p w14:paraId="3973A56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26%</w:t>
            </w:r>
          </w:p>
        </w:tc>
        <w:tc>
          <w:tcPr>
            <w:tcW w:w="2196" w:type="pct"/>
            <w:tcBorders>
              <w:top w:val="nil"/>
              <w:left w:val="nil"/>
              <w:bottom w:val="single" w:sz="4" w:space="0" w:color="auto"/>
              <w:right w:val="nil"/>
            </w:tcBorders>
            <w:shd w:val="clear" w:color="auto" w:fill="auto"/>
            <w:noWrap/>
            <w:vAlign w:val="bottom"/>
            <w:hideMark/>
          </w:tcPr>
          <w:p w14:paraId="249CC3B9"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2CA3A5DC"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365A5AA"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Pibor</w:t>
            </w:r>
          </w:p>
        </w:tc>
        <w:tc>
          <w:tcPr>
            <w:tcW w:w="1265" w:type="pct"/>
            <w:tcBorders>
              <w:top w:val="nil"/>
              <w:left w:val="nil"/>
              <w:bottom w:val="single" w:sz="4" w:space="0" w:color="auto"/>
              <w:right w:val="nil"/>
            </w:tcBorders>
            <w:shd w:val="clear" w:color="auto" w:fill="auto"/>
            <w:noWrap/>
            <w:vAlign w:val="bottom"/>
            <w:hideMark/>
          </w:tcPr>
          <w:p w14:paraId="1D914E1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60%</w:t>
            </w:r>
          </w:p>
        </w:tc>
        <w:tc>
          <w:tcPr>
            <w:tcW w:w="2196" w:type="pct"/>
            <w:tcBorders>
              <w:top w:val="nil"/>
              <w:left w:val="nil"/>
              <w:bottom w:val="single" w:sz="4" w:space="0" w:color="auto"/>
              <w:right w:val="nil"/>
            </w:tcBorders>
            <w:shd w:val="clear" w:color="auto" w:fill="auto"/>
            <w:noWrap/>
            <w:vAlign w:val="bottom"/>
            <w:hideMark/>
          </w:tcPr>
          <w:p w14:paraId="6A6E82F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4653E49E"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D1EB820"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Ulang</w:t>
            </w:r>
            <w:proofErr w:type="spellEnd"/>
          </w:p>
        </w:tc>
        <w:tc>
          <w:tcPr>
            <w:tcW w:w="1265" w:type="pct"/>
            <w:tcBorders>
              <w:top w:val="nil"/>
              <w:left w:val="nil"/>
              <w:bottom w:val="single" w:sz="4" w:space="0" w:color="auto"/>
              <w:right w:val="nil"/>
            </w:tcBorders>
            <w:shd w:val="clear" w:color="auto" w:fill="auto"/>
            <w:noWrap/>
            <w:vAlign w:val="bottom"/>
            <w:hideMark/>
          </w:tcPr>
          <w:p w14:paraId="3E8A56E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39%</w:t>
            </w:r>
          </w:p>
        </w:tc>
        <w:tc>
          <w:tcPr>
            <w:tcW w:w="2196" w:type="pct"/>
            <w:tcBorders>
              <w:top w:val="nil"/>
              <w:left w:val="nil"/>
              <w:bottom w:val="single" w:sz="4" w:space="0" w:color="auto"/>
              <w:right w:val="nil"/>
            </w:tcBorders>
            <w:shd w:val="clear" w:color="auto" w:fill="auto"/>
            <w:noWrap/>
            <w:vAlign w:val="bottom"/>
            <w:hideMark/>
          </w:tcPr>
          <w:p w14:paraId="5C33B28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55E6952"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B764E81"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Uror</w:t>
            </w:r>
            <w:proofErr w:type="spellEnd"/>
          </w:p>
        </w:tc>
        <w:tc>
          <w:tcPr>
            <w:tcW w:w="1265" w:type="pct"/>
            <w:tcBorders>
              <w:top w:val="nil"/>
              <w:left w:val="nil"/>
              <w:bottom w:val="single" w:sz="4" w:space="0" w:color="auto"/>
              <w:right w:val="nil"/>
            </w:tcBorders>
            <w:shd w:val="clear" w:color="auto" w:fill="auto"/>
            <w:noWrap/>
            <w:vAlign w:val="bottom"/>
            <w:hideMark/>
          </w:tcPr>
          <w:p w14:paraId="24AE5AD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45%</w:t>
            </w:r>
          </w:p>
        </w:tc>
        <w:tc>
          <w:tcPr>
            <w:tcW w:w="2196" w:type="pct"/>
            <w:tcBorders>
              <w:top w:val="nil"/>
              <w:left w:val="nil"/>
              <w:bottom w:val="single" w:sz="4" w:space="0" w:color="auto"/>
              <w:right w:val="nil"/>
            </w:tcBorders>
            <w:shd w:val="clear" w:color="auto" w:fill="auto"/>
            <w:noWrap/>
            <w:vAlign w:val="bottom"/>
            <w:hideMark/>
          </w:tcPr>
          <w:p w14:paraId="4FDEE75B"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2BE4BE7D"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01FB51C6"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Wau</w:t>
            </w:r>
            <w:proofErr w:type="spellEnd"/>
          </w:p>
        </w:tc>
        <w:tc>
          <w:tcPr>
            <w:tcW w:w="1265" w:type="pct"/>
            <w:tcBorders>
              <w:top w:val="nil"/>
              <w:left w:val="nil"/>
              <w:bottom w:val="single" w:sz="4" w:space="0" w:color="auto"/>
              <w:right w:val="nil"/>
            </w:tcBorders>
            <w:shd w:val="clear" w:color="auto" w:fill="auto"/>
            <w:noWrap/>
            <w:vAlign w:val="bottom"/>
            <w:hideMark/>
          </w:tcPr>
          <w:p w14:paraId="217CCA6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39%</w:t>
            </w:r>
          </w:p>
        </w:tc>
        <w:tc>
          <w:tcPr>
            <w:tcW w:w="2196" w:type="pct"/>
            <w:tcBorders>
              <w:top w:val="nil"/>
              <w:left w:val="nil"/>
              <w:bottom w:val="single" w:sz="4" w:space="0" w:color="auto"/>
              <w:right w:val="nil"/>
            </w:tcBorders>
            <w:shd w:val="clear" w:color="auto" w:fill="auto"/>
            <w:noWrap/>
            <w:vAlign w:val="bottom"/>
            <w:hideMark/>
          </w:tcPr>
          <w:p w14:paraId="4B6CE6F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9EF4D1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16C7C75"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Region</w:t>
            </w:r>
          </w:p>
        </w:tc>
      </w:tr>
      <w:tr w:rsidR="00AA7D36" w:rsidRPr="00FF13C1" w14:paraId="62528DF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C6CB110"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Bahr El-Ghazel</w:t>
            </w:r>
          </w:p>
        </w:tc>
        <w:tc>
          <w:tcPr>
            <w:tcW w:w="1265" w:type="pct"/>
            <w:tcBorders>
              <w:top w:val="nil"/>
              <w:left w:val="nil"/>
              <w:bottom w:val="single" w:sz="4" w:space="0" w:color="auto"/>
              <w:right w:val="nil"/>
            </w:tcBorders>
            <w:shd w:val="clear" w:color="auto" w:fill="auto"/>
            <w:noWrap/>
            <w:vAlign w:val="bottom"/>
            <w:hideMark/>
          </w:tcPr>
          <w:p w14:paraId="60D18BF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41%</w:t>
            </w:r>
          </w:p>
        </w:tc>
        <w:tc>
          <w:tcPr>
            <w:tcW w:w="2196" w:type="pct"/>
            <w:tcBorders>
              <w:top w:val="nil"/>
              <w:left w:val="nil"/>
              <w:bottom w:val="single" w:sz="4" w:space="0" w:color="auto"/>
              <w:right w:val="nil"/>
            </w:tcBorders>
            <w:shd w:val="clear" w:color="auto" w:fill="auto"/>
            <w:noWrap/>
            <w:vAlign w:val="bottom"/>
            <w:hideMark/>
          </w:tcPr>
          <w:p w14:paraId="61F3D58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599B32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41DA10A"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Equatoria</w:t>
            </w:r>
            <w:proofErr w:type="spellEnd"/>
          </w:p>
        </w:tc>
        <w:tc>
          <w:tcPr>
            <w:tcW w:w="1265" w:type="pct"/>
            <w:tcBorders>
              <w:top w:val="nil"/>
              <w:left w:val="nil"/>
              <w:bottom w:val="single" w:sz="4" w:space="0" w:color="auto"/>
              <w:right w:val="nil"/>
            </w:tcBorders>
            <w:shd w:val="clear" w:color="auto" w:fill="auto"/>
            <w:noWrap/>
            <w:vAlign w:val="bottom"/>
            <w:hideMark/>
          </w:tcPr>
          <w:p w14:paraId="4FB7C1B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55%</w:t>
            </w:r>
          </w:p>
        </w:tc>
        <w:tc>
          <w:tcPr>
            <w:tcW w:w="2196" w:type="pct"/>
            <w:tcBorders>
              <w:top w:val="nil"/>
              <w:left w:val="nil"/>
              <w:bottom w:val="single" w:sz="4" w:space="0" w:color="auto"/>
              <w:right w:val="nil"/>
            </w:tcBorders>
            <w:shd w:val="clear" w:color="auto" w:fill="auto"/>
            <w:noWrap/>
            <w:vAlign w:val="bottom"/>
            <w:hideMark/>
          </w:tcPr>
          <w:p w14:paraId="578F757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E725F4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47B2BCC"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Great Upper Nile</w:t>
            </w:r>
          </w:p>
        </w:tc>
        <w:tc>
          <w:tcPr>
            <w:tcW w:w="1265" w:type="pct"/>
            <w:tcBorders>
              <w:top w:val="nil"/>
              <w:left w:val="nil"/>
              <w:bottom w:val="single" w:sz="4" w:space="0" w:color="auto"/>
              <w:right w:val="nil"/>
            </w:tcBorders>
            <w:shd w:val="clear" w:color="auto" w:fill="auto"/>
            <w:noWrap/>
            <w:vAlign w:val="bottom"/>
            <w:hideMark/>
          </w:tcPr>
          <w:p w14:paraId="644C0D45"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38%</w:t>
            </w:r>
          </w:p>
        </w:tc>
        <w:tc>
          <w:tcPr>
            <w:tcW w:w="2196" w:type="pct"/>
            <w:tcBorders>
              <w:top w:val="nil"/>
              <w:left w:val="nil"/>
              <w:bottom w:val="single" w:sz="4" w:space="0" w:color="auto"/>
              <w:right w:val="nil"/>
            </w:tcBorders>
            <w:shd w:val="clear" w:color="auto" w:fill="auto"/>
            <w:noWrap/>
            <w:vAlign w:val="bottom"/>
            <w:hideMark/>
          </w:tcPr>
          <w:p w14:paraId="54A5F9F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082B189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4BE00A3"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State</w:t>
            </w:r>
          </w:p>
        </w:tc>
      </w:tr>
      <w:tr w:rsidR="00AA7D36" w:rsidRPr="00FF13C1" w14:paraId="60793A38"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85B85F0"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 xml:space="preserve">Eastern </w:t>
            </w:r>
            <w:proofErr w:type="spellStart"/>
            <w:r w:rsidRPr="00FF13C1">
              <w:rPr>
                <w:rFonts w:eastAsia="Times New Roman" w:cs="Calibri"/>
                <w:color w:val="000000"/>
                <w:sz w:val="20"/>
                <w:szCs w:val="20"/>
              </w:rPr>
              <w:t>Equatoria</w:t>
            </w:r>
            <w:proofErr w:type="spellEnd"/>
          </w:p>
        </w:tc>
        <w:tc>
          <w:tcPr>
            <w:tcW w:w="1265" w:type="pct"/>
            <w:tcBorders>
              <w:top w:val="nil"/>
              <w:left w:val="nil"/>
              <w:bottom w:val="single" w:sz="4" w:space="0" w:color="auto"/>
              <w:right w:val="nil"/>
            </w:tcBorders>
            <w:shd w:val="clear" w:color="auto" w:fill="auto"/>
            <w:noWrap/>
            <w:vAlign w:val="bottom"/>
            <w:hideMark/>
          </w:tcPr>
          <w:p w14:paraId="6A2E38A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55%</w:t>
            </w:r>
          </w:p>
        </w:tc>
        <w:tc>
          <w:tcPr>
            <w:tcW w:w="2196" w:type="pct"/>
            <w:tcBorders>
              <w:top w:val="nil"/>
              <w:left w:val="nil"/>
              <w:bottom w:val="single" w:sz="4" w:space="0" w:color="auto"/>
              <w:right w:val="nil"/>
            </w:tcBorders>
            <w:shd w:val="clear" w:color="auto" w:fill="auto"/>
            <w:noWrap/>
            <w:vAlign w:val="bottom"/>
            <w:hideMark/>
          </w:tcPr>
          <w:p w14:paraId="0A40513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27DFC7B"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5BB64DD"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Jonglei</w:t>
            </w:r>
          </w:p>
        </w:tc>
        <w:tc>
          <w:tcPr>
            <w:tcW w:w="1265" w:type="pct"/>
            <w:tcBorders>
              <w:top w:val="nil"/>
              <w:left w:val="nil"/>
              <w:bottom w:val="single" w:sz="4" w:space="0" w:color="auto"/>
              <w:right w:val="nil"/>
            </w:tcBorders>
            <w:shd w:val="clear" w:color="auto" w:fill="auto"/>
            <w:noWrap/>
            <w:vAlign w:val="bottom"/>
            <w:hideMark/>
          </w:tcPr>
          <w:p w14:paraId="2119490E"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46%</w:t>
            </w:r>
          </w:p>
        </w:tc>
        <w:tc>
          <w:tcPr>
            <w:tcW w:w="2196" w:type="pct"/>
            <w:tcBorders>
              <w:top w:val="nil"/>
              <w:left w:val="nil"/>
              <w:bottom w:val="single" w:sz="4" w:space="0" w:color="auto"/>
              <w:right w:val="nil"/>
            </w:tcBorders>
            <w:shd w:val="clear" w:color="auto" w:fill="auto"/>
            <w:noWrap/>
            <w:vAlign w:val="bottom"/>
            <w:hideMark/>
          </w:tcPr>
          <w:p w14:paraId="62145E99"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4B7870C7"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64BDFE9"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Unity</w:t>
            </w:r>
          </w:p>
        </w:tc>
        <w:tc>
          <w:tcPr>
            <w:tcW w:w="1265" w:type="pct"/>
            <w:tcBorders>
              <w:top w:val="nil"/>
              <w:left w:val="nil"/>
              <w:bottom w:val="single" w:sz="4" w:space="0" w:color="auto"/>
              <w:right w:val="nil"/>
            </w:tcBorders>
            <w:shd w:val="clear" w:color="auto" w:fill="auto"/>
            <w:noWrap/>
            <w:vAlign w:val="bottom"/>
            <w:hideMark/>
          </w:tcPr>
          <w:p w14:paraId="57D9D6B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23%</w:t>
            </w:r>
          </w:p>
        </w:tc>
        <w:tc>
          <w:tcPr>
            <w:tcW w:w="2196" w:type="pct"/>
            <w:tcBorders>
              <w:top w:val="nil"/>
              <w:left w:val="nil"/>
              <w:bottom w:val="single" w:sz="4" w:space="0" w:color="auto"/>
              <w:right w:val="nil"/>
            </w:tcBorders>
            <w:shd w:val="clear" w:color="auto" w:fill="auto"/>
            <w:noWrap/>
            <w:vAlign w:val="bottom"/>
            <w:hideMark/>
          </w:tcPr>
          <w:p w14:paraId="5B0E379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4FD9288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68B6DF7"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Upper Nile</w:t>
            </w:r>
          </w:p>
        </w:tc>
        <w:tc>
          <w:tcPr>
            <w:tcW w:w="1265" w:type="pct"/>
            <w:tcBorders>
              <w:top w:val="nil"/>
              <w:left w:val="nil"/>
              <w:bottom w:val="single" w:sz="4" w:space="0" w:color="auto"/>
              <w:right w:val="nil"/>
            </w:tcBorders>
            <w:shd w:val="clear" w:color="auto" w:fill="auto"/>
            <w:noWrap/>
            <w:vAlign w:val="bottom"/>
            <w:hideMark/>
          </w:tcPr>
          <w:p w14:paraId="0E06773F"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35%</w:t>
            </w:r>
          </w:p>
        </w:tc>
        <w:tc>
          <w:tcPr>
            <w:tcW w:w="2196" w:type="pct"/>
            <w:tcBorders>
              <w:top w:val="nil"/>
              <w:left w:val="nil"/>
              <w:bottom w:val="single" w:sz="4" w:space="0" w:color="auto"/>
              <w:right w:val="nil"/>
            </w:tcBorders>
            <w:shd w:val="clear" w:color="auto" w:fill="auto"/>
            <w:noWrap/>
            <w:vAlign w:val="bottom"/>
            <w:hideMark/>
          </w:tcPr>
          <w:p w14:paraId="29196F8C"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105FFDE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8F46E47"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Western Bahr El-Ghazel</w:t>
            </w:r>
          </w:p>
        </w:tc>
        <w:tc>
          <w:tcPr>
            <w:tcW w:w="1265" w:type="pct"/>
            <w:tcBorders>
              <w:top w:val="nil"/>
              <w:left w:val="nil"/>
              <w:bottom w:val="single" w:sz="4" w:space="0" w:color="auto"/>
              <w:right w:val="nil"/>
            </w:tcBorders>
            <w:shd w:val="clear" w:color="auto" w:fill="auto"/>
            <w:noWrap/>
            <w:vAlign w:val="bottom"/>
            <w:hideMark/>
          </w:tcPr>
          <w:p w14:paraId="34376C3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41%</w:t>
            </w:r>
          </w:p>
        </w:tc>
        <w:tc>
          <w:tcPr>
            <w:tcW w:w="2196" w:type="pct"/>
            <w:tcBorders>
              <w:top w:val="nil"/>
              <w:left w:val="nil"/>
              <w:bottom w:val="single" w:sz="4" w:space="0" w:color="auto"/>
              <w:right w:val="nil"/>
            </w:tcBorders>
            <w:shd w:val="clear" w:color="auto" w:fill="auto"/>
            <w:noWrap/>
            <w:vAlign w:val="bottom"/>
            <w:hideMark/>
          </w:tcPr>
          <w:p w14:paraId="4D3F4C5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62C9A6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D9C09B1"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Language</w:t>
            </w:r>
          </w:p>
        </w:tc>
      </w:tr>
      <w:tr w:rsidR="00AA7D36" w:rsidRPr="00FF13C1" w14:paraId="6226B93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82D1A3F"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Nuer</w:t>
            </w:r>
          </w:p>
        </w:tc>
        <w:tc>
          <w:tcPr>
            <w:tcW w:w="1265" w:type="pct"/>
            <w:tcBorders>
              <w:top w:val="nil"/>
              <w:left w:val="nil"/>
              <w:bottom w:val="single" w:sz="4" w:space="0" w:color="auto"/>
              <w:right w:val="nil"/>
            </w:tcBorders>
            <w:shd w:val="clear" w:color="auto" w:fill="auto"/>
            <w:noWrap/>
            <w:vAlign w:val="bottom"/>
            <w:hideMark/>
          </w:tcPr>
          <w:p w14:paraId="6554A3D9"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31%</w:t>
            </w:r>
          </w:p>
        </w:tc>
        <w:tc>
          <w:tcPr>
            <w:tcW w:w="2196" w:type="pct"/>
            <w:tcBorders>
              <w:top w:val="nil"/>
              <w:left w:val="nil"/>
              <w:bottom w:val="single" w:sz="4" w:space="0" w:color="auto"/>
              <w:right w:val="nil"/>
            </w:tcBorders>
            <w:shd w:val="clear" w:color="auto" w:fill="auto"/>
            <w:noWrap/>
            <w:vAlign w:val="bottom"/>
            <w:hideMark/>
          </w:tcPr>
          <w:p w14:paraId="7B1EA82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1375CA57"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029C37FE"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lastRenderedPageBreak/>
              <w:t>Dinka</w:t>
            </w:r>
          </w:p>
        </w:tc>
        <w:tc>
          <w:tcPr>
            <w:tcW w:w="1265" w:type="pct"/>
            <w:tcBorders>
              <w:top w:val="nil"/>
              <w:left w:val="nil"/>
              <w:bottom w:val="single" w:sz="4" w:space="0" w:color="auto"/>
              <w:right w:val="nil"/>
            </w:tcBorders>
            <w:shd w:val="clear" w:color="auto" w:fill="auto"/>
            <w:noWrap/>
            <w:vAlign w:val="bottom"/>
            <w:hideMark/>
          </w:tcPr>
          <w:p w14:paraId="3E1CC9E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50%</w:t>
            </w:r>
          </w:p>
        </w:tc>
        <w:tc>
          <w:tcPr>
            <w:tcW w:w="2196" w:type="pct"/>
            <w:tcBorders>
              <w:top w:val="nil"/>
              <w:left w:val="nil"/>
              <w:bottom w:val="single" w:sz="4" w:space="0" w:color="auto"/>
              <w:right w:val="nil"/>
            </w:tcBorders>
            <w:shd w:val="clear" w:color="auto" w:fill="auto"/>
            <w:noWrap/>
            <w:vAlign w:val="bottom"/>
            <w:hideMark/>
          </w:tcPr>
          <w:p w14:paraId="717AEA2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AA0167E"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8E01BF0"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Toposa</w:t>
            </w:r>
            <w:proofErr w:type="spellEnd"/>
          </w:p>
        </w:tc>
        <w:tc>
          <w:tcPr>
            <w:tcW w:w="1265" w:type="pct"/>
            <w:tcBorders>
              <w:top w:val="nil"/>
              <w:left w:val="nil"/>
              <w:bottom w:val="single" w:sz="4" w:space="0" w:color="auto"/>
              <w:right w:val="nil"/>
            </w:tcBorders>
            <w:shd w:val="clear" w:color="auto" w:fill="auto"/>
            <w:noWrap/>
            <w:vAlign w:val="bottom"/>
            <w:hideMark/>
          </w:tcPr>
          <w:p w14:paraId="389C7FBC"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58%</w:t>
            </w:r>
          </w:p>
        </w:tc>
        <w:tc>
          <w:tcPr>
            <w:tcW w:w="2196" w:type="pct"/>
            <w:tcBorders>
              <w:top w:val="nil"/>
              <w:left w:val="nil"/>
              <w:bottom w:val="single" w:sz="4" w:space="0" w:color="auto"/>
              <w:right w:val="nil"/>
            </w:tcBorders>
            <w:shd w:val="clear" w:color="auto" w:fill="auto"/>
            <w:noWrap/>
            <w:vAlign w:val="bottom"/>
            <w:hideMark/>
          </w:tcPr>
          <w:p w14:paraId="66DD15F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4D7D65B"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A8BCC57"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Didinga</w:t>
            </w:r>
            <w:proofErr w:type="spellEnd"/>
          </w:p>
        </w:tc>
        <w:tc>
          <w:tcPr>
            <w:tcW w:w="1265" w:type="pct"/>
            <w:tcBorders>
              <w:top w:val="nil"/>
              <w:left w:val="nil"/>
              <w:bottom w:val="single" w:sz="4" w:space="0" w:color="auto"/>
              <w:right w:val="nil"/>
            </w:tcBorders>
            <w:shd w:val="clear" w:color="auto" w:fill="auto"/>
            <w:noWrap/>
            <w:vAlign w:val="bottom"/>
            <w:hideMark/>
          </w:tcPr>
          <w:p w14:paraId="602B2D6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55%</w:t>
            </w:r>
          </w:p>
        </w:tc>
        <w:tc>
          <w:tcPr>
            <w:tcW w:w="2196" w:type="pct"/>
            <w:tcBorders>
              <w:top w:val="nil"/>
              <w:left w:val="nil"/>
              <w:bottom w:val="single" w:sz="4" w:space="0" w:color="auto"/>
              <w:right w:val="nil"/>
            </w:tcBorders>
            <w:shd w:val="clear" w:color="auto" w:fill="auto"/>
            <w:noWrap/>
            <w:vAlign w:val="bottom"/>
            <w:hideMark/>
          </w:tcPr>
          <w:p w14:paraId="73789ACE"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B5BC35B"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7475546"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Other</w:t>
            </w:r>
          </w:p>
        </w:tc>
        <w:tc>
          <w:tcPr>
            <w:tcW w:w="1265" w:type="pct"/>
            <w:tcBorders>
              <w:top w:val="nil"/>
              <w:left w:val="nil"/>
              <w:bottom w:val="single" w:sz="4" w:space="0" w:color="auto"/>
              <w:right w:val="nil"/>
            </w:tcBorders>
            <w:shd w:val="clear" w:color="auto" w:fill="auto"/>
            <w:noWrap/>
            <w:vAlign w:val="bottom"/>
            <w:hideMark/>
          </w:tcPr>
          <w:p w14:paraId="269F2DC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47%</w:t>
            </w:r>
          </w:p>
        </w:tc>
        <w:tc>
          <w:tcPr>
            <w:tcW w:w="2196" w:type="pct"/>
            <w:tcBorders>
              <w:top w:val="nil"/>
              <w:left w:val="nil"/>
              <w:bottom w:val="single" w:sz="4" w:space="0" w:color="auto"/>
              <w:right w:val="nil"/>
            </w:tcBorders>
            <w:shd w:val="clear" w:color="auto" w:fill="auto"/>
            <w:noWrap/>
            <w:vAlign w:val="bottom"/>
            <w:hideMark/>
          </w:tcPr>
          <w:p w14:paraId="43AC12D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bl>
    <w:p w14:paraId="4A62608F" w14:textId="77777777" w:rsidR="00AA7D36" w:rsidRDefault="00AA7D36" w:rsidP="00AA7D36"/>
    <w:p w14:paraId="3B1F3A5F" w14:textId="77777777" w:rsidR="00AA7D36" w:rsidRDefault="00AA7D36" w:rsidP="00AA7D36"/>
    <w:p w14:paraId="380F21FC" w14:textId="77777777" w:rsidR="00AA7D36" w:rsidRDefault="00AA7D36" w:rsidP="00AA7D36"/>
    <w:p w14:paraId="3797815C" w14:textId="77777777" w:rsidR="00AA7D36" w:rsidRDefault="00AA7D36" w:rsidP="00AA7D36"/>
    <w:p w14:paraId="4A4A84D5" w14:textId="77777777" w:rsidR="00AA7D36" w:rsidRDefault="00AA7D36" w:rsidP="00AA7D36"/>
    <w:p w14:paraId="27D6B420" w14:textId="77777777" w:rsidR="00AA7D36" w:rsidRDefault="00AA7D36" w:rsidP="00AA7D36"/>
    <w:p w14:paraId="72C8F3CF" w14:textId="77777777" w:rsidR="00AA7D36" w:rsidRDefault="00AA7D36" w:rsidP="00AA7D36"/>
    <w:p w14:paraId="223E3148" w14:textId="77777777" w:rsidR="00AA7D36" w:rsidRDefault="00AA7D36" w:rsidP="00AA7D36"/>
    <w:p w14:paraId="46F54BFB" w14:textId="77777777" w:rsidR="00AA7D36" w:rsidRDefault="00AA7D36" w:rsidP="00AA7D36"/>
    <w:p w14:paraId="4B70B832" w14:textId="77777777" w:rsidR="00AA7D36" w:rsidRDefault="00AA7D36" w:rsidP="00AA7D36"/>
    <w:p w14:paraId="3E57321A" w14:textId="77777777" w:rsidR="00AA7D36" w:rsidRDefault="00AA7D36" w:rsidP="00AA7D36"/>
    <w:p w14:paraId="3229E46A" w14:textId="77777777" w:rsidR="00AA7D36" w:rsidRDefault="00AA7D36" w:rsidP="00AA7D36"/>
    <w:p w14:paraId="0C2C8F9A" w14:textId="77777777" w:rsidR="00AA7D36" w:rsidRDefault="00AA7D36" w:rsidP="00AA7D36"/>
    <w:p w14:paraId="248DB94D" w14:textId="77777777" w:rsidR="00AA7D36" w:rsidRDefault="00AA7D36" w:rsidP="00AA7D36"/>
    <w:p w14:paraId="6C0A74D8" w14:textId="77777777" w:rsidR="00AA7D36" w:rsidRDefault="00AA7D36" w:rsidP="00AA7D36"/>
    <w:p w14:paraId="6831734F" w14:textId="77777777" w:rsidR="00AA7D36" w:rsidRDefault="00AA7D36" w:rsidP="00AA7D36"/>
    <w:p w14:paraId="4C218CD1" w14:textId="77777777" w:rsidR="00AA7D36" w:rsidRDefault="00AA7D36" w:rsidP="00AA7D36"/>
    <w:p w14:paraId="3E241614" w14:textId="77777777" w:rsidR="00AA7D36" w:rsidRDefault="00AA7D36" w:rsidP="00AA7D36"/>
    <w:p w14:paraId="096FC32D" w14:textId="77777777" w:rsidR="00AA7D36" w:rsidRDefault="00AA7D36" w:rsidP="00AA7D36"/>
    <w:p w14:paraId="1F9F5AE2" w14:textId="77777777" w:rsidR="00AA7D36" w:rsidRDefault="00AA7D36" w:rsidP="00AA7D36"/>
    <w:p w14:paraId="3F6E5928" w14:textId="77777777" w:rsidR="00AA7D36" w:rsidRDefault="00AA7D36" w:rsidP="00AA7D36"/>
    <w:p w14:paraId="075F3132" w14:textId="77777777" w:rsidR="00AA7D36" w:rsidRDefault="00AA7D36" w:rsidP="00AA7D36"/>
    <w:p w14:paraId="4D8C7F48" w14:textId="75BA8C4A" w:rsidR="00AA7D36" w:rsidRDefault="00AA7D36" w:rsidP="00AA7D36">
      <w:pPr>
        <w:pStyle w:val="Caption"/>
      </w:pPr>
      <w:r>
        <w:lastRenderedPageBreak/>
        <w:t xml:space="preserve">Table </w:t>
      </w:r>
      <w:fldSimple w:instr=" SEQ Table \* ARABIC ">
        <w:r w:rsidR="00A66512">
          <w:rPr>
            <w:noProof/>
          </w:rPr>
          <w:t>25</w:t>
        </w:r>
      </w:fldSimple>
      <w:r>
        <w:t>. Indicator 10 Disaggregated REsults</w:t>
      </w:r>
    </w:p>
    <w:tbl>
      <w:tblPr>
        <w:tblW w:w="5000" w:type="pct"/>
        <w:tblLook w:val="04A0" w:firstRow="1" w:lastRow="0" w:firstColumn="1" w:lastColumn="0" w:noHBand="0" w:noVBand="1"/>
      </w:tblPr>
      <w:tblGrid>
        <w:gridCol w:w="2905"/>
        <w:gridCol w:w="4740"/>
        <w:gridCol w:w="1715"/>
      </w:tblGrid>
      <w:tr w:rsidR="00AA7D36" w:rsidRPr="00C061AD" w14:paraId="53EB4C5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21FBCCC4" w14:textId="77777777" w:rsidR="00AA7D36" w:rsidRPr="00C061AD" w:rsidRDefault="00AA7D36" w:rsidP="00CB0121">
            <w:pPr>
              <w:spacing w:after="0" w:line="240" w:lineRule="auto"/>
              <w:rPr>
                <w:rFonts w:eastAsia="Times New Roman" w:cs="Calibri"/>
                <w:b/>
                <w:bCs/>
                <w:color w:val="FFFFFF"/>
                <w:sz w:val="20"/>
                <w:szCs w:val="20"/>
              </w:rPr>
            </w:pPr>
            <w:r>
              <w:rPr>
                <w:rFonts w:eastAsia="Times New Roman" w:cs="Calibri"/>
                <w:b/>
                <w:bCs/>
                <w:color w:val="FFFFFF"/>
                <w:sz w:val="20"/>
                <w:szCs w:val="20"/>
              </w:rPr>
              <w:t>Severity</w:t>
            </w:r>
            <w:r w:rsidRPr="00C061AD">
              <w:rPr>
                <w:rFonts w:eastAsia="Times New Roman" w:cs="Calibri"/>
                <w:b/>
                <w:bCs/>
                <w:color w:val="FFFFFF"/>
                <w:sz w:val="20"/>
                <w:szCs w:val="20"/>
              </w:rPr>
              <w:t xml:space="preserve"> of reported conflicts (deaths, loss of assets, displacements)</w:t>
            </w:r>
          </w:p>
        </w:tc>
      </w:tr>
      <w:tr w:rsidR="00AA7D36" w:rsidRPr="00C061AD" w14:paraId="00AA92E1" w14:textId="77777777" w:rsidTr="00CB0121">
        <w:trPr>
          <w:trHeight w:val="320"/>
        </w:trPr>
        <w:tc>
          <w:tcPr>
            <w:tcW w:w="1552" w:type="pct"/>
            <w:tcBorders>
              <w:top w:val="nil"/>
              <w:left w:val="nil"/>
              <w:bottom w:val="single" w:sz="4" w:space="0" w:color="auto"/>
              <w:right w:val="nil"/>
            </w:tcBorders>
            <w:shd w:val="clear" w:color="000000" w:fill="CFCDC9"/>
            <w:noWrap/>
            <w:vAlign w:val="bottom"/>
            <w:hideMark/>
          </w:tcPr>
          <w:p w14:paraId="04DCE7AC" w14:textId="77777777" w:rsidR="00AA7D36" w:rsidRPr="00C061AD" w:rsidRDefault="00AA7D36" w:rsidP="00CB0121">
            <w:pPr>
              <w:spacing w:after="0" w:line="240" w:lineRule="auto"/>
              <w:jc w:val="center"/>
              <w:rPr>
                <w:rFonts w:eastAsia="Times New Roman" w:cs="Calibri"/>
                <w:b/>
                <w:bCs/>
                <w:color w:val="000000"/>
                <w:sz w:val="20"/>
                <w:szCs w:val="20"/>
              </w:rPr>
            </w:pPr>
            <w:r w:rsidRPr="00C061AD">
              <w:rPr>
                <w:rFonts w:eastAsia="Times New Roman" w:cs="Calibri"/>
                <w:b/>
                <w:bCs/>
                <w:color w:val="000000"/>
                <w:sz w:val="20"/>
                <w:szCs w:val="20"/>
              </w:rPr>
              <w:t>Disaggregate Type</w:t>
            </w:r>
          </w:p>
        </w:tc>
        <w:tc>
          <w:tcPr>
            <w:tcW w:w="2532" w:type="pct"/>
            <w:tcBorders>
              <w:top w:val="nil"/>
              <w:left w:val="nil"/>
              <w:bottom w:val="single" w:sz="4" w:space="0" w:color="auto"/>
              <w:right w:val="nil"/>
            </w:tcBorders>
            <w:shd w:val="clear" w:color="000000" w:fill="CFCDC9"/>
            <w:vAlign w:val="bottom"/>
            <w:hideMark/>
          </w:tcPr>
          <w:p w14:paraId="29B07632" w14:textId="77777777" w:rsidR="00AA7D36" w:rsidRPr="00C061AD" w:rsidRDefault="00AA7D36" w:rsidP="00CB0121">
            <w:pPr>
              <w:spacing w:after="0" w:line="240" w:lineRule="auto"/>
              <w:jc w:val="center"/>
              <w:rPr>
                <w:rFonts w:eastAsia="Times New Roman" w:cs="Calibri"/>
                <w:b/>
                <w:bCs/>
                <w:color w:val="000000"/>
                <w:sz w:val="20"/>
                <w:szCs w:val="20"/>
              </w:rPr>
            </w:pPr>
            <w:r w:rsidRPr="00C061AD">
              <w:rPr>
                <w:rFonts w:eastAsia="Times New Roman" w:cs="Calibri"/>
                <w:b/>
                <w:bCs/>
                <w:color w:val="000000"/>
                <w:sz w:val="20"/>
                <w:szCs w:val="20"/>
              </w:rPr>
              <w:t>Percent Responded Worst Ever</w:t>
            </w:r>
          </w:p>
        </w:tc>
        <w:tc>
          <w:tcPr>
            <w:tcW w:w="915" w:type="pct"/>
            <w:tcBorders>
              <w:top w:val="nil"/>
              <w:left w:val="nil"/>
              <w:bottom w:val="single" w:sz="4" w:space="0" w:color="auto"/>
              <w:right w:val="nil"/>
            </w:tcBorders>
            <w:shd w:val="clear" w:color="000000" w:fill="CFCDC9"/>
            <w:noWrap/>
            <w:vAlign w:val="bottom"/>
            <w:hideMark/>
          </w:tcPr>
          <w:p w14:paraId="71B3254B" w14:textId="77777777" w:rsidR="00AA7D36" w:rsidRPr="00C061AD" w:rsidRDefault="00AA7D36" w:rsidP="00CB0121">
            <w:pPr>
              <w:spacing w:after="0" w:line="240" w:lineRule="auto"/>
              <w:jc w:val="center"/>
              <w:rPr>
                <w:rFonts w:eastAsia="Times New Roman" w:cs="Calibri"/>
                <w:b/>
                <w:bCs/>
                <w:color w:val="000000"/>
                <w:sz w:val="20"/>
                <w:szCs w:val="20"/>
              </w:rPr>
            </w:pPr>
            <w:r w:rsidRPr="00C061AD">
              <w:rPr>
                <w:rFonts w:eastAsia="Times New Roman" w:cs="Calibri"/>
                <w:b/>
                <w:bCs/>
                <w:color w:val="000000"/>
                <w:sz w:val="20"/>
                <w:szCs w:val="20"/>
              </w:rPr>
              <w:t>Observations</w:t>
            </w:r>
          </w:p>
        </w:tc>
      </w:tr>
      <w:tr w:rsidR="00AA7D36" w:rsidRPr="00C061AD" w14:paraId="403A144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AD1731E"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Overall</w:t>
            </w:r>
          </w:p>
        </w:tc>
      </w:tr>
      <w:tr w:rsidR="00AA7D36" w:rsidRPr="00C061AD" w14:paraId="7BF1D79C"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F28A6A0"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Overall</w:t>
            </w:r>
          </w:p>
        </w:tc>
        <w:tc>
          <w:tcPr>
            <w:tcW w:w="2532" w:type="pct"/>
            <w:tcBorders>
              <w:top w:val="nil"/>
              <w:left w:val="nil"/>
              <w:bottom w:val="single" w:sz="4" w:space="0" w:color="auto"/>
              <w:right w:val="nil"/>
            </w:tcBorders>
            <w:shd w:val="clear" w:color="auto" w:fill="auto"/>
            <w:noWrap/>
            <w:vAlign w:val="bottom"/>
            <w:hideMark/>
          </w:tcPr>
          <w:p w14:paraId="258CF42F"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46%</w:t>
            </w:r>
          </w:p>
        </w:tc>
        <w:tc>
          <w:tcPr>
            <w:tcW w:w="915" w:type="pct"/>
            <w:tcBorders>
              <w:top w:val="nil"/>
              <w:left w:val="nil"/>
              <w:bottom w:val="single" w:sz="4" w:space="0" w:color="auto"/>
              <w:right w:val="nil"/>
            </w:tcBorders>
            <w:shd w:val="clear" w:color="auto" w:fill="auto"/>
            <w:noWrap/>
            <w:vAlign w:val="bottom"/>
            <w:hideMark/>
          </w:tcPr>
          <w:p w14:paraId="2B80816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799</w:t>
            </w:r>
          </w:p>
        </w:tc>
      </w:tr>
      <w:tr w:rsidR="00AA7D36" w:rsidRPr="00C061AD" w14:paraId="21B563F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7E9718A"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Location</w:t>
            </w:r>
          </w:p>
        </w:tc>
      </w:tr>
      <w:tr w:rsidR="00AA7D36" w:rsidRPr="00C061AD" w14:paraId="393CE9A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46C8FAB5"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Rural</w:t>
            </w:r>
          </w:p>
        </w:tc>
        <w:tc>
          <w:tcPr>
            <w:tcW w:w="2532" w:type="pct"/>
            <w:tcBorders>
              <w:top w:val="nil"/>
              <w:left w:val="nil"/>
              <w:bottom w:val="single" w:sz="4" w:space="0" w:color="auto"/>
              <w:right w:val="nil"/>
            </w:tcBorders>
            <w:shd w:val="clear" w:color="auto" w:fill="auto"/>
            <w:noWrap/>
            <w:vAlign w:val="bottom"/>
            <w:hideMark/>
          </w:tcPr>
          <w:p w14:paraId="2746D4E3"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w:t>
            </w:r>
          </w:p>
        </w:tc>
        <w:tc>
          <w:tcPr>
            <w:tcW w:w="915" w:type="pct"/>
            <w:tcBorders>
              <w:top w:val="nil"/>
              <w:left w:val="nil"/>
              <w:bottom w:val="single" w:sz="4" w:space="0" w:color="auto"/>
              <w:right w:val="nil"/>
            </w:tcBorders>
            <w:shd w:val="clear" w:color="auto" w:fill="auto"/>
            <w:noWrap/>
            <w:vAlign w:val="bottom"/>
            <w:hideMark/>
          </w:tcPr>
          <w:p w14:paraId="6361C7D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556</w:t>
            </w:r>
          </w:p>
        </w:tc>
      </w:tr>
      <w:tr w:rsidR="00AA7D36" w:rsidRPr="00C061AD" w14:paraId="0B305D1E"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0DCCEB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Urban</w:t>
            </w:r>
          </w:p>
        </w:tc>
        <w:tc>
          <w:tcPr>
            <w:tcW w:w="2532" w:type="pct"/>
            <w:tcBorders>
              <w:top w:val="nil"/>
              <w:left w:val="nil"/>
              <w:bottom w:val="single" w:sz="4" w:space="0" w:color="auto"/>
              <w:right w:val="nil"/>
            </w:tcBorders>
            <w:shd w:val="clear" w:color="auto" w:fill="auto"/>
            <w:noWrap/>
            <w:vAlign w:val="bottom"/>
            <w:hideMark/>
          </w:tcPr>
          <w:p w14:paraId="61F2FF8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53%</w:t>
            </w:r>
          </w:p>
        </w:tc>
        <w:tc>
          <w:tcPr>
            <w:tcW w:w="915" w:type="pct"/>
            <w:tcBorders>
              <w:top w:val="nil"/>
              <w:left w:val="nil"/>
              <w:bottom w:val="single" w:sz="4" w:space="0" w:color="auto"/>
              <w:right w:val="nil"/>
            </w:tcBorders>
            <w:shd w:val="clear" w:color="auto" w:fill="auto"/>
            <w:noWrap/>
            <w:vAlign w:val="bottom"/>
            <w:hideMark/>
          </w:tcPr>
          <w:p w14:paraId="4242793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243</w:t>
            </w:r>
          </w:p>
        </w:tc>
      </w:tr>
      <w:tr w:rsidR="00AA7D36" w:rsidRPr="00C061AD" w14:paraId="5D7CAE2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970F53B"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Sex</w:t>
            </w:r>
          </w:p>
        </w:tc>
      </w:tr>
      <w:tr w:rsidR="00AA7D36" w:rsidRPr="00C061AD" w14:paraId="2E0DBEA1"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1331E038"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Male-head of household</w:t>
            </w:r>
          </w:p>
        </w:tc>
        <w:tc>
          <w:tcPr>
            <w:tcW w:w="2532" w:type="pct"/>
            <w:tcBorders>
              <w:top w:val="nil"/>
              <w:left w:val="nil"/>
              <w:bottom w:val="single" w:sz="4" w:space="0" w:color="auto"/>
              <w:right w:val="nil"/>
            </w:tcBorders>
            <w:shd w:val="clear" w:color="auto" w:fill="auto"/>
            <w:noWrap/>
            <w:vAlign w:val="bottom"/>
            <w:hideMark/>
          </w:tcPr>
          <w:p w14:paraId="7B7373D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40%</w:t>
            </w:r>
          </w:p>
        </w:tc>
        <w:tc>
          <w:tcPr>
            <w:tcW w:w="915" w:type="pct"/>
            <w:tcBorders>
              <w:top w:val="nil"/>
              <w:left w:val="nil"/>
              <w:bottom w:val="single" w:sz="4" w:space="0" w:color="auto"/>
              <w:right w:val="nil"/>
            </w:tcBorders>
            <w:shd w:val="clear" w:color="auto" w:fill="auto"/>
            <w:noWrap/>
            <w:vAlign w:val="bottom"/>
            <w:hideMark/>
          </w:tcPr>
          <w:p w14:paraId="17302BD1"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264</w:t>
            </w:r>
          </w:p>
        </w:tc>
      </w:tr>
      <w:tr w:rsidR="00AA7D36" w:rsidRPr="00C061AD" w14:paraId="2EE36AF0"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056E7D3"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Female-head of household</w:t>
            </w:r>
          </w:p>
        </w:tc>
        <w:tc>
          <w:tcPr>
            <w:tcW w:w="2532" w:type="pct"/>
            <w:tcBorders>
              <w:top w:val="nil"/>
              <w:left w:val="nil"/>
              <w:bottom w:val="single" w:sz="4" w:space="0" w:color="auto"/>
              <w:right w:val="nil"/>
            </w:tcBorders>
            <w:shd w:val="clear" w:color="auto" w:fill="auto"/>
            <w:noWrap/>
            <w:vAlign w:val="bottom"/>
            <w:hideMark/>
          </w:tcPr>
          <w:p w14:paraId="0108727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38%</w:t>
            </w:r>
          </w:p>
        </w:tc>
        <w:tc>
          <w:tcPr>
            <w:tcW w:w="915" w:type="pct"/>
            <w:tcBorders>
              <w:top w:val="nil"/>
              <w:left w:val="nil"/>
              <w:bottom w:val="single" w:sz="4" w:space="0" w:color="auto"/>
              <w:right w:val="nil"/>
            </w:tcBorders>
            <w:shd w:val="clear" w:color="auto" w:fill="auto"/>
            <w:noWrap/>
            <w:vAlign w:val="bottom"/>
            <w:hideMark/>
          </w:tcPr>
          <w:p w14:paraId="3C1C909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120</w:t>
            </w:r>
          </w:p>
        </w:tc>
      </w:tr>
      <w:tr w:rsidR="00AA7D36" w:rsidRPr="00C061AD" w14:paraId="06554895"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58A5114"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County</w:t>
            </w:r>
          </w:p>
        </w:tc>
      </w:tr>
      <w:tr w:rsidR="00AA7D36" w:rsidRPr="00C061AD" w14:paraId="4EC32AEB"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10CE2737"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Akobo</w:t>
            </w:r>
          </w:p>
        </w:tc>
        <w:tc>
          <w:tcPr>
            <w:tcW w:w="2532" w:type="pct"/>
            <w:tcBorders>
              <w:top w:val="nil"/>
              <w:left w:val="nil"/>
              <w:bottom w:val="single" w:sz="4" w:space="0" w:color="auto"/>
              <w:right w:val="nil"/>
            </w:tcBorders>
            <w:shd w:val="clear" w:color="auto" w:fill="auto"/>
            <w:noWrap/>
            <w:vAlign w:val="bottom"/>
            <w:hideMark/>
          </w:tcPr>
          <w:p w14:paraId="4FC32D77"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43%</w:t>
            </w:r>
          </w:p>
        </w:tc>
        <w:tc>
          <w:tcPr>
            <w:tcW w:w="915" w:type="pct"/>
            <w:tcBorders>
              <w:top w:val="nil"/>
              <w:left w:val="nil"/>
              <w:bottom w:val="single" w:sz="4" w:space="0" w:color="auto"/>
              <w:right w:val="nil"/>
            </w:tcBorders>
            <w:shd w:val="clear" w:color="auto" w:fill="auto"/>
            <w:noWrap/>
            <w:vAlign w:val="bottom"/>
            <w:hideMark/>
          </w:tcPr>
          <w:p w14:paraId="0DB408D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100</w:t>
            </w:r>
          </w:p>
        </w:tc>
      </w:tr>
      <w:tr w:rsidR="00AA7D36" w:rsidRPr="00C061AD" w14:paraId="252F42BC"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30524FEA"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Baliet</w:t>
            </w:r>
            <w:proofErr w:type="spellEnd"/>
          </w:p>
        </w:tc>
        <w:tc>
          <w:tcPr>
            <w:tcW w:w="2532" w:type="pct"/>
            <w:tcBorders>
              <w:top w:val="nil"/>
              <w:left w:val="nil"/>
              <w:bottom w:val="single" w:sz="4" w:space="0" w:color="auto"/>
              <w:right w:val="nil"/>
            </w:tcBorders>
            <w:shd w:val="clear" w:color="auto" w:fill="auto"/>
            <w:noWrap/>
            <w:vAlign w:val="bottom"/>
            <w:hideMark/>
          </w:tcPr>
          <w:p w14:paraId="60D095F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w:t>
            </w:r>
          </w:p>
        </w:tc>
        <w:tc>
          <w:tcPr>
            <w:tcW w:w="915" w:type="pct"/>
            <w:tcBorders>
              <w:top w:val="nil"/>
              <w:left w:val="nil"/>
              <w:bottom w:val="single" w:sz="4" w:space="0" w:color="auto"/>
              <w:right w:val="nil"/>
            </w:tcBorders>
            <w:shd w:val="clear" w:color="auto" w:fill="auto"/>
            <w:noWrap/>
            <w:vAlign w:val="bottom"/>
            <w:hideMark/>
          </w:tcPr>
          <w:p w14:paraId="3D168D1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w:t>
            </w:r>
          </w:p>
        </w:tc>
      </w:tr>
      <w:tr w:rsidR="00AA7D36" w:rsidRPr="00C061AD" w14:paraId="12ACF23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11FF38D"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Budi</w:t>
            </w:r>
          </w:p>
        </w:tc>
        <w:tc>
          <w:tcPr>
            <w:tcW w:w="2532" w:type="pct"/>
            <w:tcBorders>
              <w:top w:val="nil"/>
              <w:left w:val="nil"/>
              <w:bottom w:val="single" w:sz="4" w:space="0" w:color="auto"/>
              <w:right w:val="nil"/>
            </w:tcBorders>
            <w:shd w:val="clear" w:color="auto" w:fill="auto"/>
            <w:noWrap/>
            <w:vAlign w:val="bottom"/>
            <w:hideMark/>
          </w:tcPr>
          <w:p w14:paraId="61CF261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37%</w:t>
            </w:r>
          </w:p>
        </w:tc>
        <w:tc>
          <w:tcPr>
            <w:tcW w:w="915" w:type="pct"/>
            <w:tcBorders>
              <w:top w:val="nil"/>
              <w:left w:val="nil"/>
              <w:bottom w:val="single" w:sz="4" w:space="0" w:color="auto"/>
              <w:right w:val="nil"/>
            </w:tcBorders>
            <w:shd w:val="clear" w:color="auto" w:fill="auto"/>
            <w:noWrap/>
            <w:vAlign w:val="bottom"/>
            <w:hideMark/>
          </w:tcPr>
          <w:p w14:paraId="62F601B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w:t>
            </w:r>
          </w:p>
        </w:tc>
      </w:tr>
      <w:tr w:rsidR="00AA7D36" w:rsidRPr="00C061AD" w14:paraId="5BD18245"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FD52A49"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Duk</w:t>
            </w:r>
            <w:proofErr w:type="spellEnd"/>
          </w:p>
        </w:tc>
        <w:tc>
          <w:tcPr>
            <w:tcW w:w="2532" w:type="pct"/>
            <w:tcBorders>
              <w:top w:val="nil"/>
              <w:left w:val="nil"/>
              <w:bottom w:val="single" w:sz="4" w:space="0" w:color="auto"/>
              <w:right w:val="nil"/>
            </w:tcBorders>
            <w:shd w:val="clear" w:color="auto" w:fill="auto"/>
            <w:noWrap/>
            <w:vAlign w:val="bottom"/>
            <w:hideMark/>
          </w:tcPr>
          <w:p w14:paraId="7FC3E11F"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21%</w:t>
            </w:r>
          </w:p>
        </w:tc>
        <w:tc>
          <w:tcPr>
            <w:tcW w:w="915" w:type="pct"/>
            <w:tcBorders>
              <w:top w:val="nil"/>
              <w:left w:val="nil"/>
              <w:bottom w:val="single" w:sz="4" w:space="0" w:color="auto"/>
              <w:right w:val="nil"/>
            </w:tcBorders>
            <w:shd w:val="clear" w:color="auto" w:fill="auto"/>
            <w:noWrap/>
            <w:vAlign w:val="bottom"/>
            <w:hideMark/>
          </w:tcPr>
          <w:p w14:paraId="18A061B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39</w:t>
            </w:r>
          </w:p>
        </w:tc>
      </w:tr>
      <w:tr w:rsidR="00AA7D36" w:rsidRPr="00C061AD" w14:paraId="48AABB7A"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F7F7446"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Jur</w:t>
            </w:r>
            <w:proofErr w:type="spellEnd"/>
            <w:r w:rsidRPr="00C061AD">
              <w:rPr>
                <w:rFonts w:eastAsia="Times New Roman" w:cs="Calibri"/>
                <w:color w:val="000000"/>
                <w:sz w:val="20"/>
                <w:szCs w:val="20"/>
              </w:rPr>
              <w:t xml:space="preserve"> River</w:t>
            </w:r>
          </w:p>
        </w:tc>
        <w:tc>
          <w:tcPr>
            <w:tcW w:w="2532" w:type="pct"/>
            <w:tcBorders>
              <w:top w:val="nil"/>
              <w:left w:val="nil"/>
              <w:bottom w:val="single" w:sz="4" w:space="0" w:color="auto"/>
              <w:right w:val="nil"/>
            </w:tcBorders>
            <w:shd w:val="clear" w:color="auto" w:fill="auto"/>
            <w:noWrap/>
            <w:vAlign w:val="bottom"/>
            <w:hideMark/>
          </w:tcPr>
          <w:p w14:paraId="279C67C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36%</w:t>
            </w:r>
          </w:p>
        </w:tc>
        <w:tc>
          <w:tcPr>
            <w:tcW w:w="915" w:type="pct"/>
            <w:tcBorders>
              <w:top w:val="nil"/>
              <w:left w:val="nil"/>
              <w:bottom w:val="single" w:sz="4" w:space="0" w:color="auto"/>
              <w:right w:val="nil"/>
            </w:tcBorders>
            <w:shd w:val="clear" w:color="auto" w:fill="auto"/>
            <w:noWrap/>
            <w:vAlign w:val="bottom"/>
            <w:hideMark/>
          </w:tcPr>
          <w:p w14:paraId="3646795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42</w:t>
            </w:r>
          </w:p>
        </w:tc>
      </w:tr>
      <w:tr w:rsidR="00AA7D36" w:rsidRPr="00C061AD" w14:paraId="3408F9D3"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58E7173A"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Kapoeta North</w:t>
            </w:r>
          </w:p>
        </w:tc>
        <w:tc>
          <w:tcPr>
            <w:tcW w:w="2532" w:type="pct"/>
            <w:tcBorders>
              <w:top w:val="nil"/>
              <w:left w:val="nil"/>
              <w:bottom w:val="single" w:sz="4" w:space="0" w:color="auto"/>
              <w:right w:val="nil"/>
            </w:tcBorders>
            <w:shd w:val="clear" w:color="auto" w:fill="auto"/>
            <w:noWrap/>
            <w:vAlign w:val="bottom"/>
            <w:hideMark/>
          </w:tcPr>
          <w:p w14:paraId="3472F91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w:t>
            </w:r>
          </w:p>
        </w:tc>
        <w:tc>
          <w:tcPr>
            <w:tcW w:w="915" w:type="pct"/>
            <w:tcBorders>
              <w:top w:val="nil"/>
              <w:left w:val="nil"/>
              <w:bottom w:val="single" w:sz="4" w:space="0" w:color="auto"/>
              <w:right w:val="nil"/>
            </w:tcBorders>
            <w:shd w:val="clear" w:color="auto" w:fill="auto"/>
            <w:noWrap/>
            <w:vAlign w:val="bottom"/>
            <w:hideMark/>
          </w:tcPr>
          <w:p w14:paraId="39CACC3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25</w:t>
            </w:r>
          </w:p>
        </w:tc>
      </w:tr>
      <w:tr w:rsidR="00AA7D36" w:rsidRPr="00C061AD" w14:paraId="58A5F38A"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5764F50F"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Leer</w:t>
            </w:r>
          </w:p>
        </w:tc>
        <w:tc>
          <w:tcPr>
            <w:tcW w:w="2532" w:type="pct"/>
            <w:tcBorders>
              <w:top w:val="nil"/>
              <w:left w:val="nil"/>
              <w:bottom w:val="single" w:sz="4" w:space="0" w:color="auto"/>
              <w:right w:val="nil"/>
            </w:tcBorders>
            <w:shd w:val="clear" w:color="auto" w:fill="auto"/>
            <w:noWrap/>
            <w:vAlign w:val="bottom"/>
            <w:hideMark/>
          </w:tcPr>
          <w:p w14:paraId="571A1F6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35%</w:t>
            </w:r>
          </w:p>
        </w:tc>
        <w:tc>
          <w:tcPr>
            <w:tcW w:w="915" w:type="pct"/>
            <w:tcBorders>
              <w:top w:val="nil"/>
              <w:left w:val="nil"/>
              <w:bottom w:val="single" w:sz="4" w:space="0" w:color="auto"/>
              <w:right w:val="nil"/>
            </w:tcBorders>
            <w:shd w:val="clear" w:color="auto" w:fill="auto"/>
            <w:noWrap/>
            <w:vAlign w:val="bottom"/>
            <w:hideMark/>
          </w:tcPr>
          <w:p w14:paraId="2032D1C3"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29</w:t>
            </w:r>
          </w:p>
        </w:tc>
      </w:tr>
      <w:tr w:rsidR="00AA7D36" w:rsidRPr="00C061AD" w14:paraId="34B3A3D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17CDCD5"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Mayendit</w:t>
            </w:r>
            <w:proofErr w:type="spellEnd"/>
          </w:p>
        </w:tc>
        <w:tc>
          <w:tcPr>
            <w:tcW w:w="2532" w:type="pct"/>
            <w:tcBorders>
              <w:top w:val="nil"/>
              <w:left w:val="nil"/>
              <w:bottom w:val="single" w:sz="4" w:space="0" w:color="auto"/>
              <w:right w:val="nil"/>
            </w:tcBorders>
            <w:shd w:val="clear" w:color="auto" w:fill="auto"/>
            <w:noWrap/>
            <w:vAlign w:val="bottom"/>
            <w:hideMark/>
          </w:tcPr>
          <w:p w14:paraId="5E30C034"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46%</w:t>
            </w:r>
          </w:p>
        </w:tc>
        <w:tc>
          <w:tcPr>
            <w:tcW w:w="915" w:type="pct"/>
            <w:tcBorders>
              <w:top w:val="nil"/>
              <w:left w:val="nil"/>
              <w:bottom w:val="single" w:sz="4" w:space="0" w:color="auto"/>
              <w:right w:val="nil"/>
            </w:tcBorders>
            <w:shd w:val="clear" w:color="auto" w:fill="auto"/>
            <w:noWrap/>
            <w:vAlign w:val="bottom"/>
            <w:hideMark/>
          </w:tcPr>
          <w:p w14:paraId="0F4A693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30</w:t>
            </w:r>
          </w:p>
        </w:tc>
      </w:tr>
      <w:tr w:rsidR="00AA7D36" w:rsidRPr="00C061AD" w14:paraId="11463884"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AA18423" w14:textId="129EBDED" w:rsidR="00AA7D36" w:rsidRPr="00C061AD"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532" w:type="pct"/>
            <w:tcBorders>
              <w:top w:val="nil"/>
              <w:left w:val="nil"/>
              <w:bottom w:val="single" w:sz="4" w:space="0" w:color="auto"/>
              <w:right w:val="nil"/>
            </w:tcBorders>
            <w:shd w:val="clear" w:color="auto" w:fill="auto"/>
            <w:noWrap/>
            <w:vAlign w:val="bottom"/>
            <w:hideMark/>
          </w:tcPr>
          <w:p w14:paraId="5157176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45%</w:t>
            </w:r>
          </w:p>
        </w:tc>
        <w:tc>
          <w:tcPr>
            <w:tcW w:w="915" w:type="pct"/>
            <w:tcBorders>
              <w:top w:val="nil"/>
              <w:left w:val="nil"/>
              <w:bottom w:val="single" w:sz="4" w:space="0" w:color="auto"/>
              <w:right w:val="nil"/>
            </w:tcBorders>
            <w:shd w:val="clear" w:color="auto" w:fill="auto"/>
            <w:noWrap/>
            <w:vAlign w:val="bottom"/>
            <w:hideMark/>
          </w:tcPr>
          <w:p w14:paraId="152A428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43</w:t>
            </w:r>
          </w:p>
        </w:tc>
      </w:tr>
      <w:tr w:rsidR="00AA7D36" w:rsidRPr="00C061AD" w14:paraId="3C0D7896"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4DF2D7C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Pibor</w:t>
            </w:r>
          </w:p>
        </w:tc>
        <w:tc>
          <w:tcPr>
            <w:tcW w:w="2532" w:type="pct"/>
            <w:tcBorders>
              <w:top w:val="nil"/>
              <w:left w:val="nil"/>
              <w:bottom w:val="single" w:sz="4" w:space="0" w:color="auto"/>
              <w:right w:val="nil"/>
            </w:tcBorders>
            <w:shd w:val="clear" w:color="auto" w:fill="auto"/>
            <w:noWrap/>
            <w:vAlign w:val="bottom"/>
            <w:hideMark/>
          </w:tcPr>
          <w:p w14:paraId="784CAD21"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62%</w:t>
            </w:r>
          </w:p>
        </w:tc>
        <w:tc>
          <w:tcPr>
            <w:tcW w:w="915" w:type="pct"/>
            <w:tcBorders>
              <w:top w:val="nil"/>
              <w:left w:val="nil"/>
              <w:bottom w:val="single" w:sz="4" w:space="0" w:color="auto"/>
              <w:right w:val="nil"/>
            </w:tcBorders>
            <w:shd w:val="clear" w:color="auto" w:fill="auto"/>
            <w:noWrap/>
            <w:vAlign w:val="bottom"/>
            <w:hideMark/>
          </w:tcPr>
          <w:p w14:paraId="309AC1E7"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224</w:t>
            </w:r>
          </w:p>
        </w:tc>
      </w:tr>
      <w:tr w:rsidR="00AA7D36" w:rsidRPr="00C061AD" w14:paraId="0B4B5C36"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BD7D8C6"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Ulang</w:t>
            </w:r>
            <w:proofErr w:type="spellEnd"/>
          </w:p>
        </w:tc>
        <w:tc>
          <w:tcPr>
            <w:tcW w:w="2532" w:type="pct"/>
            <w:tcBorders>
              <w:top w:val="nil"/>
              <w:left w:val="nil"/>
              <w:bottom w:val="single" w:sz="4" w:space="0" w:color="auto"/>
              <w:right w:val="nil"/>
            </w:tcBorders>
            <w:shd w:val="clear" w:color="auto" w:fill="auto"/>
            <w:noWrap/>
            <w:vAlign w:val="bottom"/>
            <w:hideMark/>
          </w:tcPr>
          <w:p w14:paraId="52A40C4E"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64%</w:t>
            </w:r>
          </w:p>
        </w:tc>
        <w:tc>
          <w:tcPr>
            <w:tcW w:w="915" w:type="pct"/>
            <w:tcBorders>
              <w:top w:val="nil"/>
              <w:left w:val="nil"/>
              <w:bottom w:val="single" w:sz="4" w:space="0" w:color="auto"/>
              <w:right w:val="nil"/>
            </w:tcBorders>
            <w:shd w:val="clear" w:color="auto" w:fill="auto"/>
            <w:noWrap/>
            <w:vAlign w:val="bottom"/>
            <w:hideMark/>
          </w:tcPr>
          <w:p w14:paraId="7A78E73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71</w:t>
            </w:r>
          </w:p>
        </w:tc>
      </w:tr>
      <w:tr w:rsidR="00AA7D36" w:rsidRPr="00C061AD" w14:paraId="5D7FC15A"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51D49AC"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Uror</w:t>
            </w:r>
            <w:proofErr w:type="spellEnd"/>
          </w:p>
        </w:tc>
        <w:tc>
          <w:tcPr>
            <w:tcW w:w="2532" w:type="pct"/>
            <w:tcBorders>
              <w:top w:val="nil"/>
              <w:left w:val="nil"/>
              <w:bottom w:val="single" w:sz="4" w:space="0" w:color="auto"/>
              <w:right w:val="nil"/>
            </w:tcBorders>
            <w:shd w:val="clear" w:color="auto" w:fill="auto"/>
            <w:noWrap/>
            <w:vAlign w:val="bottom"/>
            <w:hideMark/>
          </w:tcPr>
          <w:p w14:paraId="2FA0455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48%</w:t>
            </w:r>
          </w:p>
        </w:tc>
        <w:tc>
          <w:tcPr>
            <w:tcW w:w="915" w:type="pct"/>
            <w:tcBorders>
              <w:top w:val="nil"/>
              <w:left w:val="nil"/>
              <w:bottom w:val="single" w:sz="4" w:space="0" w:color="auto"/>
              <w:right w:val="nil"/>
            </w:tcBorders>
            <w:shd w:val="clear" w:color="auto" w:fill="auto"/>
            <w:noWrap/>
            <w:vAlign w:val="bottom"/>
            <w:hideMark/>
          </w:tcPr>
          <w:p w14:paraId="32901B9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126</w:t>
            </w:r>
          </w:p>
        </w:tc>
      </w:tr>
      <w:tr w:rsidR="00AA7D36" w:rsidRPr="00C061AD" w14:paraId="44859F4E"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92994CE"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Wau</w:t>
            </w:r>
            <w:proofErr w:type="spellEnd"/>
          </w:p>
        </w:tc>
        <w:tc>
          <w:tcPr>
            <w:tcW w:w="2532" w:type="pct"/>
            <w:tcBorders>
              <w:top w:val="nil"/>
              <w:left w:val="nil"/>
              <w:bottom w:val="single" w:sz="4" w:space="0" w:color="auto"/>
              <w:right w:val="nil"/>
            </w:tcBorders>
            <w:shd w:val="clear" w:color="auto" w:fill="auto"/>
            <w:noWrap/>
            <w:vAlign w:val="bottom"/>
            <w:hideMark/>
          </w:tcPr>
          <w:p w14:paraId="1B3E670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19%</w:t>
            </w:r>
          </w:p>
        </w:tc>
        <w:tc>
          <w:tcPr>
            <w:tcW w:w="915" w:type="pct"/>
            <w:tcBorders>
              <w:top w:val="nil"/>
              <w:left w:val="nil"/>
              <w:bottom w:val="single" w:sz="4" w:space="0" w:color="auto"/>
              <w:right w:val="nil"/>
            </w:tcBorders>
            <w:shd w:val="clear" w:color="auto" w:fill="auto"/>
            <w:noWrap/>
            <w:vAlign w:val="bottom"/>
            <w:hideMark/>
          </w:tcPr>
          <w:p w14:paraId="44030FE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25</w:t>
            </w:r>
          </w:p>
        </w:tc>
      </w:tr>
      <w:tr w:rsidR="00AA7D36" w:rsidRPr="00C061AD" w14:paraId="2B0E914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53D4861"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Region</w:t>
            </w:r>
          </w:p>
        </w:tc>
      </w:tr>
      <w:tr w:rsidR="00AA7D36" w:rsidRPr="00C061AD" w14:paraId="13CEB9A8"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8E8E534"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Bahr El-Ghazel</w:t>
            </w:r>
          </w:p>
        </w:tc>
        <w:tc>
          <w:tcPr>
            <w:tcW w:w="2532" w:type="pct"/>
            <w:tcBorders>
              <w:top w:val="nil"/>
              <w:left w:val="nil"/>
              <w:bottom w:val="single" w:sz="4" w:space="0" w:color="auto"/>
              <w:right w:val="nil"/>
            </w:tcBorders>
            <w:shd w:val="clear" w:color="auto" w:fill="auto"/>
            <w:noWrap/>
            <w:vAlign w:val="bottom"/>
            <w:hideMark/>
          </w:tcPr>
          <w:p w14:paraId="49ADD880"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22%</w:t>
            </w:r>
          </w:p>
        </w:tc>
        <w:tc>
          <w:tcPr>
            <w:tcW w:w="915" w:type="pct"/>
            <w:tcBorders>
              <w:top w:val="nil"/>
              <w:left w:val="nil"/>
              <w:bottom w:val="single" w:sz="4" w:space="0" w:color="auto"/>
              <w:right w:val="nil"/>
            </w:tcBorders>
            <w:shd w:val="clear" w:color="auto" w:fill="auto"/>
            <w:noWrap/>
            <w:vAlign w:val="bottom"/>
            <w:hideMark/>
          </w:tcPr>
          <w:p w14:paraId="2D5793D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67</w:t>
            </w:r>
          </w:p>
        </w:tc>
      </w:tr>
      <w:tr w:rsidR="00AA7D36" w:rsidRPr="00C061AD" w14:paraId="739B9D38"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CB517C0"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Equatoria</w:t>
            </w:r>
            <w:proofErr w:type="spellEnd"/>
          </w:p>
        </w:tc>
        <w:tc>
          <w:tcPr>
            <w:tcW w:w="2532" w:type="pct"/>
            <w:tcBorders>
              <w:top w:val="nil"/>
              <w:left w:val="nil"/>
              <w:bottom w:val="single" w:sz="4" w:space="0" w:color="auto"/>
              <w:right w:val="nil"/>
            </w:tcBorders>
            <w:shd w:val="clear" w:color="auto" w:fill="auto"/>
            <w:noWrap/>
            <w:vAlign w:val="bottom"/>
            <w:hideMark/>
          </w:tcPr>
          <w:p w14:paraId="4A5D2A0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15%</w:t>
            </w:r>
          </w:p>
        </w:tc>
        <w:tc>
          <w:tcPr>
            <w:tcW w:w="915" w:type="pct"/>
            <w:tcBorders>
              <w:top w:val="nil"/>
              <w:left w:val="nil"/>
              <w:bottom w:val="single" w:sz="4" w:space="0" w:color="auto"/>
              <w:right w:val="nil"/>
            </w:tcBorders>
            <w:shd w:val="clear" w:color="auto" w:fill="auto"/>
            <w:noWrap/>
            <w:vAlign w:val="bottom"/>
            <w:hideMark/>
          </w:tcPr>
          <w:p w14:paraId="7321D2A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66</w:t>
            </w:r>
          </w:p>
        </w:tc>
      </w:tr>
      <w:tr w:rsidR="00AA7D36" w:rsidRPr="00C061AD" w14:paraId="4A235D0F"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33EB690D"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Great Upper Nile</w:t>
            </w:r>
          </w:p>
        </w:tc>
        <w:tc>
          <w:tcPr>
            <w:tcW w:w="2532" w:type="pct"/>
            <w:tcBorders>
              <w:top w:val="nil"/>
              <w:left w:val="nil"/>
              <w:bottom w:val="single" w:sz="4" w:space="0" w:color="auto"/>
              <w:right w:val="nil"/>
            </w:tcBorders>
            <w:shd w:val="clear" w:color="auto" w:fill="auto"/>
            <w:noWrap/>
            <w:vAlign w:val="bottom"/>
            <w:hideMark/>
          </w:tcPr>
          <w:p w14:paraId="6929ED5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53%</w:t>
            </w:r>
          </w:p>
        </w:tc>
        <w:tc>
          <w:tcPr>
            <w:tcW w:w="915" w:type="pct"/>
            <w:tcBorders>
              <w:top w:val="nil"/>
              <w:left w:val="nil"/>
              <w:bottom w:val="single" w:sz="4" w:space="0" w:color="auto"/>
              <w:right w:val="nil"/>
            </w:tcBorders>
            <w:shd w:val="clear" w:color="auto" w:fill="auto"/>
            <w:noWrap/>
            <w:vAlign w:val="bottom"/>
            <w:hideMark/>
          </w:tcPr>
          <w:p w14:paraId="0883FA3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666</w:t>
            </w:r>
          </w:p>
        </w:tc>
      </w:tr>
      <w:tr w:rsidR="00AA7D36" w:rsidRPr="00C061AD" w14:paraId="6294589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9B5E80F"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State</w:t>
            </w:r>
          </w:p>
        </w:tc>
      </w:tr>
      <w:tr w:rsidR="00AA7D36" w:rsidRPr="00C061AD" w14:paraId="0BFDCB2F"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017B48E"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 xml:space="preserve">Eastern </w:t>
            </w:r>
            <w:proofErr w:type="spellStart"/>
            <w:r w:rsidRPr="00C061AD">
              <w:rPr>
                <w:rFonts w:eastAsia="Times New Roman" w:cs="Calibri"/>
                <w:color w:val="000000"/>
                <w:sz w:val="20"/>
                <w:szCs w:val="20"/>
              </w:rPr>
              <w:t>Equatoria</w:t>
            </w:r>
            <w:proofErr w:type="spellEnd"/>
          </w:p>
        </w:tc>
        <w:tc>
          <w:tcPr>
            <w:tcW w:w="2532" w:type="pct"/>
            <w:tcBorders>
              <w:top w:val="nil"/>
              <w:left w:val="nil"/>
              <w:bottom w:val="single" w:sz="4" w:space="0" w:color="auto"/>
              <w:right w:val="nil"/>
            </w:tcBorders>
            <w:shd w:val="clear" w:color="auto" w:fill="auto"/>
            <w:noWrap/>
            <w:vAlign w:val="bottom"/>
            <w:hideMark/>
          </w:tcPr>
          <w:p w14:paraId="587696A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15%</w:t>
            </w:r>
          </w:p>
        </w:tc>
        <w:tc>
          <w:tcPr>
            <w:tcW w:w="915" w:type="pct"/>
            <w:tcBorders>
              <w:top w:val="nil"/>
              <w:left w:val="nil"/>
              <w:bottom w:val="single" w:sz="4" w:space="0" w:color="auto"/>
              <w:right w:val="nil"/>
            </w:tcBorders>
            <w:shd w:val="clear" w:color="auto" w:fill="auto"/>
            <w:noWrap/>
            <w:vAlign w:val="bottom"/>
            <w:hideMark/>
          </w:tcPr>
          <w:p w14:paraId="587E9A9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66</w:t>
            </w:r>
          </w:p>
        </w:tc>
      </w:tr>
      <w:tr w:rsidR="00AA7D36" w:rsidRPr="00C061AD" w14:paraId="267A8653"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2687742"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Jonglei</w:t>
            </w:r>
          </w:p>
        </w:tc>
        <w:tc>
          <w:tcPr>
            <w:tcW w:w="2532" w:type="pct"/>
            <w:tcBorders>
              <w:top w:val="nil"/>
              <w:left w:val="nil"/>
              <w:bottom w:val="single" w:sz="4" w:space="0" w:color="auto"/>
              <w:right w:val="nil"/>
            </w:tcBorders>
            <w:shd w:val="clear" w:color="auto" w:fill="auto"/>
            <w:noWrap/>
            <w:vAlign w:val="bottom"/>
            <w:hideMark/>
          </w:tcPr>
          <w:p w14:paraId="1CB3E6C3"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54%</w:t>
            </w:r>
          </w:p>
        </w:tc>
        <w:tc>
          <w:tcPr>
            <w:tcW w:w="915" w:type="pct"/>
            <w:tcBorders>
              <w:top w:val="nil"/>
              <w:left w:val="nil"/>
              <w:bottom w:val="single" w:sz="4" w:space="0" w:color="auto"/>
              <w:right w:val="nil"/>
            </w:tcBorders>
            <w:shd w:val="clear" w:color="auto" w:fill="auto"/>
            <w:noWrap/>
            <w:vAlign w:val="bottom"/>
            <w:hideMark/>
          </w:tcPr>
          <w:p w14:paraId="3CA87AC4"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489</w:t>
            </w:r>
          </w:p>
        </w:tc>
      </w:tr>
      <w:tr w:rsidR="00AA7D36" w:rsidRPr="00C061AD" w14:paraId="259C3F6F"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457FDED1"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Unity</w:t>
            </w:r>
          </w:p>
        </w:tc>
        <w:tc>
          <w:tcPr>
            <w:tcW w:w="2532" w:type="pct"/>
            <w:tcBorders>
              <w:top w:val="nil"/>
              <w:left w:val="nil"/>
              <w:bottom w:val="single" w:sz="4" w:space="0" w:color="auto"/>
              <w:right w:val="nil"/>
            </w:tcBorders>
            <w:shd w:val="clear" w:color="auto" w:fill="auto"/>
            <w:noWrap/>
            <w:vAlign w:val="bottom"/>
            <w:hideMark/>
          </w:tcPr>
          <w:p w14:paraId="5593C86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w:t>
            </w:r>
          </w:p>
        </w:tc>
        <w:tc>
          <w:tcPr>
            <w:tcW w:w="915" w:type="pct"/>
            <w:tcBorders>
              <w:top w:val="nil"/>
              <w:left w:val="nil"/>
              <w:bottom w:val="single" w:sz="4" w:space="0" w:color="auto"/>
              <w:right w:val="nil"/>
            </w:tcBorders>
            <w:shd w:val="clear" w:color="auto" w:fill="auto"/>
            <w:noWrap/>
            <w:vAlign w:val="bottom"/>
            <w:hideMark/>
          </w:tcPr>
          <w:p w14:paraId="217BCE0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102</w:t>
            </w:r>
          </w:p>
        </w:tc>
      </w:tr>
      <w:tr w:rsidR="00AA7D36" w:rsidRPr="00C061AD" w14:paraId="3369B0D2"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63A4B14"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Upper Nile</w:t>
            </w:r>
          </w:p>
        </w:tc>
        <w:tc>
          <w:tcPr>
            <w:tcW w:w="2532" w:type="pct"/>
            <w:tcBorders>
              <w:top w:val="nil"/>
              <w:left w:val="nil"/>
              <w:bottom w:val="single" w:sz="4" w:space="0" w:color="auto"/>
              <w:right w:val="nil"/>
            </w:tcBorders>
            <w:shd w:val="clear" w:color="auto" w:fill="auto"/>
            <w:noWrap/>
            <w:vAlign w:val="bottom"/>
            <w:hideMark/>
          </w:tcPr>
          <w:p w14:paraId="355F4297"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53%</w:t>
            </w:r>
          </w:p>
        </w:tc>
        <w:tc>
          <w:tcPr>
            <w:tcW w:w="915" w:type="pct"/>
            <w:tcBorders>
              <w:top w:val="nil"/>
              <w:left w:val="nil"/>
              <w:bottom w:val="single" w:sz="4" w:space="0" w:color="auto"/>
              <w:right w:val="nil"/>
            </w:tcBorders>
            <w:shd w:val="clear" w:color="auto" w:fill="auto"/>
            <w:noWrap/>
            <w:vAlign w:val="bottom"/>
            <w:hideMark/>
          </w:tcPr>
          <w:p w14:paraId="228A6C4E"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75</w:t>
            </w:r>
          </w:p>
        </w:tc>
      </w:tr>
      <w:tr w:rsidR="00AA7D36" w:rsidRPr="00C061AD" w14:paraId="5B7B7045"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8B142E0"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Western Bahr El-Ghazel</w:t>
            </w:r>
          </w:p>
        </w:tc>
        <w:tc>
          <w:tcPr>
            <w:tcW w:w="2532" w:type="pct"/>
            <w:tcBorders>
              <w:top w:val="nil"/>
              <w:left w:val="nil"/>
              <w:bottom w:val="single" w:sz="4" w:space="0" w:color="auto"/>
              <w:right w:val="nil"/>
            </w:tcBorders>
            <w:shd w:val="clear" w:color="auto" w:fill="auto"/>
            <w:noWrap/>
            <w:vAlign w:val="bottom"/>
            <w:hideMark/>
          </w:tcPr>
          <w:p w14:paraId="435F7C5E"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22%</w:t>
            </w:r>
          </w:p>
        </w:tc>
        <w:tc>
          <w:tcPr>
            <w:tcW w:w="915" w:type="pct"/>
            <w:tcBorders>
              <w:top w:val="nil"/>
              <w:left w:val="nil"/>
              <w:bottom w:val="single" w:sz="4" w:space="0" w:color="auto"/>
              <w:right w:val="nil"/>
            </w:tcBorders>
            <w:shd w:val="clear" w:color="auto" w:fill="auto"/>
            <w:noWrap/>
            <w:vAlign w:val="bottom"/>
            <w:hideMark/>
          </w:tcPr>
          <w:p w14:paraId="4132F8B1"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67</w:t>
            </w:r>
          </w:p>
        </w:tc>
      </w:tr>
      <w:tr w:rsidR="00AA7D36" w:rsidRPr="00C061AD" w14:paraId="6D73069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98EFC55"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Language</w:t>
            </w:r>
          </w:p>
        </w:tc>
      </w:tr>
      <w:tr w:rsidR="00AA7D36" w:rsidRPr="00C061AD" w14:paraId="79F97D4D"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0D1CF03"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Nuer</w:t>
            </w:r>
          </w:p>
        </w:tc>
        <w:tc>
          <w:tcPr>
            <w:tcW w:w="2532" w:type="pct"/>
            <w:tcBorders>
              <w:top w:val="nil"/>
              <w:left w:val="nil"/>
              <w:bottom w:val="single" w:sz="4" w:space="0" w:color="auto"/>
              <w:right w:val="nil"/>
            </w:tcBorders>
            <w:shd w:val="clear" w:color="auto" w:fill="auto"/>
            <w:noWrap/>
            <w:vAlign w:val="bottom"/>
            <w:hideMark/>
          </w:tcPr>
          <w:p w14:paraId="3BFF8A6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48%</w:t>
            </w:r>
          </w:p>
        </w:tc>
        <w:tc>
          <w:tcPr>
            <w:tcW w:w="915" w:type="pct"/>
            <w:tcBorders>
              <w:top w:val="nil"/>
              <w:left w:val="nil"/>
              <w:bottom w:val="single" w:sz="4" w:space="0" w:color="auto"/>
              <w:right w:val="nil"/>
            </w:tcBorders>
            <w:shd w:val="clear" w:color="auto" w:fill="auto"/>
            <w:noWrap/>
            <w:vAlign w:val="bottom"/>
            <w:hideMark/>
          </w:tcPr>
          <w:p w14:paraId="556E0D1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410</w:t>
            </w:r>
          </w:p>
        </w:tc>
      </w:tr>
      <w:tr w:rsidR="00AA7D36" w:rsidRPr="00C061AD" w14:paraId="446688C8"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348F18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Dinka</w:t>
            </w:r>
          </w:p>
        </w:tc>
        <w:tc>
          <w:tcPr>
            <w:tcW w:w="2532" w:type="pct"/>
            <w:tcBorders>
              <w:top w:val="nil"/>
              <w:left w:val="nil"/>
              <w:bottom w:val="single" w:sz="4" w:space="0" w:color="auto"/>
              <w:right w:val="nil"/>
            </w:tcBorders>
            <w:shd w:val="clear" w:color="auto" w:fill="auto"/>
            <w:noWrap/>
            <w:vAlign w:val="bottom"/>
            <w:hideMark/>
          </w:tcPr>
          <w:p w14:paraId="506699F0"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16%</w:t>
            </w:r>
          </w:p>
        </w:tc>
        <w:tc>
          <w:tcPr>
            <w:tcW w:w="915" w:type="pct"/>
            <w:tcBorders>
              <w:top w:val="nil"/>
              <w:left w:val="nil"/>
              <w:bottom w:val="single" w:sz="4" w:space="0" w:color="auto"/>
              <w:right w:val="nil"/>
            </w:tcBorders>
            <w:shd w:val="clear" w:color="auto" w:fill="auto"/>
            <w:noWrap/>
            <w:vAlign w:val="bottom"/>
            <w:hideMark/>
          </w:tcPr>
          <w:p w14:paraId="0B2C7A8F"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40</w:t>
            </w:r>
          </w:p>
        </w:tc>
      </w:tr>
      <w:tr w:rsidR="00AA7D36" w:rsidRPr="00C061AD" w14:paraId="6D9929D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C9A296A"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lastRenderedPageBreak/>
              <w:t>Toposa</w:t>
            </w:r>
            <w:proofErr w:type="spellEnd"/>
          </w:p>
        </w:tc>
        <w:tc>
          <w:tcPr>
            <w:tcW w:w="2532" w:type="pct"/>
            <w:tcBorders>
              <w:top w:val="nil"/>
              <w:left w:val="nil"/>
              <w:bottom w:val="single" w:sz="4" w:space="0" w:color="auto"/>
              <w:right w:val="nil"/>
            </w:tcBorders>
            <w:shd w:val="clear" w:color="auto" w:fill="auto"/>
            <w:noWrap/>
            <w:vAlign w:val="bottom"/>
            <w:hideMark/>
          </w:tcPr>
          <w:p w14:paraId="3133894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w:t>
            </w:r>
          </w:p>
        </w:tc>
        <w:tc>
          <w:tcPr>
            <w:tcW w:w="915" w:type="pct"/>
            <w:tcBorders>
              <w:top w:val="nil"/>
              <w:left w:val="nil"/>
              <w:bottom w:val="single" w:sz="4" w:space="0" w:color="auto"/>
              <w:right w:val="nil"/>
            </w:tcBorders>
            <w:shd w:val="clear" w:color="auto" w:fill="auto"/>
            <w:noWrap/>
            <w:vAlign w:val="bottom"/>
            <w:hideMark/>
          </w:tcPr>
          <w:p w14:paraId="2126EE8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25</w:t>
            </w:r>
          </w:p>
        </w:tc>
      </w:tr>
      <w:tr w:rsidR="00AA7D36" w:rsidRPr="00C061AD" w14:paraId="45749266"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7E75941"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Didinga</w:t>
            </w:r>
            <w:proofErr w:type="spellEnd"/>
          </w:p>
        </w:tc>
        <w:tc>
          <w:tcPr>
            <w:tcW w:w="2532" w:type="pct"/>
            <w:tcBorders>
              <w:top w:val="nil"/>
              <w:left w:val="nil"/>
              <w:bottom w:val="single" w:sz="4" w:space="0" w:color="auto"/>
              <w:right w:val="nil"/>
            </w:tcBorders>
            <w:shd w:val="clear" w:color="auto" w:fill="auto"/>
            <w:noWrap/>
            <w:vAlign w:val="bottom"/>
            <w:hideMark/>
          </w:tcPr>
          <w:p w14:paraId="7157C9F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37%</w:t>
            </w:r>
          </w:p>
        </w:tc>
        <w:tc>
          <w:tcPr>
            <w:tcW w:w="915" w:type="pct"/>
            <w:tcBorders>
              <w:top w:val="nil"/>
              <w:left w:val="nil"/>
              <w:bottom w:val="single" w:sz="4" w:space="0" w:color="auto"/>
              <w:right w:val="nil"/>
            </w:tcBorders>
            <w:shd w:val="clear" w:color="auto" w:fill="auto"/>
            <w:noWrap/>
            <w:vAlign w:val="bottom"/>
            <w:hideMark/>
          </w:tcPr>
          <w:p w14:paraId="4FECAB4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39</w:t>
            </w:r>
          </w:p>
        </w:tc>
      </w:tr>
      <w:tr w:rsidR="00AA7D36" w:rsidRPr="00C061AD" w14:paraId="59C3C743"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4211C5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Other</w:t>
            </w:r>
          </w:p>
        </w:tc>
        <w:tc>
          <w:tcPr>
            <w:tcW w:w="2532" w:type="pct"/>
            <w:tcBorders>
              <w:top w:val="nil"/>
              <w:left w:val="nil"/>
              <w:bottom w:val="single" w:sz="4" w:space="0" w:color="auto"/>
              <w:right w:val="nil"/>
            </w:tcBorders>
            <w:shd w:val="clear" w:color="auto" w:fill="auto"/>
            <w:noWrap/>
            <w:vAlign w:val="bottom"/>
            <w:hideMark/>
          </w:tcPr>
          <w:p w14:paraId="2548DB7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57%</w:t>
            </w:r>
          </w:p>
        </w:tc>
        <w:tc>
          <w:tcPr>
            <w:tcW w:w="915" w:type="pct"/>
            <w:tcBorders>
              <w:top w:val="nil"/>
              <w:left w:val="nil"/>
              <w:bottom w:val="single" w:sz="4" w:space="0" w:color="auto"/>
              <w:right w:val="nil"/>
            </w:tcBorders>
            <w:shd w:val="clear" w:color="auto" w:fill="auto"/>
            <w:noWrap/>
            <w:vAlign w:val="bottom"/>
            <w:hideMark/>
          </w:tcPr>
          <w:p w14:paraId="771773D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282</w:t>
            </w:r>
          </w:p>
        </w:tc>
      </w:tr>
    </w:tbl>
    <w:p w14:paraId="46C02C2F" w14:textId="77777777" w:rsidR="00AA7D36" w:rsidRDefault="00AA7D36" w:rsidP="00AA7D36"/>
    <w:p w14:paraId="556BCE8E" w14:textId="77777777" w:rsidR="00AA7D36" w:rsidRDefault="00AA7D36" w:rsidP="00AA7D36"/>
    <w:p w14:paraId="23E0025E" w14:textId="77777777" w:rsidR="00AA7D36" w:rsidRDefault="00AA7D36" w:rsidP="00AA7D36"/>
    <w:p w14:paraId="63C78F63" w14:textId="77777777" w:rsidR="00AA7D36" w:rsidRDefault="00AA7D36" w:rsidP="00AA7D36"/>
    <w:p w14:paraId="79D4AE7D" w14:textId="77777777" w:rsidR="00AA7D36" w:rsidRDefault="00AA7D36" w:rsidP="00AA7D36"/>
    <w:p w14:paraId="6F36F655" w14:textId="77777777" w:rsidR="00AA7D36" w:rsidRDefault="00AA7D36" w:rsidP="00AA7D36"/>
    <w:p w14:paraId="2A94FDB6" w14:textId="77777777" w:rsidR="00AA7D36" w:rsidRDefault="00AA7D36" w:rsidP="00AA7D36"/>
    <w:p w14:paraId="30D5F913" w14:textId="77777777" w:rsidR="00AA7D36" w:rsidRDefault="00AA7D36" w:rsidP="00AA7D36"/>
    <w:p w14:paraId="1BC10C18" w14:textId="77777777" w:rsidR="00AA7D36" w:rsidRDefault="00AA7D36" w:rsidP="00AA7D36"/>
    <w:p w14:paraId="57F9C56A" w14:textId="77777777" w:rsidR="00AA7D36" w:rsidRDefault="00AA7D36" w:rsidP="00AA7D36"/>
    <w:p w14:paraId="24176567" w14:textId="77777777" w:rsidR="00AA7D36" w:rsidRDefault="00AA7D36" w:rsidP="00AA7D36"/>
    <w:p w14:paraId="3099D77E" w14:textId="77777777" w:rsidR="00AA7D36" w:rsidRDefault="00AA7D36" w:rsidP="00AA7D36"/>
    <w:p w14:paraId="18ECC3A9" w14:textId="77777777" w:rsidR="00AA7D36" w:rsidRDefault="00AA7D36" w:rsidP="00AA7D36"/>
    <w:p w14:paraId="4E1AD76D" w14:textId="77777777" w:rsidR="00AA7D36" w:rsidRDefault="00AA7D36" w:rsidP="00AA7D36"/>
    <w:p w14:paraId="76C750CD" w14:textId="77777777" w:rsidR="00AA7D36" w:rsidRDefault="00AA7D36" w:rsidP="00AA7D36"/>
    <w:p w14:paraId="5773D15E" w14:textId="77777777" w:rsidR="00AA7D36" w:rsidRDefault="00AA7D36" w:rsidP="00AA7D36"/>
    <w:p w14:paraId="1133D799" w14:textId="77777777" w:rsidR="00AA7D36" w:rsidRDefault="00AA7D36" w:rsidP="00AA7D36"/>
    <w:p w14:paraId="0CE2B0E6" w14:textId="77777777" w:rsidR="00AA7D36" w:rsidRDefault="00AA7D36" w:rsidP="00AA7D36"/>
    <w:p w14:paraId="6FA91063" w14:textId="77777777" w:rsidR="00AA7D36" w:rsidRDefault="00AA7D36" w:rsidP="00AA7D36"/>
    <w:p w14:paraId="43E6A5F1" w14:textId="77777777" w:rsidR="00AA7D36" w:rsidRDefault="00AA7D36" w:rsidP="00AA7D36"/>
    <w:p w14:paraId="0278F1AF" w14:textId="77777777" w:rsidR="00AA7D36" w:rsidRDefault="00AA7D36" w:rsidP="00AA7D36"/>
    <w:p w14:paraId="74DC85F6" w14:textId="77777777" w:rsidR="00AA7D36" w:rsidRDefault="00AA7D36" w:rsidP="00AA7D36"/>
    <w:p w14:paraId="4B0C21D5" w14:textId="77777777" w:rsidR="00AA7D36" w:rsidRDefault="00AA7D36" w:rsidP="00AA7D36"/>
    <w:p w14:paraId="526BA1C6" w14:textId="41AD5A17" w:rsidR="00AA7D36" w:rsidRDefault="00AA7D36" w:rsidP="00AA7D36">
      <w:pPr>
        <w:pStyle w:val="Caption"/>
      </w:pPr>
      <w:r>
        <w:lastRenderedPageBreak/>
        <w:t xml:space="preserve">Table </w:t>
      </w:r>
      <w:fldSimple w:instr=" SEQ Table \* ARABIC ">
        <w:r w:rsidR="00A66512">
          <w:rPr>
            <w:noProof/>
          </w:rPr>
          <w:t>26</w:t>
        </w:r>
      </w:fldSimple>
      <w:r>
        <w:t>. Indicator 15 Disaggregated REsults</w:t>
      </w:r>
    </w:p>
    <w:tbl>
      <w:tblPr>
        <w:tblW w:w="5000" w:type="pct"/>
        <w:tblLook w:val="04A0" w:firstRow="1" w:lastRow="0" w:firstColumn="1" w:lastColumn="0" w:noHBand="0" w:noVBand="1"/>
      </w:tblPr>
      <w:tblGrid>
        <w:gridCol w:w="2818"/>
        <w:gridCol w:w="4882"/>
        <w:gridCol w:w="1660"/>
      </w:tblGrid>
      <w:tr w:rsidR="00AA7D36" w:rsidRPr="00F35E36" w14:paraId="132C631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0629F86F" w14:textId="77777777" w:rsidR="00AA7D36" w:rsidRPr="00F35E36" w:rsidRDefault="00AA7D36" w:rsidP="00CB0121">
            <w:pPr>
              <w:spacing w:after="0" w:line="240" w:lineRule="auto"/>
              <w:rPr>
                <w:rFonts w:eastAsia="Times New Roman" w:cs="Calibri"/>
                <w:b/>
                <w:bCs/>
                <w:color w:val="FFFFFF"/>
                <w:sz w:val="20"/>
                <w:szCs w:val="20"/>
              </w:rPr>
            </w:pPr>
            <w:r w:rsidRPr="00F35E36">
              <w:rPr>
                <w:rFonts w:eastAsia="Times New Roman" w:cs="Calibri"/>
                <w:b/>
                <w:bCs/>
                <w:color w:val="FFFFFF"/>
                <w:sz w:val="20"/>
                <w:szCs w:val="20"/>
              </w:rPr>
              <w:t>Perception of usefulness of emergency community action plans</w:t>
            </w:r>
          </w:p>
        </w:tc>
      </w:tr>
      <w:tr w:rsidR="00AA7D36" w:rsidRPr="00F35E36" w14:paraId="4C0F204B" w14:textId="77777777" w:rsidTr="00CB0121">
        <w:trPr>
          <w:trHeight w:val="360"/>
        </w:trPr>
        <w:tc>
          <w:tcPr>
            <w:tcW w:w="1505" w:type="pct"/>
            <w:tcBorders>
              <w:top w:val="nil"/>
              <w:left w:val="nil"/>
              <w:bottom w:val="single" w:sz="4" w:space="0" w:color="auto"/>
              <w:right w:val="nil"/>
            </w:tcBorders>
            <w:shd w:val="clear" w:color="000000" w:fill="CFCDC9"/>
            <w:noWrap/>
            <w:vAlign w:val="bottom"/>
            <w:hideMark/>
          </w:tcPr>
          <w:p w14:paraId="28E215A4" w14:textId="77777777" w:rsidR="00AA7D36" w:rsidRPr="00F35E36" w:rsidRDefault="00AA7D36" w:rsidP="00CB0121">
            <w:pPr>
              <w:spacing w:after="0" w:line="240" w:lineRule="auto"/>
              <w:jc w:val="center"/>
              <w:rPr>
                <w:rFonts w:eastAsia="Times New Roman" w:cs="Calibri"/>
                <w:b/>
                <w:bCs/>
                <w:color w:val="000000"/>
                <w:sz w:val="20"/>
                <w:szCs w:val="20"/>
              </w:rPr>
            </w:pPr>
            <w:r w:rsidRPr="00F35E36">
              <w:rPr>
                <w:rFonts w:eastAsia="Times New Roman" w:cs="Calibri"/>
                <w:b/>
                <w:bCs/>
                <w:color w:val="000000"/>
                <w:sz w:val="20"/>
                <w:szCs w:val="20"/>
              </w:rPr>
              <w:t>Disaggregate Type</w:t>
            </w:r>
          </w:p>
        </w:tc>
        <w:tc>
          <w:tcPr>
            <w:tcW w:w="2608" w:type="pct"/>
            <w:tcBorders>
              <w:top w:val="nil"/>
              <w:left w:val="nil"/>
              <w:bottom w:val="single" w:sz="4" w:space="0" w:color="auto"/>
              <w:right w:val="nil"/>
            </w:tcBorders>
            <w:shd w:val="clear" w:color="000000" w:fill="CFCDC9"/>
            <w:vAlign w:val="bottom"/>
            <w:hideMark/>
          </w:tcPr>
          <w:p w14:paraId="0464F578" w14:textId="77777777" w:rsidR="00AA7D36" w:rsidRPr="00F35E36" w:rsidRDefault="00AA7D36" w:rsidP="00CB0121">
            <w:pPr>
              <w:spacing w:after="0" w:line="240" w:lineRule="auto"/>
              <w:jc w:val="center"/>
              <w:rPr>
                <w:rFonts w:eastAsia="Times New Roman" w:cs="Calibri"/>
                <w:b/>
                <w:bCs/>
                <w:color w:val="000000"/>
                <w:sz w:val="20"/>
                <w:szCs w:val="20"/>
              </w:rPr>
            </w:pPr>
            <w:r w:rsidRPr="00F35E36">
              <w:rPr>
                <w:rFonts w:eastAsia="Times New Roman" w:cs="Calibri"/>
                <w:b/>
                <w:bCs/>
                <w:color w:val="000000"/>
                <w:sz w:val="20"/>
                <w:szCs w:val="20"/>
              </w:rPr>
              <w:t>Percent Responded Effective</w:t>
            </w:r>
          </w:p>
        </w:tc>
        <w:tc>
          <w:tcPr>
            <w:tcW w:w="887" w:type="pct"/>
            <w:tcBorders>
              <w:top w:val="nil"/>
              <w:left w:val="nil"/>
              <w:bottom w:val="single" w:sz="4" w:space="0" w:color="auto"/>
              <w:right w:val="nil"/>
            </w:tcBorders>
            <w:shd w:val="clear" w:color="000000" w:fill="CFCDC9"/>
            <w:noWrap/>
            <w:vAlign w:val="bottom"/>
            <w:hideMark/>
          </w:tcPr>
          <w:p w14:paraId="3029BB9C" w14:textId="77777777" w:rsidR="00AA7D36" w:rsidRPr="00F35E36" w:rsidRDefault="00AA7D36" w:rsidP="00CB0121">
            <w:pPr>
              <w:spacing w:after="0" w:line="240" w:lineRule="auto"/>
              <w:jc w:val="center"/>
              <w:rPr>
                <w:rFonts w:eastAsia="Times New Roman" w:cs="Calibri"/>
                <w:b/>
                <w:bCs/>
                <w:color w:val="000000"/>
                <w:sz w:val="20"/>
                <w:szCs w:val="20"/>
              </w:rPr>
            </w:pPr>
            <w:r w:rsidRPr="00F35E36">
              <w:rPr>
                <w:rFonts w:eastAsia="Times New Roman" w:cs="Calibri"/>
                <w:b/>
                <w:bCs/>
                <w:color w:val="000000"/>
                <w:sz w:val="20"/>
                <w:szCs w:val="20"/>
              </w:rPr>
              <w:t>Observations</w:t>
            </w:r>
          </w:p>
        </w:tc>
      </w:tr>
      <w:tr w:rsidR="00AA7D36" w:rsidRPr="00F35E36" w14:paraId="4B49FB2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B56C82A"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Overall</w:t>
            </w:r>
          </w:p>
        </w:tc>
      </w:tr>
      <w:tr w:rsidR="00AA7D36" w:rsidRPr="00F35E36" w14:paraId="43BD9330"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035DA5E"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Overall</w:t>
            </w:r>
          </w:p>
        </w:tc>
        <w:tc>
          <w:tcPr>
            <w:tcW w:w="2608" w:type="pct"/>
            <w:tcBorders>
              <w:top w:val="nil"/>
              <w:left w:val="nil"/>
              <w:bottom w:val="single" w:sz="4" w:space="0" w:color="auto"/>
              <w:right w:val="nil"/>
            </w:tcBorders>
            <w:shd w:val="clear" w:color="auto" w:fill="auto"/>
            <w:noWrap/>
            <w:vAlign w:val="bottom"/>
            <w:hideMark/>
          </w:tcPr>
          <w:p w14:paraId="5D072D00"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38%</w:t>
            </w:r>
          </w:p>
        </w:tc>
        <w:tc>
          <w:tcPr>
            <w:tcW w:w="887" w:type="pct"/>
            <w:tcBorders>
              <w:top w:val="nil"/>
              <w:left w:val="nil"/>
              <w:bottom w:val="single" w:sz="4" w:space="0" w:color="auto"/>
              <w:right w:val="nil"/>
            </w:tcBorders>
            <w:shd w:val="clear" w:color="auto" w:fill="auto"/>
            <w:noWrap/>
            <w:vAlign w:val="bottom"/>
            <w:hideMark/>
          </w:tcPr>
          <w:p w14:paraId="775645B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646</w:t>
            </w:r>
          </w:p>
        </w:tc>
      </w:tr>
      <w:tr w:rsidR="00AA7D36" w:rsidRPr="00F35E36" w14:paraId="3CEDE4A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AC46F47"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Location</w:t>
            </w:r>
          </w:p>
        </w:tc>
      </w:tr>
      <w:tr w:rsidR="00AA7D36" w:rsidRPr="00F35E36" w14:paraId="0C6D707B"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D6925FF"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Rural</w:t>
            </w:r>
          </w:p>
        </w:tc>
        <w:tc>
          <w:tcPr>
            <w:tcW w:w="2608" w:type="pct"/>
            <w:tcBorders>
              <w:top w:val="nil"/>
              <w:left w:val="nil"/>
              <w:bottom w:val="single" w:sz="4" w:space="0" w:color="auto"/>
              <w:right w:val="nil"/>
            </w:tcBorders>
            <w:shd w:val="clear" w:color="auto" w:fill="auto"/>
            <w:noWrap/>
            <w:vAlign w:val="bottom"/>
            <w:hideMark/>
          </w:tcPr>
          <w:p w14:paraId="15E366E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46%</w:t>
            </w:r>
          </w:p>
        </w:tc>
        <w:tc>
          <w:tcPr>
            <w:tcW w:w="887" w:type="pct"/>
            <w:tcBorders>
              <w:top w:val="nil"/>
              <w:left w:val="nil"/>
              <w:bottom w:val="single" w:sz="4" w:space="0" w:color="auto"/>
              <w:right w:val="nil"/>
            </w:tcBorders>
            <w:shd w:val="clear" w:color="auto" w:fill="auto"/>
            <w:noWrap/>
            <w:vAlign w:val="bottom"/>
            <w:hideMark/>
          </w:tcPr>
          <w:p w14:paraId="4FEE84E7"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549</w:t>
            </w:r>
          </w:p>
        </w:tc>
      </w:tr>
      <w:tr w:rsidR="00AA7D36" w:rsidRPr="00F35E36" w14:paraId="76D95653"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5D80DB00"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Urban</w:t>
            </w:r>
          </w:p>
        </w:tc>
        <w:tc>
          <w:tcPr>
            <w:tcW w:w="2608" w:type="pct"/>
            <w:tcBorders>
              <w:top w:val="nil"/>
              <w:left w:val="nil"/>
              <w:bottom w:val="single" w:sz="4" w:space="0" w:color="auto"/>
              <w:right w:val="nil"/>
            </w:tcBorders>
            <w:shd w:val="clear" w:color="auto" w:fill="auto"/>
            <w:noWrap/>
            <w:vAlign w:val="bottom"/>
            <w:hideMark/>
          </w:tcPr>
          <w:p w14:paraId="335E714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29%</w:t>
            </w:r>
          </w:p>
        </w:tc>
        <w:tc>
          <w:tcPr>
            <w:tcW w:w="887" w:type="pct"/>
            <w:tcBorders>
              <w:top w:val="nil"/>
              <w:left w:val="nil"/>
              <w:bottom w:val="single" w:sz="4" w:space="0" w:color="auto"/>
              <w:right w:val="nil"/>
            </w:tcBorders>
            <w:shd w:val="clear" w:color="auto" w:fill="auto"/>
            <w:noWrap/>
            <w:vAlign w:val="bottom"/>
            <w:hideMark/>
          </w:tcPr>
          <w:p w14:paraId="492DA32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97</w:t>
            </w:r>
          </w:p>
        </w:tc>
      </w:tr>
      <w:tr w:rsidR="00AA7D36" w:rsidRPr="00F35E36" w14:paraId="27F5780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AD1A6B7"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Sex</w:t>
            </w:r>
          </w:p>
        </w:tc>
      </w:tr>
      <w:tr w:rsidR="00AA7D36" w:rsidRPr="00F35E36" w14:paraId="28416250"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F095059"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Male-head of household</w:t>
            </w:r>
          </w:p>
        </w:tc>
        <w:tc>
          <w:tcPr>
            <w:tcW w:w="2608" w:type="pct"/>
            <w:tcBorders>
              <w:top w:val="nil"/>
              <w:left w:val="nil"/>
              <w:bottom w:val="single" w:sz="4" w:space="0" w:color="auto"/>
              <w:right w:val="nil"/>
            </w:tcBorders>
            <w:shd w:val="clear" w:color="auto" w:fill="auto"/>
            <w:noWrap/>
            <w:vAlign w:val="bottom"/>
            <w:hideMark/>
          </w:tcPr>
          <w:p w14:paraId="735C3095"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34%</w:t>
            </w:r>
          </w:p>
        </w:tc>
        <w:tc>
          <w:tcPr>
            <w:tcW w:w="887" w:type="pct"/>
            <w:tcBorders>
              <w:top w:val="nil"/>
              <w:left w:val="nil"/>
              <w:bottom w:val="single" w:sz="4" w:space="0" w:color="auto"/>
              <w:right w:val="nil"/>
            </w:tcBorders>
            <w:shd w:val="clear" w:color="auto" w:fill="auto"/>
            <w:noWrap/>
            <w:vAlign w:val="bottom"/>
            <w:hideMark/>
          </w:tcPr>
          <w:p w14:paraId="32C0C48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178</w:t>
            </w:r>
          </w:p>
        </w:tc>
      </w:tr>
      <w:tr w:rsidR="00AA7D36" w:rsidRPr="00F35E36" w14:paraId="573D7B0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6F657206"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Female-head of household</w:t>
            </w:r>
          </w:p>
        </w:tc>
        <w:tc>
          <w:tcPr>
            <w:tcW w:w="2608" w:type="pct"/>
            <w:tcBorders>
              <w:top w:val="nil"/>
              <w:left w:val="nil"/>
              <w:bottom w:val="single" w:sz="4" w:space="0" w:color="auto"/>
              <w:right w:val="nil"/>
            </w:tcBorders>
            <w:shd w:val="clear" w:color="auto" w:fill="auto"/>
            <w:noWrap/>
            <w:vAlign w:val="bottom"/>
            <w:hideMark/>
          </w:tcPr>
          <w:p w14:paraId="21D43DA7"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39%</w:t>
            </w:r>
          </w:p>
        </w:tc>
        <w:tc>
          <w:tcPr>
            <w:tcW w:w="887" w:type="pct"/>
            <w:tcBorders>
              <w:top w:val="nil"/>
              <w:left w:val="nil"/>
              <w:bottom w:val="single" w:sz="4" w:space="0" w:color="auto"/>
              <w:right w:val="nil"/>
            </w:tcBorders>
            <w:shd w:val="clear" w:color="auto" w:fill="auto"/>
            <w:noWrap/>
            <w:vAlign w:val="bottom"/>
            <w:hideMark/>
          </w:tcPr>
          <w:p w14:paraId="664DF1A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109</w:t>
            </w:r>
          </w:p>
        </w:tc>
      </w:tr>
      <w:tr w:rsidR="00AA7D36" w:rsidRPr="00F35E36" w14:paraId="227B5AA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CA574B6"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County</w:t>
            </w:r>
          </w:p>
        </w:tc>
      </w:tr>
      <w:tr w:rsidR="00AA7D36" w:rsidRPr="00F35E36" w14:paraId="2F6BA5BF"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151D8A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Akobo</w:t>
            </w:r>
          </w:p>
        </w:tc>
        <w:tc>
          <w:tcPr>
            <w:tcW w:w="2608" w:type="pct"/>
            <w:tcBorders>
              <w:top w:val="nil"/>
              <w:left w:val="nil"/>
              <w:bottom w:val="single" w:sz="4" w:space="0" w:color="auto"/>
              <w:right w:val="nil"/>
            </w:tcBorders>
            <w:shd w:val="clear" w:color="auto" w:fill="auto"/>
            <w:noWrap/>
            <w:vAlign w:val="bottom"/>
            <w:hideMark/>
          </w:tcPr>
          <w:p w14:paraId="6BF0DDD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39%</w:t>
            </w:r>
          </w:p>
        </w:tc>
        <w:tc>
          <w:tcPr>
            <w:tcW w:w="887" w:type="pct"/>
            <w:tcBorders>
              <w:top w:val="nil"/>
              <w:left w:val="nil"/>
              <w:bottom w:val="single" w:sz="4" w:space="0" w:color="auto"/>
              <w:right w:val="nil"/>
            </w:tcBorders>
            <w:shd w:val="clear" w:color="auto" w:fill="auto"/>
            <w:noWrap/>
            <w:vAlign w:val="bottom"/>
            <w:hideMark/>
          </w:tcPr>
          <w:p w14:paraId="127BB8C2"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43</w:t>
            </w:r>
          </w:p>
        </w:tc>
      </w:tr>
      <w:tr w:rsidR="00AA7D36" w:rsidRPr="00F35E36" w14:paraId="6D94ED4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FC25DDD"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Baliet</w:t>
            </w:r>
            <w:proofErr w:type="spellEnd"/>
          </w:p>
        </w:tc>
        <w:tc>
          <w:tcPr>
            <w:tcW w:w="2608" w:type="pct"/>
            <w:tcBorders>
              <w:top w:val="nil"/>
              <w:left w:val="nil"/>
              <w:bottom w:val="single" w:sz="4" w:space="0" w:color="auto"/>
              <w:right w:val="nil"/>
            </w:tcBorders>
            <w:shd w:val="clear" w:color="auto" w:fill="auto"/>
            <w:noWrap/>
            <w:vAlign w:val="bottom"/>
            <w:hideMark/>
          </w:tcPr>
          <w:p w14:paraId="6E97BA14"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26%</w:t>
            </w:r>
          </w:p>
        </w:tc>
        <w:tc>
          <w:tcPr>
            <w:tcW w:w="887" w:type="pct"/>
            <w:tcBorders>
              <w:top w:val="nil"/>
              <w:left w:val="nil"/>
              <w:bottom w:val="single" w:sz="4" w:space="0" w:color="auto"/>
              <w:right w:val="nil"/>
            </w:tcBorders>
            <w:shd w:val="clear" w:color="auto" w:fill="auto"/>
            <w:noWrap/>
            <w:vAlign w:val="bottom"/>
            <w:hideMark/>
          </w:tcPr>
          <w:p w14:paraId="4DCA8674"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45</w:t>
            </w:r>
          </w:p>
        </w:tc>
      </w:tr>
      <w:tr w:rsidR="00AA7D36" w:rsidRPr="00F35E36" w14:paraId="461D29A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55F8E2B"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Budi</w:t>
            </w:r>
          </w:p>
        </w:tc>
        <w:tc>
          <w:tcPr>
            <w:tcW w:w="2608" w:type="pct"/>
            <w:tcBorders>
              <w:top w:val="nil"/>
              <w:left w:val="nil"/>
              <w:bottom w:val="single" w:sz="4" w:space="0" w:color="auto"/>
              <w:right w:val="nil"/>
            </w:tcBorders>
            <w:shd w:val="clear" w:color="auto" w:fill="auto"/>
            <w:noWrap/>
            <w:vAlign w:val="bottom"/>
            <w:hideMark/>
          </w:tcPr>
          <w:p w14:paraId="3DDDC54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59%</w:t>
            </w:r>
          </w:p>
        </w:tc>
        <w:tc>
          <w:tcPr>
            <w:tcW w:w="887" w:type="pct"/>
            <w:tcBorders>
              <w:top w:val="nil"/>
              <w:left w:val="nil"/>
              <w:bottom w:val="single" w:sz="4" w:space="0" w:color="auto"/>
              <w:right w:val="nil"/>
            </w:tcBorders>
            <w:shd w:val="clear" w:color="auto" w:fill="auto"/>
            <w:noWrap/>
            <w:vAlign w:val="bottom"/>
            <w:hideMark/>
          </w:tcPr>
          <w:p w14:paraId="7FE66E2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45</w:t>
            </w:r>
          </w:p>
        </w:tc>
      </w:tr>
      <w:tr w:rsidR="00AA7D36" w:rsidRPr="00F35E36" w14:paraId="64CE02E5"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67D306BD"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Duk</w:t>
            </w:r>
            <w:proofErr w:type="spellEnd"/>
          </w:p>
        </w:tc>
        <w:tc>
          <w:tcPr>
            <w:tcW w:w="2608" w:type="pct"/>
            <w:tcBorders>
              <w:top w:val="nil"/>
              <w:left w:val="nil"/>
              <w:bottom w:val="single" w:sz="4" w:space="0" w:color="auto"/>
              <w:right w:val="nil"/>
            </w:tcBorders>
            <w:shd w:val="clear" w:color="auto" w:fill="auto"/>
            <w:noWrap/>
            <w:vAlign w:val="bottom"/>
            <w:hideMark/>
          </w:tcPr>
          <w:p w14:paraId="25B6672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61%</w:t>
            </w:r>
          </w:p>
        </w:tc>
        <w:tc>
          <w:tcPr>
            <w:tcW w:w="887" w:type="pct"/>
            <w:tcBorders>
              <w:top w:val="nil"/>
              <w:left w:val="nil"/>
              <w:bottom w:val="single" w:sz="4" w:space="0" w:color="auto"/>
              <w:right w:val="nil"/>
            </w:tcBorders>
            <w:shd w:val="clear" w:color="auto" w:fill="auto"/>
            <w:noWrap/>
            <w:vAlign w:val="bottom"/>
            <w:hideMark/>
          </w:tcPr>
          <w:p w14:paraId="61A07C50"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92</w:t>
            </w:r>
          </w:p>
        </w:tc>
      </w:tr>
      <w:tr w:rsidR="00AA7D36" w:rsidRPr="00F35E36" w14:paraId="495CB8D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E51F25E"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Jur</w:t>
            </w:r>
            <w:proofErr w:type="spellEnd"/>
            <w:r w:rsidRPr="00F35E36">
              <w:rPr>
                <w:rFonts w:eastAsia="Times New Roman" w:cs="Calibri"/>
                <w:color w:val="000000"/>
                <w:sz w:val="20"/>
                <w:szCs w:val="20"/>
              </w:rPr>
              <w:t xml:space="preserve"> River</w:t>
            </w:r>
          </w:p>
        </w:tc>
        <w:tc>
          <w:tcPr>
            <w:tcW w:w="2608" w:type="pct"/>
            <w:tcBorders>
              <w:top w:val="nil"/>
              <w:left w:val="nil"/>
              <w:bottom w:val="single" w:sz="4" w:space="0" w:color="auto"/>
              <w:right w:val="nil"/>
            </w:tcBorders>
            <w:shd w:val="clear" w:color="auto" w:fill="auto"/>
            <w:noWrap/>
            <w:vAlign w:val="bottom"/>
            <w:hideMark/>
          </w:tcPr>
          <w:p w14:paraId="38CBDE8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58%</w:t>
            </w:r>
          </w:p>
        </w:tc>
        <w:tc>
          <w:tcPr>
            <w:tcW w:w="887" w:type="pct"/>
            <w:tcBorders>
              <w:top w:val="nil"/>
              <w:left w:val="nil"/>
              <w:bottom w:val="single" w:sz="4" w:space="0" w:color="auto"/>
              <w:right w:val="nil"/>
            </w:tcBorders>
            <w:shd w:val="clear" w:color="auto" w:fill="auto"/>
            <w:noWrap/>
            <w:vAlign w:val="bottom"/>
            <w:hideMark/>
          </w:tcPr>
          <w:p w14:paraId="0025E8B3"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34</w:t>
            </w:r>
          </w:p>
        </w:tc>
      </w:tr>
      <w:tr w:rsidR="00AA7D36" w:rsidRPr="00F35E36" w14:paraId="3E0B166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52C41EA"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Kapoeta North</w:t>
            </w:r>
          </w:p>
        </w:tc>
        <w:tc>
          <w:tcPr>
            <w:tcW w:w="2608" w:type="pct"/>
            <w:tcBorders>
              <w:top w:val="nil"/>
              <w:left w:val="nil"/>
              <w:bottom w:val="single" w:sz="4" w:space="0" w:color="auto"/>
              <w:right w:val="nil"/>
            </w:tcBorders>
            <w:shd w:val="clear" w:color="auto" w:fill="auto"/>
            <w:noWrap/>
            <w:vAlign w:val="bottom"/>
            <w:hideMark/>
          </w:tcPr>
          <w:p w14:paraId="0DE9712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50%</w:t>
            </w:r>
          </w:p>
        </w:tc>
        <w:tc>
          <w:tcPr>
            <w:tcW w:w="887" w:type="pct"/>
            <w:tcBorders>
              <w:top w:val="nil"/>
              <w:left w:val="nil"/>
              <w:bottom w:val="single" w:sz="4" w:space="0" w:color="auto"/>
              <w:right w:val="nil"/>
            </w:tcBorders>
            <w:shd w:val="clear" w:color="auto" w:fill="auto"/>
            <w:noWrap/>
            <w:vAlign w:val="bottom"/>
            <w:hideMark/>
          </w:tcPr>
          <w:p w14:paraId="4FA668B0"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90</w:t>
            </w:r>
          </w:p>
        </w:tc>
      </w:tr>
      <w:tr w:rsidR="00AA7D36" w:rsidRPr="00F35E36" w14:paraId="182F2DA4"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A667D66"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Leer</w:t>
            </w:r>
          </w:p>
        </w:tc>
        <w:tc>
          <w:tcPr>
            <w:tcW w:w="2608" w:type="pct"/>
            <w:tcBorders>
              <w:top w:val="nil"/>
              <w:left w:val="nil"/>
              <w:bottom w:val="single" w:sz="4" w:space="0" w:color="auto"/>
              <w:right w:val="nil"/>
            </w:tcBorders>
            <w:shd w:val="clear" w:color="auto" w:fill="auto"/>
            <w:noWrap/>
            <w:vAlign w:val="bottom"/>
            <w:hideMark/>
          </w:tcPr>
          <w:p w14:paraId="58E59D0D"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44%</w:t>
            </w:r>
          </w:p>
        </w:tc>
        <w:tc>
          <w:tcPr>
            <w:tcW w:w="887" w:type="pct"/>
            <w:tcBorders>
              <w:top w:val="nil"/>
              <w:left w:val="nil"/>
              <w:bottom w:val="single" w:sz="4" w:space="0" w:color="auto"/>
              <w:right w:val="nil"/>
            </w:tcBorders>
            <w:shd w:val="clear" w:color="auto" w:fill="auto"/>
            <w:noWrap/>
            <w:vAlign w:val="bottom"/>
            <w:hideMark/>
          </w:tcPr>
          <w:p w14:paraId="7BC6E43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36</w:t>
            </w:r>
          </w:p>
        </w:tc>
      </w:tr>
      <w:tr w:rsidR="00AA7D36" w:rsidRPr="00F35E36" w14:paraId="26094563"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64F69DA7"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Mayendit</w:t>
            </w:r>
            <w:proofErr w:type="spellEnd"/>
          </w:p>
        </w:tc>
        <w:tc>
          <w:tcPr>
            <w:tcW w:w="2608" w:type="pct"/>
            <w:tcBorders>
              <w:top w:val="nil"/>
              <w:left w:val="nil"/>
              <w:bottom w:val="single" w:sz="4" w:space="0" w:color="auto"/>
              <w:right w:val="nil"/>
            </w:tcBorders>
            <w:shd w:val="clear" w:color="auto" w:fill="auto"/>
            <w:noWrap/>
            <w:vAlign w:val="bottom"/>
            <w:hideMark/>
          </w:tcPr>
          <w:p w14:paraId="640B0EE5"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87%</w:t>
            </w:r>
          </w:p>
        </w:tc>
        <w:tc>
          <w:tcPr>
            <w:tcW w:w="887" w:type="pct"/>
            <w:tcBorders>
              <w:top w:val="nil"/>
              <w:left w:val="nil"/>
              <w:bottom w:val="single" w:sz="4" w:space="0" w:color="auto"/>
              <w:right w:val="nil"/>
            </w:tcBorders>
            <w:shd w:val="clear" w:color="auto" w:fill="auto"/>
            <w:noWrap/>
            <w:vAlign w:val="bottom"/>
            <w:hideMark/>
          </w:tcPr>
          <w:p w14:paraId="1747515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51</w:t>
            </w:r>
          </w:p>
        </w:tc>
      </w:tr>
      <w:tr w:rsidR="00AA7D36" w:rsidRPr="00F35E36" w14:paraId="209A0304"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CB7B052" w14:textId="7AE1AC32" w:rsidR="00AA7D36" w:rsidRPr="00F35E3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608" w:type="pct"/>
            <w:tcBorders>
              <w:top w:val="nil"/>
              <w:left w:val="nil"/>
              <w:bottom w:val="single" w:sz="4" w:space="0" w:color="auto"/>
              <w:right w:val="nil"/>
            </w:tcBorders>
            <w:shd w:val="clear" w:color="auto" w:fill="auto"/>
            <w:noWrap/>
            <w:vAlign w:val="bottom"/>
            <w:hideMark/>
          </w:tcPr>
          <w:p w14:paraId="3DF40CF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40%</w:t>
            </w:r>
          </w:p>
        </w:tc>
        <w:tc>
          <w:tcPr>
            <w:tcW w:w="887" w:type="pct"/>
            <w:tcBorders>
              <w:top w:val="nil"/>
              <w:left w:val="nil"/>
              <w:bottom w:val="single" w:sz="4" w:space="0" w:color="auto"/>
              <w:right w:val="nil"/>
            </w:tcBorders>
            <w:shd w:val="clear" w:color="auto" w:fill="auto"/>
            <w:noWrap/>
            <w:vAlign w:val="bottom"/>
            <w:hideMark/>
          </w:tcPr>
          <w:p w14:paraId="56A204A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40</w:t>
            </w:r>
          </w:p>
        </w:tc>
      </w:tr>
      <w:tr w:rsidR="00AA7D36" w:rsidRPr="00F35E36" w14:paraId="3D09F54C"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F7283B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Pibor</w:t>
            </w:r>
          </w:p>
        </w:tc>
        <w:tc>
          <w:tcPr>
            <w:tcW w:w="2608" w:type="pct"/>
            <w:tcBorders>
              <w:top w:val="nil"/>
              <w:left w:val="nil"/>
              <w:bottom w:val="single" w:sz="4" w:space="0" w:color="auto"/>
              <w:right w:val="nil"/>
            </w:tcBorders>
            <w:shd w:val="clear" w:color="auto" w:fill="auto"/>
            <w:noWrap/>
            <w:vAlign w:val="bottom"/>
            <w:hideMark/>
          </w:tcPr>
          <w:p w14:paraId="77333C4C"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23%</w:t>
            </w:r>
          </w:p>
        </w:tc>
        <w:tc>
          <w:tcPr>
            <w:tcW w:w="887" w:type="pct"/>
            <w:tcBorders>
              <w:top w:val="nil"/>
              <w:left w:val="nil"/>
              <w:bottom w:val="single" w:sz="4" w:space="0" w:color="auto"/>
              <w:right w:val="nil"/>
            </w:tcBorders>
            <w:shd w:val="clear" w:color="auto" w:fill="auto"/>
            <w:noWrap/>
            <w:vAlign w:val="bottom"/>
            <w:hideMark/>
          </w:tcPr>
          <w:p w14:paraId="039D1A63"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56</w:t>
            </w:r>
          </w:p>
        </w:tc>
      </w:tr>
      <w:tr w:rsidR="00AA7D36" w:rsidRPr="00F35E36" w14:paraId="18C010B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2143A54"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Ulang</w:t>
            </w:r>
            <w:proofErr w:type="spellEnd"/>
          </w:p>
        </w:tc>
        <w:tc>
          <w:tcPr>
            <w:tcW w:w="2608" w:type="pct"/>
            <w:tcBorders>
              <w:top w:val="nil"/>
              <w:left w:val="nil"/>
              <w:bottom w:val="single" w:sz="4" w:space="0" w:color="auto"/>
              <w:right w:val="nil"/>
            </w:tcBorders>
            <w:shd w:val="clear" w:color="auto" w:fill="auto"/>
            <w:noWrap/>
            <w:vAlign w:val="bottom"/>
            <w:hideMark/>
          </w:tcPr>
          <w:p w14:paraId="1D0E7A9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66%</w:t>
            </w:r>
          </w:p>
        </w:tc>
        <w:tc>
          <w:tcPr>
            <w:tcW w:w="887" w:type="pct"/>
            <w:tcBorders>
              <w:top w:val="nil"/>
              <w:left w:val="nil"/>
              <w:bottom w:val="single" w:sz="4" w:space="0" w:color="auto"/>
              <w:right w:val="nil"/>
            </w:tcBorders>
            <w:shd w:val="clear" w:color="auto" w:fill="auto"/>
            <w:noWrap/>
            <w:vAlign w:val="bottom"/>
            <w:hideMark/>
          </w:tcPr>
          <w:p w14:paraId="4F80BC2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57</w:t>
            </w:r>
          </w:p>
        </w:tc>
      </w:tr>
      <w:tr w:rsidR="00AA7D36" w:rsidRPr="00F35E36" w14:paraId="0900A33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1B4D4A4B"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Uror</w:t>
            </w:r>
            <w:proofErr w:type="spellEnd"/>
          </w:p>
        </w:tc>
        <w:tc>
          <w:tcPr>
            <w:tcW w:w="2608" w:type="pct"/>
            <w:tcBorders>
              <w:top w:val="nil"/>
              <w:left w:val="nil"/>
              <w:bottom w:val="single" w:sz="4" w:space="0" w:color="auto"/>
              <w:right w:val="nil"/>
            </w:tcBorders>
            <w:shd w:val="clear" w:color="auto" w:fill="auto"/>
            <w:noWrap/>
            <w:vAlign w:val="bottom"/>
            <w:hideMark/>
          </w:tcPr>
          <w:p w14:paraId="7F27D99D"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49%</w:t>
            </w:r>
          </w:p>
        </w:tc>
        <w:tc>
          <w:tcPr>
            <w:tcW w:w="887" w:type="pct"/>
            <w:tcBorders>
              <w:top w:val="nil"/>
              <w:left w:val="nil"/>
              <w:bottom w:val="single" w:sz="4" w:space="0" w:color="auto"/>
              <w:right w:val="nil"/>
            </w:tcBorders>
            <w:shd w:val="clear" w:color="auto" w:fill="auto"/>
            <w:noWrap/>
            <w:vAlign w:val="bottom"/>
            <w:hideMark/>
          </w:tcPr>
          <w:p w14:paraId="36D448F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24</w:t>
            </w:r>
          </w:p>
        </w:tc>
      </w:tr>
      <w:tr w:rsidR="00AA7D36" w:rsidRPr="00F35E36" w14:paraId="20C3892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882739B"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Wau</w:t>
            </w:r>
            <w:proofErr w:type="spellEnd"/>
          </w:p>
        </w:tc>
        <w:tc>
          <w:tcPr>
            <w:tcW w:w="2608" w:type="pct"/>
            <w:tcBorders>
              <w:top w:val="nil"/>
              <w:left w:val="nil"/>
              <w:bottom w:val="single" w:sz="4" w:space="0" w:color="auto"/>
              <w:right w:val="nil"/>
            </w:tcBorders>
            <w:shd w:val="clear" w:color="auto" w:fill="auto"/>
            <w:noWrap/>
            <w:vAlign w:val="bottom"/>
            <w:hideMark/>
          </w:tcPr>
          <w:p w14:paraId="3F9A007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51%</w:t>
            </w:r>
          </w:p>
        </w:tc>
        <w:tc>
          <w:tcPr>
            <w:tcW w:w="887" w:type="pct"/>
            <w:tcBorders>
              <w:top w:val="nil"/>
              <w:left w:val="nil"/>
              <w:bottom w:val="single" w:sz="4" w:space="0" w:color="auto"/>
              <w:right w:val="nil"/>
            </w:tcBorders>
            <w:shd w:val="clear" w:color="auto" w:fill="auto"/>
            <w:noWrap/>
            <w:vAlign w:val="bottom"/>
            <w:hideMark/>
          </w:tcPr>
          <w:p w14:paraId="1210922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33</w:t>
            </w:r>
          </w:p>
        </w:tc>
      </w:tr>
      <w:tr w:rsidR="00AA7D36" w:rsidRPr="00F35E36" w14:paraId="640BC8A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870A237"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Region</w:t>
            </w:r>
          </w:p>
        </w:tc>
      </w:tr>
      <w:tr w:rsidR="00AA7D36" w:rsidRPr="00F35E36" w14:paraId="38B25B91"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31EBDF6"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Bahr El-Ghazel</w:t>
            </w:r>
          </w:p>
        </w:tc>
        <w:tc>
          <w:tcPr>
            <w:tcW w:w="2608" w:type="pct"/>
            <w:tcBorders>
              <w:top w:val="nil"/>
              <w:left w:val="nil"/>
              <w:bottom w:val="single" w:sz="4" w:space="0" w:color="auto"/>
              <w:right w:val="nil"/>
            </w:tcBorders>
            <w:shd w:val="clear" w:color="auto" w:fill="auto"/>
            <w:noWrap/>
            <w:vAlign w:val="bottom"/>
            <w:hideMark/>
          </w:tcPr>
          <w:p w14:paraId="3D6A5EC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53%</w:t>
            </w:r>
          </w:p>
        </w:tc>
        <w:tc>
          <w:tcPr>
            <w:tcW w:w="887" w:type="pct"/>
            <w:tcBorders>
              <w:top w:val="nil"/>
              <w:left w:val="nil"/>
              <w:bottom w:val="single" w:sz="4" w:space="0" w:color="auto"/>
              <w:right w:val="nil"/>
            </w:tcBorders>
            <w:shd w:val="clear" w:color="auto" w:fill="auto"/>
            <w:noWrap/>
            <w:vAlign w:val="bottom"/>
            <w:hideMark/>
          </w:tcPr>
          <w:p w14:paraId="34C30562"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67</w:t>
            </w:r>
          </w:p>
        </w:tc>
      </w:tr>
      <w:tr w:rsidR="00AA7D36" w:rsidRPr="00F35E36" w14:paraId="2E603A7D"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2D6F90C9"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Equatoria</w:t>
            </w:r>
            <w:proofErr w:type="spellEnd"/>
          </w:p>
        </w:tc>
        <w:tc>
          <w:tcPr>
            <w:tcW w:w="2608" w:type="pct"/>
            <w:tcBorders>
              <w:top w:val="nil"/>
              <w:left w:val="nil"/>
              <w:bottom w:val="single" w:sz="4" w:space="0" w:color="auto"/>
              <w:right w:val="nil"/>
            </w:tcBorders>
            <w:shd w:val="clear" w:color="auto" w:fill="auto"/>
            <w:noWrap/>
            <w:vAlign w:val="bottom"/>
            <w:hideMark/>
          </w:tcPr>
          <w:p w14:paraId="2C1230F5"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52%</w:t>
            </w:r>
          </w:p>
        </w:tc>
        <w:tc>
          <w:tcPr>
            <w:tcW w:w="887" w:type="pct"/>
            <w:tcBorders>
              <w:top w:val="nil"/>
              <w:left w:val="nil"/>
              <w:bottom w:val="single" w:sz="4" w:space="0" w:color="auto"/>
              <w:right w:val="nil"/>
            </w:tcBorders>
            <w:shd w:val="clear" w:color="auto" w:fill="auto"/>
            <w:noWrap/>
            <w:vAlign w:val="bottom"/>
            <w:hideMark/>
          </w:tcPr>
          <w:p w14:paraId="50ECFAD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135</w:t>
            </w:r>
          </w:p>
        </w:tc>
      </w:tr>
      <w:tr w:rsidR="00AA7D36" w:rsidRPr="00F35E36" w14:paraId="203F747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CB09737"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Great Upper Nile</w:t>
            </w:r>
          </w:p>
        </w:tc>
        <w:tc>
          <w:tcPr>
            <w:tcW w:w="2608" w:type="pct"/>
            <w:tcBorders>
              <w:top w:val="nil"/>
              <w:left w:val="nil"/>
              <w:bottom w:val="single" w:sz="4" w:space="0" w:color="auto"/>
              <w:right w:val="nil"/>
            </w:tcBorders>
            <w:shd w:val="clear" w:color="auto" w:fill="auto"/>
            <w:noWrap/>
            <w:vAlign w:val="bottom"/>
            <w:hideMark/>
          </w:tcPr>
          <w:p w14:paraId="5DA5EF9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34%</w:t>
            </w:r>
          </w:p>
        </w:tc>
        <w:tc>
          <w:tcPr>
            <w:tcW w:w="887" w:type="pct"/>
            <w:tcBorders>
              <w:top w:val="nil"/>
              <w:left w:val="nil"/>
              <w:bottom w:val="single" w:sz="4" w:space="0" w:color="auto"/>
              <w:right w:val="nil"/>
            </w:tcBorders>
            <w:shd w:val="clear" w:color="auto" w:fill="auto"/>
            <w:noWrap/>
            <w:vAlign w:val="bottom"/>
            <w:hideMark/>
          </w:tcPr>
          <w:p w14:paraId="41E5998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444</w:t>
            </w:r>
          </w:p>
        </w:tc>
      </w:tr>
      <w:tr w:rsidR="00AA7D36" w:rsidRPr="00F35E36" w14:paraId="2FBDDD4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D6390FC"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State</w:t>
            </w:r>
          </w:p>
        </w:tc>
      </w:tr>
      <w:tr w:rsidR="00AA7D36" w:rsidRPr="00F35E36" w14:paraId="19B11144"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21DEBC72"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 xml:space="preserve">Eastern </w:t>
            </w:r>
            <w:proofErr w:type="spellStart"/>
            <w:r w:rsidRPr="00F35E36">
              <w:rPr>
                <w:rFonts w:eastAsia="Times New Roman" w:cs="Calibri"/>
                <w:color w:val="000000"/>
                <w:sz w:val="20"/>
                <w:szCs w:val="20"/>
              </w:rPr>
              <w:t>Equatoria</w:t>
            </w:r>
            <w:proofErr w:type="spellEnd"/>
          </w:p>
        </w:tc>
        <w:tc>
          <w:tcPr>
            <w:tcW w:w="2608" w:type="pct"/>
            <w:tcBorders>
              <w:top w:val="nil"/>
              <w:left w:val="nil"/>
              <w:bottom w:val="single" w:sz="4" w:space="0" w:color="auto"/>
              <w:right w:val="nil"/>
            </w:tcBorders>
            <w:shd w:val="clear" w:color="auto" w:fill="auto"/>
            <w:noWrap/>
            <w:vAlign w:val="bottom"/>
            <w:hideMark/>
          </w:tcPr>
          <w:p w14:paraId="78F0181C"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52%</w:t>
            </w:r>
          </w:p>
        </w:tc>
        <w:tc>
          <w:tcPr>
            <w:tcW w:w="887" w:type="pct"/>
            <w:tcBorders>
              <w:top w:val="nil"/>
              <w:left w:val="nil"/>
              <w:bottom w:val="single" w:sz="4" w:space="0" w:color="auto"/>
              <w:right w:val="nil"/>
            </w:tcBorders>
            <w:shd w:val="clear" w:color="auto" w:fill="auto"/>
            <w:noWrap/>
            <w:vAlign w:val="bottom"/>
            <w:hideMark/>
          </w:tcPr>
          <w:p w14:paraId="2DD9DAF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135</w:t>
            </w:r>
          </w:p>
        </w:tc>
      </w:tr>
      <w:tr w:rsidR="00AA7D36" w:rsidRPr="00F35E36" w14:paraId="49CF70AC"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8F01CA5"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Jonglei</w:t>
            </w:r>
          </w:p>
        </w:tc>
        <w:tc>
          <w:tcPr>
            <w:tcW w:w="2608" w:type="pct"/>
            <w:tcBorders>
              <w:top w:val="nil"/>
              <w:left w:val="nil"/>
              <w:bottom w:val="single" w:sz="4" w:space="0" w:color="auto"/>
              <w:right w:val="nil"/>
            </w:tcBorders>
            <w:shd w:val="clear" w:color="auto" w:fill="auto"/>
            <w:noWrap/>
            <w:vAlign w:val="bottom"/>
            <w:hideMark/>
          </w:tcPr>
          <w:p w14:paraId="6E87AF9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31%</w:t>
            </w:r>
          </w:p>
        </w:tc>
        <w:tc>
          <w:tcPr>
            <w:tcW w:w="887" w:type="pct"/>
            <w:tcBorders>
              <w:top w:val="nil"/>
              <w:left w:val="nil"/>
              <w:bottom w:val="single" w:sz="4" w:space="0" w:color="auto"/>
              <w:right w:val="nil"/>
            </w:tcBorders>
            <w:shd w:val="clear" w:color="auto" w:fill="auto"/>
            <w:noWrap/>
            <w:vAlign w:val="bottom"/>
            <w:hideMark/>
          </w:tcPr>
          <w:p w14:paraId="66684943"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215</w:t>
            </w:r>
          </w:p>
        </w:tc>
      </w:tr>
      <w:tr w:rsidR="00AA7D36" w:rsidRPr="00F35E36" w14:paraId="798ED02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6224E7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Unity</w:t>
            </w:r>
          </w:p>
        </w:tc>
        <w:tc>
          <w:tcPr>
            <w:tcW w:w="2608" w:type="pct"/>
            <w:tcBorders>
              <w:top w:val="nil"/>
              <w:left w:val="nil"/>
              <w:bottom w:val="single" w:sz="4" w:space="0" w:color="auto"/>
              <w:right w:val="nil"/>
            </w:tcBorders>
            <w:shd w:val="clear" w:color="auto" w:fill="auto"/>
            <w:noWrap/>
            <w:vAlign w:val="bottom"/>
            <w:hideMark/>
          </w:tcPr>
          <w:p w14:paraId="5D28750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56%</w:t>
            </w:r>
          </w:p>
        </w:tc>
        <w:tc>
          <w:tcPr>
            <w:tcW w:w="887" w:type="pct"/>
            <w:tcBorders>
              <w:top w:val="nil"/>
              <w:left w:val="nil"/>
              <w:bottom w:val="single" w:sz="4" w:space="0" w:color="auto"/>
              <w:right w:val="nil"/>
            </w:tcBorders>
            <w:shd w:val="clear" w:color="auto" w:fill="auto"/>
            <w:noWrap/>
            <w:vAlign w:val="bottom"/>
            <w:hideMark/>
          </w:tcPr>
          <w:p w14:paraId="741F8DC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127</w:t>
            </w:r>
          </w:p>
        </w:tc>
      </w:tr>
      <w:tr w:rsidR="00AA7D36" w:rsidRPr="00F35E36" w14:paraId="7318181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6D43F4E"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Upper Nile</w:t>
            </w:r>
          </w:p>
        </w:tc>
        <w:tc>
          <w:tcPr>
            <w:tcW w:w="2608" w:type="pct"/>
            <w:tcBorders>
              <w:top w:val="nil"/>
              <w:left w:val="nil"/>
              <w:bottom w:val="single" w:sz="4" w:space="0" w:color="auto"/>
              <w:right w:val="nil"/>
            </w:tcBorders>
            <w:shd w:val="clear" w:color="auto" w:fill="auto"/>
            <w:noWrap/>
            <w:vAlign w:val="bottom"/>
            <w:hideMark/>
          </w:tcPr>
          <w:p w14:paraId="478D9D2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38%</w:t>
            </w:r>
          </w:p>
        </w:tc>
        <w:tc>
          <w:tcPr>
            <w:tcW w:w="887" w:type="pct"/>
            <w:tcBorders>
              <w:top w:val="nil"/>
              <w:left w:val="nil"/>
              <w:bottom w:val="single" w:sz="4" w:space="0" w:color="auto"/>
              <w:right w:val="nil"/>
            </w:tcBorders>
            <w:shd w:val="clear" w:color="auto" w:fill="auto"/>
            <w:noWrap/>
            <w:vAlign w:val="bottom"/>
            <w:hideMark/>
          </w:tcPr>
          <w:p w14:paraId="1ED1D654"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102</w:t>
            </w:r>
          </w:p>
        </w:tc>
      </w:tr>
      <w:tr w:rsidR="00AA7D36" w:rsidRPr="00F35E36" w14:paraId="1048313D"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E61712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Western Bahr El-Ghazel</w:t>
            </w:r>
          </w:p>
        </w:tc>
        <w:tc>
          <w:tcPr>
            <w:tcW w:w="2608" w:type="pct"/>
            <w:tcBorders>
              <w:top w:val="nil"/>
              <w:left w:val="nil"/>
              <w:bottom w:val="single" w:sz="4" w:space="0" w:color="auto"/>
              <w:right w:val="nil"/>
            </w:tcBorders>
            <w:shd w:val="clear" w:color="auto" w:fill="auto"/>
            <w:noWrap/>
            <w:vAlign w:val="bottom"/>
            <w:hideMark/>
          </w:tcPr>
          <w:p w14:paraId="7B3E47D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53%</w:t>
            </w:r>
          </w:p>
        </w:tc>
        <w:tc>
          <w:tcPr>
            <w:tcW w:w="887" w:type="pct"/>
            <w:tcBorders>
              <w:top w:val="nil"/>
              <w:left w:val="nil"/>
              <w:bottom w:val="single" w:sz="4" w:space="0" w:color="auto"/>
              <w:right w:val="nil"/>
            </w:tcBorders>
            <w:shd w:val="clear" w:color="auto" w:fill="auto"/>
            <w:noWrap/>
            <w:vAlign w:val="bottom"/>
            <w:hideMark/>
          </w:tcPr>
          <w:p w14:paraId="1F580F1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67</w:t>
            </w:r>
          </w:p>
        </w:tc>
      </w:tr>
      <w:tr w:rsidR="00AA7D36" w:rsidRPr="00F35E36" w14:paraId="554122B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C95AE01"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Language</w:t>
            </w:r>
          </w:p>
        </w:tc>
      </w:tr>
      <w:tr w:rsidR="00AA7D36" w:rsidRPr="00F35E36" w14:paraId="7C85BF35"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EDDDC30"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Nuer</w:t>
            </w:r>
          </w:p>
        </w:tc>
        <w:tc>
          <w:tcPr>
            <w:tcW w:w="2608" w:type="pct"/>
            <w:tcBorders>
              <w:top w:val="nil"/>
              <w:left w:val="nil"/>
              <w:bottom w:val="single" w:sz="4" w:space="0" w:color="auto"/>
              <w:right w:val="nil"/>
            </w:tcBorders>
            <w:shd w:val="clear" w:color="auto" w:fill="auto"/>
            <w:noWrap/>
            <w:vAlign w:val="bottom"/>
            <w:hideMark/>
          </w:tcPr>
          <w:p w14:paraId="6054F42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57%</w:t>
            </w:r>
          </w:p>
        </w:tc>
        <w:tc>
          <w:tcPr>
            <w:tcW w:w="887" w:type="pct"/>
            <w:tcBorders>
              <w:top w:val="nil"/>
              <w:left w:val="nil"/>
              <w:bottom w:val="single" w:sz="4" w:space="0" w:color="auto"/>
              <w:right w:val="nil"/>
            </w:tcBorders>
            <w:shd w:val="clear" w:color="auto" w:fill="auto"/>
            <w:noWrap/>
            <w:vAlign w:val="bottom"/>
            <w:hideMark/>
          </w:tcPr>
          <w:p w14:paraId="362675E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184</w:t>
            </w:r>
          </w:p>
        </w:tc>
      </w:tr>
      <w:tr w:rsidR="00AA7D36" w:rsidRPr="00F35E36" w14:paraId="54112B7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2055F79"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Dinka</w:t>
            </w:r>
          </w:p>
        </w:tc>
        <w:tc>
          <w:tcPr>
            <w:tcW w:w="2608" w:type="pct"/>
            <w:tcBorders>
              <w:top w:val="nil"/>
              <w:left w:val="nil"/>
              <w:bottom w:val="single" w:sz="4" w:space="0" w:color="auto"/>
              <w:right w:val="nil"/>
            </w:tcBorders>
            <w:shd w:val="clear" w:color="auto" w:fill="auto"/>
            <w:noWrap/>
            <w:vAlign w:val="bottom"/>
            <w:hideMark/>
          </w:tcPr>
          <w:p w14:paraId="132C6B5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64%</w:t>
            </w:r>
          </w:p>
        </w:tc>
        <w:tc>
          <w:tcPr>
            <w:tcW w:w="887" w:type="pct"/>
            <w:tcBorders>
              <w:top w:val="nil"/>
              <w:left w:val="nil"/>
              <w:bottom w:val="single" w:sz="4" w:space="0" w:color="auto"/>
              <w:right w:val="nil"/>
            </w:tcBorders>
            <w:shd w:val="clear" w:color="auto" w:fill="auto"/>
            <w:noWrap/>
            <w:vAlign w:val="bottom"/>
            <w:hideMark/>
          </w:tcPr>
          <w:p w14:paraId="2A1DCB6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147</w:t>
            </w:r>
          </w:p>
        </w:tc>
      </w:tr>
      <w:tr w:rsidR="00AA7D36" w:rsidRPr="00F35E36" w14:paraId="211A0203"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1BDA0DE"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lastRenderedPageBreak/>
              <w:t>Toposa</w:t>
            </w:r>
            <w:proofErr w:type="spellEnd"/>
          </w:p>
        </w:tc>
        <w:tc>
          <w:tcPr>
            <w:tcW w:w="2608" w:type="pct"/>
            <w:tcBorders>
              <w:top w:val="nil"/>
              <w:left w:val="nil"/>
              <w:bottom w:val="single" w:sz="4" w:space="0" w:color="auto"/>
              <w:right w:val="nil"/>
            </w:tcBorders>
            <w:shd w:val="clear" w:color="auto" w:fill="auto"/>
            <w:noWrap/>
            <w:vAlign w:val="bottom"/>
            <w:hideMark/>
          </w:tcPr>
          <w:p w14:paraId="52D12B4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50%</w:t>
            </w:r>
          </w:p>
        </w:tc>
        <w:tc>
          <w:tcPr>
            <w:tcW w:w="887" w:type="pct"/>
            <w:tcBorders>
              <w:top w:val="nil"/>
              <w:left w:val="nil"/>
              <w:bottom w:val="single" w:sz="4" w:space="0" w:color="auto"/>
              <w:right w:val="nil"/>
            </w:tcBorders>
            <w:shd w:val="clear" w:color="auto" w:fill="auto"/>
            <w:noWrap/>
            <w:vAlign w:val="bottom"/>
            <w:hideMark/>
          </w:tcPr>
          <w:p w14:paraId="3D77343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90</w:t>
            </w:r>
          </w:p>
        </w:tc>
      </w:tr>
      <w:tr w:rsidR="00AA7D36" w:rsidRPr="00F35E36" w14:paraId="433B6AC8"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DCBE821"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Didinga</w:t>
            </w:r>
            <w:proofErr w:type="spellEnd"/>
          </w:p>
        </w:tc>
        <w:tc>
          <w:tcPr>
            <w:tcW w:w="2608" w:type="pct"/>
            <w:tcBorders>
              <w:top w:val="nil"/>
              <w:left w:val="nil"/>
              <w:bottom w:val="single" w:sz="4" w:space="0" w:color="auto"/>
              <w:right w:val="nil"/>
            </w:tcBorders>
            <w:shd w:val="clear" w:color="auto" w:fill="auto"/>
            <w:noWrap/>
            <w:vAlign w:val="bottom"/>
            <w:hideMark/>
          </w:tcPr>
          <w:p w14:paraId="12953F4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70%</w:t>
            </w:r>
          </w:p>
        </w:tc>
        <w:tc>
          <w:tcPr>
            <w:tcW w:w="887" w:type="pct"/>
            <w:tcBorders>
              <w:top w:val="nil"/>
              <w:left w:val="nil"/>
              <w:bottom w:val="single" w:sz="4" w:space="0" w:color="auto"/>
              <w:right w:val="nil"/>
            </w:tcBorders>
            <w:shd w:val="clear" w:color="auto" w:fill="auto"/>
            <w:noWrap/>
            <w:vAlign w:val="bottom"/>
            <w:hideMark/>
          </w:tcPr>
          <w:p w14:paraId="02A9B2C2"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42</w:t>
            </w:r>
          </w:p>
        </w:tc>
      </w:tr>
      <w:tr w:rsidR="00AA7D36" w:rsidRPr="00F35E36" w14:paraId="3B7CD0E0"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597C5E3D"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Other</w:t>
            </w:r>
          </w:p>
        </w:tc>
        <w:tc>
          <w:tcPr>
            <w:tcW w:w="2608" w:type="pct"/>
            <w:tcBorders>
              <w:top w:val="nil"/>
              <w:left w:val="nil"/>
              <w:bottom w:val="single" w:sz="4" w:space="0" w:color="auto"/>
              <w:right w:val="nil"/>
            </w:tcBorders>
            <w:shd w:val="clear" w:color="auto" w:fill="auto"/>
            <w:noWrap/>
            <w:vAlign w:val="bottom"/>
            <w:hideMark/>
          </w:tcPr>
          <w:p w14:paraId="1338240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26%</w:t>
            </w:r>
          </w:p>
        </w:tc>
        <w:tc>
          <w:tcPr>
            <w:tcW w:w="887" w:type="pct"/>
            <w:tcBorders>
              <w:top w:val="nil"/>
              <w:left w:val="nil"/>
              <w:bottom w:val="single" w:sz="4" w:space="0" w:color="auto"/>
              <w:right w:val="nil"/>
            </w:tcBorders>
            <w:shd w:val="clear" w:color="auto" w:fill="auto"/>
            <w:noWrap/>
            <w:vAlign w:val="bottom"/>
            <w:hideMark/>
          </w:tcPr>
          <w:p w14:paraId="6BC9E5A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91</w:t>
            </w:r>
          </w:p>
        </w:tc>
      </w:tr>
    </w:tbl>
    <w:p w14:paraId="3E65EFAD" w14:textId="77777777" w:rsidR="00AA7D36" w:rsidRDefault="00AA7D36" w:rsidP="00AA7D36"/>
    <w:p w14:paraId="67A89291" w14:textId="77777777" w:rsidR="00AA7D36" w:rsidRDefault="00AA7D36" w:rsidP="00AA7D36"/>
    <w:p w14:paraId="490BB2E5" w14:textId="77777777" w:rsidR="00AA7D36" w:rsidRDefault="00AA7D36" w:rsidP="00AA7D36"/>
    <w:p w14:paraId="60DADC72" w14:textId="77777777" w:rsidR="00AA7D36" w:rsidRDefault="00AA7D36" w:rsidP="00AA7D36"/>
    <w:p w14:paraId="4747F8C6" w14:textId="77777777" w:rsidR="00AA7D36" w:rsidRDefault="00AA7D36" w:rsidP="00AA7D36"/>
    <w:p w14:paraId="2F1FAB55" w14:textId="77777777" w:rsidR="00AA7D36" w:rsidRDefault="00AA7D36" w:rsidP="00AA7D36"/>
    <w:p w14:paraId="6CFCA8D4" w14:textId="77777777" w:rsidR="00AA7D36" w:rsidRDefault="00AA7D36" w:rsidP="00AA7D36"/>
    <w:p w14:paraId="33E5BBC3" w14:textId="77777777" w:rsidR="00AA7D36" w:rsidRDefault="00AA7D36" w:rsidP="00AA7D36"/>
    <w:p w14:paraId="0F60ED4D" w14:textId="77777777" w:rsidR="00AA7D36" w:rsidRDefault="00AA7D36" w:rsidP="00AA7D36"/>
    <w:p w14:paraId="147C6510" w14:textId="77777777" w:rsidR="00AA7D36" w:rsidRDefault="00AA7D36" w:rsidP="00AA7D36"/>
    <w:p w14:paraId="033DD23C" w14:textId="77777777" w:rsidR="00AA7D36" w:rsidRDefault="00AA7D36" w:rsidP="00AA7D36"/>
    <w:p w14:paraId="75B6FCD8" w14:textId="77777777" w:rsidR="00AA7D36" w:rsidRDefault="00AA7D36" w:rsidP="00AA7D36"/>
    <w:p w14:paraId="080EDB64" w14:textId="77777777" w:rsidR="00AA7D36" w:rsidRDefault="00AA7D36" w:rsidP="00AA7D36"/>
    <w:p w14:paraId="3D034B8B" w14:textId="77777777" w:rsidR="00AA7D36" w:rsidRDefault="00AA7D36" w:rsidP="00AA7D36"/>
    <w:p w14:paraId="4275E086" w14:textId="77777777" w:rsidR="00AA7D36" w:rsidRDefault="00AA7D36" w:rsidP="00AA7D36"/>
    <w:p w14:paraId="3F334407" w14:textId="77777777" w:rsidR="00AA7D36" w:rsidRDefault="00AA7D36" w:rsidP="00AA7D36"/>
    <w:p w14:paraId="2CC5A818" w14:textId="77777777" w:rsidR="00AA7D36" w:rsidRDefault="00AA7D36" w:rsidP="00AA7D36"/>
    <w:p w14:paraId="35CE7B9C" w14:textId="77777777" w:rsidR="00AA7D36" w:rsidRDefault="00AA7D36" w:rsidP="00AA7D36"/>
    <w:p w14:paraId="4D68CFCF" w14:textId="77777777" w:rsidR="00AA7D36" w:rsidRDefault="00AA7D36" w:rsidP="00AA7D36"/>
    <w:p w14:paraId="48F9249F" w14:textId="77777777" w:rsidR="00AA7D36" w:rsidRDefault="00AA7D36" w:rsidP="00AA7D36"/>
    <w:p w14:paraId="18FEBB3C" w14:textId="77777777" w:rsidR="00AA7D36" w:rsidRDefault="00AA7D36" w:rsidP="00AA7D36"/>
    <w:p w14:paraId="7F61AD9B" w14:textId="77777777" w:rsidR="00AA7D36" w:rsidRDefault="00AA7D36" w:rsidP="00AA7D36"/>
    <w:p w14:paraId="614E1814" w14:textId="77777777" w:rsidR="00AA7D36" w:rsidRDefault="00AA7D36" w:rsidP="00AA7D36"/>
    <w:p w14:paraId="2F9205AF" w14:textId="5A1FD18F" w:rsidR="00AA7D36" w:rsidRDefault="00AA7D36" w:rsidP="00AA7D36">
      <w:pPr>
        <w:pStyle w:val="Caption"/>
      </w:pPr>
      <w:r>
        <w:lastRenderedPageBreak/>
        <w:t xml:space="preserve">Table </w:t>
      </w:r>
      <w:fldSimple w:instr=" SEQ Table \* ARABIC ">
        <w:r w:rsidR="00A66512">
          <w:rPr>
            <w:noProof/>
          </w:rPr>
          <w:t>27</w:t>
        </w:r>
      </w:fldSimple>
      <w:r>
        <w:t>. Indicator 17 Disaggregated REsults</w:t>
      </w:r>
    </w:p>
    <w:tbl>
      <w:tblPr>
        <w:tblW w:w="5000" w:type="pct"/>
        <w:tblLook w:val="04A0" w:firstRow="1" w:lastRow="0" w:firstColumn="1" w:lastColumn="0" w:noHBand="0" w:noVBand="1"/>
      </w:tblPr>
      <w:tblGrid>
        <w:gridCol w:w="3222"/>
        <w:gridCol w:w="4240"/>
        <w:gridCol w:w="1898"/>
      </w:tblGrid>
      <w:tr w:rsidR="00AA7D36" w:rsidRPr="003D74A7" w14:paraId="26D3AF8E" w14:textId="77777777" w:rsidTr="00CB0121">
        <w:trPr>
          <w:trHeight w:val="503"/>
        </w:trPr>
        <w:tc>
          <w:tcPr>
            <w:tcW w:w="5000" w:type="pct"/>
            <w:gridSpan w:val="3"/>
            <w:tcBorders>
              <w:top w:val="single" w:sz="4" w:space="0" w:color="auto"/>
              <w:left w:val="nil"/>
              <w:bottom w:val="single" w:sz="4" w:space="0" w:color="auto"/>
              <w:right w:val="nil"/>
            </w:tcBorders>
            <w:shd w:val="clear" w:color="000000" w:fill="0067B9"/>
            <w:vAlign w:val="bottom"/>
            <w:hideMark/>
          </w:tcPr>
          <w:p w14:paraId="0FF0E025" w14:textId="77777777" w:rsidR="00AA7D36" w:rsidRPr="003D74A7" w:rsidRDefault="00AA7D36" w:rsidP="00CB0121">
            <w:pPr>
              <w:spacing w:after="0" w:line="240" w:lineRule="auto"/>
              <w:rPr>
                <w:rFonts w:eastAsia="Times New Roman" w:cs="Calibri"/>
                <w:b/>
                <w:bCs/>
                <w:color w:val="FFFFFF"/>
                <w:sz w:val="20"/>
                <w:szCs w:val="20"/>
              </w:rPr>
            </w:pPr>
            <w:r w:rsidRPr="003D74A7">
              <w:rPr>
                <w:rFonts w:eastAsia="Times New Roman" w:cs="Calibri"/>
                <w:b/>
                <w:bCs/>
                <w:color w:val="FFFFFF"/>
                <w:sz w:val="20"/>
                <w:szCs w:val="20"/>
              </w:rPr>
              <w:t>Level of confidence in community and other sub-national institutions that govern natural resources</w:t>
            </w:r>
          </w:p>
        </w:tc>
      </w:tr>
      <w:tr w:rsidR="00AA7D36" w:rsidRPr="003D74A7" w14:paraId="12645D79"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22029256" w14:textId="77777777" w:rsidR="00AA7D36" w:rsidRPr="003D74A7" w:rsidRDefault="00AA7D36" w:rsidP="00CB0121">
            <w:pPr>
              <w:spacing w:after="0" w:line="240" w:lineRule="auto"/>
              <w:jc w:val="center"/>
              <w:rPr>
                <w:rFonts w:eastAsia="Times New Roman" w:cs="Calibri"/>
                <w:b/>
                <w:bCs/>
                <w:color w:val="000000"/>
                <w:sz w:val="20"/>
                <w:szCs w:val="20"/>
              </w:rPr>
            </w:pPr>
            <w:r w:rsidRPr="003D74A7">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57B4A61D" w14:textId="77777777" w:rsidR="00AA7D36" w:rsidRPr="003D74A7" w:rsidRDefault="00AA7D36" w:rsidP="00CB0121">
            <w:pPr>
              <w:spacing w:after="0" w:line="240" w:lineRule="auto"/>
              <w:jc w:val="center"/>
              <w:rPr>
                <w:rFonts w:eastAsia="Times New Roman" w:cs="Calibri"/>
                <w:b/>
                <w:bCs/>
                <w:color w:val="000000"/>
                <w:sz w:val="20"/>
                <w:szCs w:val="20"/>
              </w:rPr>
            </w:pPr>
            <w:r w:rsidRPr="003D74A7">
              <w:rPr>
                <w:rFonts w:eastAsia="Times New Roman" w:cs="Calibri"/>
                <w:b/>
                <w:bCs/>
                <w:color w:val="000000"/>
                <w:sz w:val="20"/>
                <w:szCs w:val="20"/>
              </w:rPr>
              <w:t>Percent Responded Effective</w:t>
            </w:r>
          </w:p>
        </w:tc>
        <w:tc>
          <w:tcPr>
            <w:tcW w:w="1014" w:type="pct"/>
            <w:tcBorders>
              <w:top w:val="nil"/>
              <w:left w:val="nil"/>
              <w:bottom w:val="single" w:sz="4" w:space="0" w:color="auto"/>
              <w:right w:val="nil"/>
            </w:tcBorders>
            <w:shd w:val="clear" w:color="000000" w:fill="CFCDC9"/>
            <w:noWrap/>
            <w:vAlign w:val="bottom"/>
            <w:hideMark/>
          </w:tcPr>
          <w:p w14:paraId="48557B34" w14:textId="77777777" w:rsidR="00AA7D36" w:rsidRPr="003D74A7" w:rsidRDefault="00AA7D36" w:rsidP="00CB0121">
            <w:pPr>
              <w:spacing w:after="0" w:line="240" w:lineRule="auto"/>
              <w:jc w:val="center"/>
              <w:rPr>
                <w:rFonts w:eastAsia="Times New Roman" w:cs="Calibri"/>
                <w:b/>
                <w:bCs/>
                <w:color w:val="000000"/>
                <w:sz w:val="20"/>
                <w:szCs w:val="20"/>
              </w:rPr>
            </w:pPr>
            <w:r w:rsidRPr="003D74A7">
              <w:rPr>
                <w:rFonts w:eastAsia="Times New Roman" w:cs="Calibri"/>
                <w:b/>
                <w:bCs/>
                <w:color w:val="000000"/>
                <w:sz w:val="20"/>
                <w:szCs w:val="20"/>
              </w:rPr>
              <w:t>Observations</w:t>
            </w:r>
          </w:p>
        </w:tc>
      </w:tr>
      <w:tr w:rsidR="00AA7D36" w:rsidRPr="003D74A7" w14:paraId="77B21F7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F62ADCB"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Overall</w:t>
            </w:r>
          </w:p>
        </w:tc>
      </w:tr>
      <w:tr w:rsidR="00AA7D36" w:rsidRPr="003D74A7" w14:paraId="5CE48D5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76EB09E"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3C7A457C"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39C886B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701</w:t>
            </w:r>
          </w:p>
        </w:tc>
      </w:tr>
      <w:tr w:rsidR="00AA7D36" w:rsidRPr="003D74A7" w14:paraId="533A957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7103128"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Location</w:t>
            </w:r>
          </w:p>
        </w:tc>
      </w:tr>
      <w:tr w:rsidR="00AA7D36" w:rsidRPr="003D74A7" w14:paraId="71EC300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9859A9B"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6588D6A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D9F437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585</w:t>
            </w:r>
          </w:p>
        </w:tc>
      </w:tr>
      <w:tr w:rsidR="00AA7D36" w:rsidRPr="003D74A7" w14:paraId="701A73C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CFB69CB"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24163DEE"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28%</w:t>
            </w:r>
          </w:p>
        </w:tc>
        <w:tc>
          <w:tcPr>
            <w:tcW w:w="1014" w:type="pct"/>
            <w:tcBorders>
              <w:top w:val="nil"/>
              <w:left w:val="nil"/>
              <w:bottom w:val="single" w:sz="4" w:space="0" w:color="auto"/>
              <w:right w:val="nil"/>
            </w:tcBorders>
            <w:shd w:val="clear" w:color="auto" w:fill="auto"/>
            <w:noWrap/>
            <w:vAlign w:val="bottom"/>
            <w:hideMark/>
          </w:tcPr>
          <w:p w14:paraId="04529B3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116</w:t>
            </w:r>
          </w:p>
        </w:tc>
      </w:tr>
      <w:tr w:rsidR="00AA7D36" w:rsidRPr="003D74A7" w14:paraId="5ACE453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1D9C7AE"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Sex</w:t>
            </w:r>
          </w:p>
        </w:tc>
      </w:tr>
      <w:tr w:rsidR="00AA7D36" w:rsidRPr="003D74A7" w14:paraId="09F15D4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64305A2"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443BF4D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29%</w:t>
            </w:r>
          </w:p>
        </w:tc>
        <w:tc>
          <w:tcPr>
            <w:tcW w:w="1014" w:type="pct"/>
            <w:tcBorders>
              <w:top w:val="nil"/>
              <w:left w:val="nil"/>
              <w:bottom w:val="single" w:sz="4" w:space="0" w:color="auto"/>
              <w:right w:val="nil"/>
            </w:tcBorders>
            <w:shd w:val="clear" w:color="auto" w:fill="auto"/>
            <w:noWrap/>
            <w:vAlign w:val="bottom"/>
            <w:hideMark/>
          </w:tcPr>
          <w:p w14:paraId="4B2C9F8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183</w:t>
            </w:r>
          </w:p>
        </w:tc>
      </w:tr>
      <w:tr w:rsidR="00AA7D36" w:rsidRPr="003D74A7" w14:paraId="5869F9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B936494"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30862CB3"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32%</w:t>
            </w:r>
          </w:p>
        </w:tc>
        <w:tc>
          <w:tcPr>
            <w:tcW w:w="1014" w:type="pct"/>
            <w:tcBorders>
              <w:top w:val="nil"/>
              <w:left w:val="nil"/>
              <w:bottom w:val="single" w:sz="4" w:space="0" w:color="auto"/>
              <w:right w:val="nil"/>
            </w:tcBorders>
            <w:shd w:val="clear" w:color="auto" w:fill="auto"/>
            <w:noWrap/>
            <w:vAlign w:val="bottom"/>
            <w:hideMark/>
          </w:tcPr>
          <w:p w14:paraId="266DABF1"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84</w:t>
            </w:r>
          </w:p>
        </w:tc>
      </w:tr>
      <w:tr w:rsidR="00AA7D36" w:rsidRPr="003D74A7" w14:paraId="6071D0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482FEB1"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County</w:t>
            </w:r>
          </w:p>
        </w:tc>
      </w:tr>
      <w:tr w:rsidR="00AA7D36" w:rsidRPr="003D74A7" w14:paraId="5DDA8BA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94EFC26"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362BE990"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21%</w:t>
            </w:r>
          </w:p>
        </w:tc>
        <w:tc>
          <w:tcPr>
            <w:tcW w:w="1014" w:type="pct"/>
            <w:tcBorders>
              <w:top w:val="nil"/>
              <w:left w:val="nil"/>
              <w:bottom w:val="single" w:sz="4" w:space="0" w:color="auto"/>
              <w:right w:val="nil"/>
            </w:tcBorders>
            <w:shd w:val="clear" w:color="auto" w:fill="auto"/>
            <w:noWrap/>
            <w:vAlign w:val="bottom"/>
            <w:hideMark/>
          </w:tcPr>
          <w:p w14:paraId="4DAC162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12</w:t>
            </w:r>
          </w:p>
        </w:tc>
      </w:tr>
      <w:tr w:rsidR="00AA7D36" w:rsidRPr="003D74A7" w14:paraId="5F36C85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42CED20"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6A919B7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6F06494C"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75</w:t>
            </w:r>
          </w:p>
        </w:tc>
      </w:tr>
      <w:tr w:rsidR="00AA7D36" w:rsidRPr="003D74A7" w14:paraId="46606A2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3B19D62"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5FEF8D4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040B73A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r>
      <w:tr w:rsidR="00AA7D36" w:rsidRPr="003D74A7" w14:paraId="25571A5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BD4C1D0"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2C1C477E"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53EF7B3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69</w:t>
            </w:r>
          </w:p>
        </w:tc>
      </w:tr>
      <w:tr w:rsidR="00AA7D36" w:rsidRPr="003D74A7" w14:paraId="57F526A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99B47C4"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Jur</w:t>
            </w:r>
            <w:proofErr w:type="spellEnd"/>
            <w:r w:rsidRPr="003D74A7">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751CE5D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39%</w:t>
            </w:r>
          </w:p>
        </w:tc>
        <w:tc>
          <w:tcPr>
            <w:tcW w:w="1014" w:type="pct"/>
            <w:tcBorders>
              <w:top w:val="nil"/>
              <w:left w:val="nil"/>
              <w:bottom w:val="single" w:sz="4" w:space="0" w:color="auto"/>
              <w:right w:val="nil"/>
            </w:tcBorders>
            <w:shd w:val="clear" w:color="auto" w:fill="auto"/>
            <w:noWrap/>
            <w:vAlign w:val="bottom"/>
            <w:hideMark/>
          </w:tcPr>
          <w:p w14:paraId="70AA7FC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45</w:t>
            </w:r>
          </w:p>
        </w:tc>
      </w:tr>
      <w:tr w:rsidR="00AA7D36" w:rsidRPr="003D74A7" w14:paraId="54F0C67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D8860B"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779B48BB"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1B422E23"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r>
      <w:tr w:rsidR="00AA7D36" w:rsidRPr="003D74A7" w14:paraId="78ED36C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3FA7D3A"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2BA2E42D"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c>
          <w:tcPr>
            <w:tcW w:w="1014" w:type="pct"/>
            <w:tcBorders>
              <w:top w:val="nil"/>
              <w:left w:val="nil"/>
              <w:bottom w:val="single" w:sz="4" w:space="0" w:color="auto"/>
              <w:right w:val="nil"/>
            </w:tcBorders>
            <w:shd w:val="clear" w:color="auto" w:fill="auto"/>
            <w:noWrap/>
            <w:vAlign w:val="bottom"/>
            <w:hideMark/>
          </w:tcPr>
          <w:p w14:paraId="23185E7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53</w:t>
            </w:r>
          </w:p>
        </w:tc>
      </w:tr>
      <w:tr w:rsidR="00AA7D36" w:rsidRPr="003D74A7" w14:paraId="1E7E5D5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F5B3C92"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2A2F839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w:t>
            </w:r>
          </w:p>
        </w:tc>
        <w:tc>
          <w:tcPr>
            <w:tcW w:w="1014" w:type="pct"/>
            <w:tcBorders>
              <w:top w:val="nil"/>
              <w:left w:val="nil"/>
              <w:bottom w:val="single" w:sz="4" w:space="0" w:color="auto"/>
              <w:right w:val="nil"/>
            </w:tcBorders>
            <w:shd w:val="clear" w:color="auto" w:fill="auto"/>
            <w:noWrap/>
            <w:vAlign w:val="bottom"/>
            <w:hideMark/>
          </w:tcPr>
          <w:p w14:paraId="7BD7BD1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28</w:t>
            </w:r>
          </w:p>
        </w:tc>
      </w:tr>
      <w:tr w:rsidR="00AA7D36" w:rsidRPr="003D74A7" w14:paraId="22AE4DB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CFDD25" w14:textId="65C90CC6" w:rsidR="00AA7D36" w:rsidRPr="003D74A7"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7163CF0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c>
          <w:tcPr>
            <w:tcW w:w="1014" w:type="pct"/>
            <w:tcBorders>
              <w:top w:val="nil"/>
              <w:left w:val="nil"/>
              <w:bottom w:val="single" w:sz="4" w:space="0" w:color="auto"/>
              <w:right w:val="nil"/>
            </w:tcBorders>
            <w:shd w:val="clear" w:color="auto" w:fill="auto"/>
            <w:noWrap/>
            <w:vAlign w:val="bottom"/>
            <w:hideMark/>
          </w:tcPr>
          <w:p w14:paraId="1D09F951"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121</w:t>
            </w:r>
          </w:p>
        </w:tc>
      </w:tr>
      <w:tr w:rsidR="00AA7D36" w:rsidRPr="003D74A7" w14:paraId="489E682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3E7AB7D"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39AA9D9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25%</w:t>
            </w:r>
          </w:p>
        </w:tc>
        <w:tc>
          <w:tcPr>
            <w:tcW w:w="1014" w:type="pct"/>
            <w:tcBorders>
              <w:top w:val="nil"/>
              <w:left w:val="nil"/>
              <w:bottom w:val="single" w:sz="4" w:space="0" w:color="auto"/>
              <w:right w:val="nil"/>
            </w:tcBorders>
            <w:shd w:val="clear" w:color="auto" w:fill="auto"/>
            <w:noWrap/>
            <w:vAlign w:val="bottom"/>
            <w:hideMark/>
          </w:tcPr>
          <w:p w14:paraId="616DB3F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r>
      <w:tr w:rsidR="00AA7D36" w:rsidRPr="003D74A7" w14:paraId="72B8017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00E239E"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39792583"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80%</w:t>
            </w:r>
          </w:p>
        </w:tc>
        <w:tc>
          <w:tcPr>
            <w:tcW w:w="1014" w:type="pct"/>
            <w:tcBorders>
              <w:top w:val="nil"/>
              <w:left w:val="nil"/>
              <w:bottom w:val="single" w:sz="4" w:space="0" w:color="auto"/>
              <w:right w:val="nil"/>
            </w:tcBorders>
            <w:shd w:val="clear" w:color="auto" w:fill="auto"/>
            <w:noWrap/>
            <w:vAlign w:val="bottom"/>
            <w:hideMark/>
          </w:tcPr>
          <w:p w14:paraId="77A0E682"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75</w:t>
            </w:r>
          </w:p>
        </w:tc>
      </w:tr>
      <w:tr w:rsidR="00AA7D36" w:rsidRPr="003D74A7" w14:paraId="3C18D07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81DE06B"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4D3731C7"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95%</w:t>
            </w:r>
          </w:p>
        </w:tc>
        <w:tc>
          <w:tcPr>
            <w:tcW w:w="1014" w:type="pct"/>
            <w:tcBorders>
              <w:top w:val="nil"/>
              <w:left w:val="nil"/>
              <w:bottom w:val="single" w:sz="4" w:space="0" w:color="auto"/>
              <w:right w:val="nil"/>
            </w:tcBorders>
            <w:shd w:val="clear" w:color="auto" w:fill="auto"/>
            <w:noWrap/>
            <w:vAlign w:val="bottom"/>
            <w:hideMark/>
          </w:tcPr>
          <w:p w14:paraId="597D6F0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32</w:t>
            </w:r>
          </w:p>
        </w:tc>
      </w:tr>
      <w:tr w:rsidR="00AA7D36" w:rsidRPr="003D74A7" w14:paraId="24A8C91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F02EB55"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4E0ADDE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11EF4EA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25</w:t>
            </w:r>
          </w:p>
        </w:tc>
      </w:tr>
      <w:tr w:rsidR="00AA7D36" w:rsidRPr="003D74A7" w14:paraId="57586A9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A3827B6"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Region</w:t>
            </w:r>
          </w:p>
        </w:tc>
      </w:tr>
      <w:tr w:rsidR="00AA7D36" w:rsidRPr="003D74A7" w14:paraId="372169A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FD742C"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175EB5F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2777B9D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w:t>
            </w:r>
          </w:p>
        </w:tc>
      </w:tr>
      <w:tr w:rsidR="00AA7D36" w:rsidRPr="003D74A7" w14:paraId="0A301C1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7DE67B6"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4A3D6E42"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31BBBC3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112</w:t>
            </w:r>
          </w:p>
        </w:tc>
      </w:tr>
      <w:tr w:rsidR="00AA7D36" w:rsidRPr="003D74A7" w14:paraId="35FA2F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B35CB9"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65F91D6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41%</w:t>
            </w:r>
          </w:p>
        </w:tc>
        <w:tc>
          <w:tcPr>
            <w:tcW w:w="1014" w:type="pct"/>
            <w:tcBorders>
              <w:top w:val="nil"/>
              <w:left w:val="nil"/>
              <w:bottom w:val="single" w:sz="4" w:space="0" w:color="auto"/>
              <w:right w:val="nil"/>
            </w:tcBorders>
            <w:shd w:val="clear" w:color="auto" w:fill="auto"/>
            <w:noWrap/>
            <w:vAlign w:val="bottom"/>
            <w:hideMark/>
          </w:tcPr>
          <w:p w14:paraId="20E96CA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519</w:t>
            </w:r>
          </w:p>
        </w:tc>
      </w:tr>
      <w:tr w:rsidR="00AA7D36" w:rsidRPr="003D74A7" w14:paraId="132F13F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9EA78F4"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State</w:t>
            </w:r>
          </w:p>
        </w:tc>
      </w:tr>
      <w:tr w:rsidR="00AA7D36" w:rsidRPr="003D74A7" w14:paraId="50F8D71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01CBC3A"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 xml:space="preserve">Eastern </w:t>
            </w:r>
            <w:proofErr w:type="spellStart"/>
            <w:r w:rsidRPr="003D74A7">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396DAEF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3FDE5F3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112</w:t>
            </w:r>
          </w:p>
        </w:tc>
      </w:tr>
      <w:tr w:rsidR="00AA7D36" w:rsidRPr="003D74A7" w14:paraId="1709026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607A13"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11381A40"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3053B9BB"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167</w:t>
            </w:r>
          </w:p>
        </w:tc>
      </w:tr>
      <w:tr w:rsidR="00AA7D36" w:rsidRPr="003D74A7" w14:paraId="49EBD1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FAE8149"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74A2B31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c>
          <w:tcPr>
            <w:tcW w:w="1014" w:type="pct"/>
            <w:tcBorders>
              <w:top w:val="nil"/>
              <w:left w:val="nil"/>
              <w:bottom w:val="single" w:sz="4" w:space="0" w:color="auto"/>
              <w:right w:val="nil"/>
            </w:tcBorders>
            <w:shd w:val="clear" w:color="auto" w:fill="auto"/>
            <w:noWrap/>
            <w:vAlign w:val="bottom"/>
            <w:hideMark/>
          </w:tcPr>
          <w:p w14:paraId="20BE91CB"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202</w:t>
            </w:r>
          </w:p>
        </w:tc>
      </w:tr>
      <w:tr w:rsidR="00AA7D36" w:rsidRPr="003D74A7" w14:paraId="7CD9AFB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6BE7019"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02DF73A2"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5163CDC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150</w:t>
            </w:r>
          </w:p>
        </w:tc>
      </w:tr>
      <w:tr w:rsidR="00AA7D36" w:rsidRPr="003D74A7" w14:paraId="7728044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6371CAE"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4B541C5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74D053B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w:t>
            </w:r>
          </w:p>
        </w:tc>
      </w:tr>
      <w:tr w:rsidR="00AA7D36" w:rsidRPr="003D74A7" w14:paraId="79D8E17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538A9DA"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Language</w:t>
            </w:r>
          </w:p>
        </w:tc>
      </w:tr>
      <w:tr w:rsidR="00AA7D36" w:rsidRPr="003D74A7" w14:paraId="0A9516F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04F7BB0"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5448CB67"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81%</w:t>
            </w:r>
          </w:p>
        </w:tc>
        <w:tc>
          <w:tcPr>
            <w:tcW w:w="1014" w:type="pct"/>
            <w:tcBorders>
              <w:top w:val="nil"/>
              <w:left w:val="nil"/>
              <w:bottom w:val="single" w:sz="4" w:space="0" w:color="auto"/>
              <w:right w:val="nil"/>
            </w:tcBorders>
            <w:shd w:val="clear" w:color="auto" w:fill="auto"/>
            <w:noWrap/>
            <w:vAlign w:val="bottom"/>
            <w:hideMark/>
          </w:tcPr>
          <w:p w14:paraId="07B01EA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237</w:t>
            </w:r>
          </w:p>
        </w:tc>
      </w:tr>
      <w:tr w:rsidR="00AA7D36" w:rsidRPr="003D74A7" w14:paraId="2FB0372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9F7001"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4398A18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57%</w:t>
            </w:r>
          </w:p>
        </w:tc>
        <w:tc>
          <w:tcPr>
            <w:tcW w:w="1014" w:type="pct"/>
            <w:tcBorders>
              <w:top w:val="nil"/>
              <w:left w:val="nil"/>
              <w:bottom w:val="single" w:sz="4" w:space="0" w:color="auto"/>
              <w:right w:val="nil"/>
            </w:tcBorders>
            <w:shd w:val="clear" w:color="auto" w:fill="auto"/>
            <w:noWrap/>
            <w:vAlign w:val="bottom"/>
            <w:hideMark/>
          </w:tcPr>
          <w:p w14:paraId="517925E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155</w:t>
            </w:r>
          </w:p>
        </w:tc>
      </w:tr>
      <w:tr w:rsidR="00AA7D36" w:rsidRPr="003D74A7" w14:paraId="14075F0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63FE4E0"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2C3C30D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1C2A0B7C"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r>
      <w:tr w:rsidR="00AA7D36" w:rsidRPr="003D74A7" w14:paraId="4D17A6D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9D648BD"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2CB184C1"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313EB0F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r>
      <w:tr w:rsidR="00AA7D36" w:rsidRPr="003D74A7" w14:paraId="6CE5EF3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F680E93"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7603E50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27%</w:t>
            </w:r>
          </w:p>
        </w:tc>
        <w:tc>
          <w:tcPr>
            <w:tcW w:w="1014" w:type="pct"/>
            <w:tcBorders>
              <w:top w:val="nil"/>
              <w:left w:val="nil"/>
              <w:bottom w:val="single" w:sz="4" w:space="0" w:color="auto"/>
              <w:right w:val="nil"/>
            </w:tcBorders>
            <w:shd w:val="clear" w:color="auto" w:fill="auto"/>
            <w:noWrap/>
            <w:vAlign w:val="bottom"/>
            <w:hideMark/>
          </w:tcPr>
          <w:p w14:paraId="0E7656A0"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97</w:t>
            </w:r>
          </w:p>
        </w:tc>
      </w:tr>
    </w:tbl>
    <w:p w14:paraId="4C163E69" w14:textId="77777777" w:rsidR="00AA7D36" w:rsidRDefault="00AA7D36" w:rsidP="00AA7D36"/>
    <w:p w14:paraId="0C6515B1" w14:textId="77777777" w:rsidR="00AA7D36" w:rsidRDefault="00AA7D36" w:rsidP="00AA7D36"/>
    <w:p w14:paraId="1CFDEF16" w14:textId="77777777" w:rsidR="00AA7D36" w:rsidRDefault="00AA7D36" w:rsidP="00AA7D36"/>
    <w:p w14:paraId="54C9D2EB" w14:textId="77777777" w:rsidR="00AA7D36" w:rsidRDefault="00AA7D36" w:rsidP="00AA7D36"/>
    <w:p w14:paraId="5DAD567D" w14:textId="77777777" w:rsidR="00AA7D36" w:rsidRDefault="00AA7D36" w:rsidP="00AA7D36"/>
    <w:p w14:paraId="5DDBE06F" w14:textId="77777777" w:rsidR="00AA7D36" w:rsidRDefault="00AA7D36" w:rsidP="00AA7D36"/>
    <w:p w14:paraId="573DF929" w14:textId="77777777" w:rsidR="00AA7D36" w:rsidRDefault="00AA7D36" w:rsidP="00AA7D36"/>
    <w:p w14:paraId="7F8C76E1" w14:textId="77777777" w:rsidR="00AA7D36" w:rsidRDefault="00AA7D36" w:rsidP="00AA7D36"/>
    <w:p w14:paraId="4AB97F89" w14:textId="77777777" w:rsidR="00AA7D36" w:rsidRDefault="00AA7D36" w:rsidP="00AA7D36"/>
    <w:p w14:paraId="495E96E4" w14:textId="77777777" w:rsidR="00AA7D36" w:rsidRDefault="00AA7D36" w:rsidP="00AA7D36"/>
    <w:p w14:paraId="4CCF86CA" w14:textId="77777777" w:rsidR="00AA7D36" w:rsidRDefault="00AA7D36" w:rsidP="00AA7D36"/>
    <w:p w14:paraId="5072C4AE" w14:textId="77777777" w:rsidR="00AA7D36" w:rsidRDefault="00AA7D36" w:rsidP="00AA7D36"/>
    <w:p w14:paraId="5DF0241F" w14:textId="77777777" w:rsidR="00AA7D36" w:rsidRDefault="00AA7D36" w:rsidP="00AA7D36"/>
    <w:p w14:paraId="60A69C17" w14:textId="77777777" w:rsidR="00AA7D36" w:rsidRDefault="00AA7D36" w:rsidP="00AA7D36"/>
    <w:p w14:paraId="72BF0E98" w14:textId="77777777" w:rsidR="00AA7D36" w:rsidRDefault="00AA7D36" w:rsidP="00AA7D36"/>
    <w:p w14:paraId="269FE12B" w14:textId="77777777" w:rsidR="00AA7D36" w:rsidRDefault="00AA7D36" w:rsidP="00AA7D36"/>
    <w:p w14:paraId="5E8E0383" w14:textId="77777777" w:rsidR="00AA7D36" w:rsidRDefault="00AA7D36" w:rsidP="00AA7D36"/>
    <w:p w14:paraId="0929B114" w14:textId="77777777" w:rsidR="00AA7D36" w:rsidRDefault="00AA7D36" w:rsidP="00AA7D36"/>
    <w:p w14:paraId="1F7B02BE" w14:textId="77777777" w:rsidR="00AA7D36" w:rsidRDefault="00AA7D36" w:rsidP="00AA7D36"/>
    <w:p w14:paraId="4D24E886" w14:textId="77777777" w:rsidR="00AA7D36" w:rsidRDefault="00AA7D36" w:rsidP="00AA7D36"/>
    <w:p w14:paraId="1BF92AAF" w14:textId="77777777" w:rsidR="00AA7D36" w:rsidRDefault="00AA7D36" w:rsidP="00AA7D36"/>
    <w:p w14:paraId="40E7326C" w14:textId="77777777" w:rsidR="00AA7D36" w:rsidRDefault="00AA7D36" w:rsidP="00AA7D36"/>
    <w:p w14:paraId="00863194" w14:textId="77777777" w:rsidR="00AA7D36" w:rsidRDefault="00AA7D36" w:rsidP="00AA7D36"/>
    <w:p w14:paraId="3728B429" w14:textId="44D5991A" w:rsidR="00AA7D36" w:rsidRDefault="00AA7D36" w:rsidP="00AA7D36">
      <w:pPr>
        <w:pStyle w:val="Caption"/>
      </w:pPr>
      <w:r>
        <w:lastRenderedPageBreak/>
        <w:t xml:space="preserve">Table </w:t>
      </w:r>
      <w:fldSimple w:instr=" SEQ Table \* ARABIC ">
        <w:r w:rsidR="00A66512">
          <w:rPr>
            <w:noProof/>
          </w:rPr>
          <w:t>28</w:t>
        </w:r>
      </w:fldSimple>
      <w:r>
        <w:t>. Indicator 18 Disaggregated REsults</w:t>
      </w:r>
    </w:p>
    <w:tbl>
      <w:tblPr>
        <w:tblW w:w="5000" w:type="pct"/>
        <w:tblLook w:val="04A0" w:firstRow="1" w:lastRow="0" w:firstColumn="1" w:lastColumn="0" w:noHBand="0" w:noVBand="1"/>
      </w:tblPr>
      <w:tblGrid>
        <w:gridCol w:w="3161"/>
        <w:gridCol w:w="4336"/>
        <w:gridCol w:w="1863"/>
      </w:tblGrid>
      <w:tr w:rsidR="00AA7D36" w:rsidRPr="00535C54" w14:paraId="6B65DA6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2F9467FB" w14:textId="668F7656" w:rsidR="00AA7D36" w:rsidRPr="00535C54" w:rsidRDefault="00AA7D36" w:rsidP="00CB0121">
            <w:pPr>
              <w:spacing w:after="0" w:line="240" w:lineRule="auto"/>
              <w:rPr>
                <w:rFonts w:eastAsia="Times New Roman" w:cs="Calibri"/>
                <w:b/>
                <w:bCs/>
                <w:color w:val="FFFFFF"/>
                <w:sz w:val="20"/>
                <w:szCs w:val="20"/>
              </w:rPr>
            </w:pPr>
            <w:r w:rsidRPr="00535C54">
              <w:rPr>
                <w:rFonts w:eastAsia="Times New Roman" w:cs="Calibri"/>
                <w:b/>
                <w:bCs/>
                <w:color w:val="FFFFFF"/>
                <w:sz w:val="20"/>
                <w:szCs w:val="20"/>
              </w:rPr>
              <w:t>Level of acceptance of trafficking in persons</w:t>
            </w:r>
          </w:p>
        </w:tc>
      </w:tr>
      <w:tr w:rsidR="00AA7D36" w:rsidRPr="00535C54" w14:paraId="7C1C6FF5" w14:textId="77777777" w:rsidTr="00CB0121">
        <w:trPr>
          <w:trHeight w:val="320"/>
        </w:trPr>
        <w:tc>
          <w:tcPr>
            <w:tcW w:w="1689" w:type="pct"/>
            <w:tcBorders>
              <w:top w:val="nil"/>
              <w:left w:val="nil"/>
              <w:bottom w:val="single" w:sz="4" w:space="0" w:color="auto"/>
              <w:right w:val="nil"/>
            </w:tcBorders>
            <w:shd w:val="clear" w:color="000000" w:fill="CFCDC9"/>
            <w:noWrap/>
            <w:vAlign w:val="bottom"/>
            <w:hideMark/>
          </w:tcPr>
          <w:p w14:paraId="3D779F0B" w14:textId="77777777" w:rsidR="00AA7D36" w:rsidRPr="00535C54" w:rsidRDefault="00AA7D36" w:rsidP="00CB0121">
            <w:pPr>
              <w:spacing w:after="0" w:line="240" w:lineRule="auto"/>
              <w:jc w:val="center"/>
              <w:rPr>
                <w:rFonts w:eastAsia="Times New Roman" w:cs="Calibri"/>
                <w:b/>
                <w:bCs/>
                <w:color w:val="000000"/>
                <w:sz w:val="20"/>
                <w:szCs w:val="20"/>
              </w:rPr>
            </w:pPr>
            <w:r w:rsidRPr="00535C54">
              <w:rPr>
                <w:rFonts w:eastAsia="Times New Roman" w:cs="Calibri"/>
                <w:b/>
                <w:bCs/>
                <w:color w:val="000000"/>
                <w:sz w:val="20"/>
                <w:szCs w:val="20"/>
              </w:rPr>
              <w:t>Disaggregate Type</w:t>
            </w:r>
          </w:p>
        </w:tc>
        <w:tc>
          <w:tcPr>
            <w:tcW w:w="2316" w:type="pct"/>
            <w:tcBorders>
              <w:top w:val="nil"/>
              <w:left w:val="nil"/>
              <w:bottom w:val="single" w:sz="4" w:space="0" w:color="auto"/>
              <w:right w:val="nil"/>
            </w:tcBorders>
            <w:shd w:val="clear" w:color="000000" w:fill="CFCDC9"/>
            <w:noWrap/>
            <w:vAlign w:val="bottom"/>
            <w:hideMark/>
          </w:tcPr>
          <w:p w14:paraId="311D40BD" w14:textId="77777777" w:rsidR="00AA7D36" w:rsidRPr="00535C54" w:rsidRDefault="00AA7D36" w:rsidP="00CB0121">
            <w:pPr>
              <w:spacing w:after="0" w:line="240" w:lineRule="auto"/>
              <w:jc w:val="center"/>
              <w:rPr>
                <w:rFonts w:eastAsia="Times New Roman" w:cs="Calibri"/>
                <w:b/>
                <w:bCs/>
                <w:color w:val="000000"/>
                <w:sz w:val="20"/>
                <w:szCs w:val="20"/>
              </w:rPr>
            </w:pPr>
            <w:r w:rsidRPr="00535C54">
              <w:rPr>
                <w:rFonts w:eastAsia="Times New Roman" w:cs="Calibri"/>
                <w:b/>
                <w:bCs/>
                <w:color w:val="000000"/>
                <w:sz w:val="20"/>
                <w:szCs w:val="20"/>
              </w:rPr>
              <w:t>Percent Responded Acceptable</w:t>
            </w:r>
          </w:p>
        </w:tc>
        <w:tc>
          <w:tcPr>
            <w:tcW w:w="995" w:type="pct"/>
            <w:tcBorders>
              <w:top w:val="nil"/>
              <w:left w:val="nil"/>
              <w:bottom w:val="single" w:sz="4" w:space="0" w:color="auto"/>
              <w:right w:val="nil"/>
            </w:tcBorders>
            <w:shd w:val="clear" w:color="000000" w:fill="CFCDC9"/>
            <w:noWrap/>
            <w:vAlign w:val="bottom"/>
            <w:hideMark/>
          </w:tcPr>
          <w:p w14:paraId="4A496109" w14:textId="77777777" w:rsidR="00AA7D36" w:rsidRPr="00535C54" w:rsidRDefault="00AA7D36" w:rsidP="00CB0121">
            <w:pPr>
              <w:spacing w:after="0" w:line="240" w:lineRule="auto"/>
              <w:jc w:val="center"/>
              <w:rPr>
                <w:rFonts w:eastAsia="Times New Roman" w:cs="Calibri"/>
                <w:b/>
                <w:bCs/>
                <w:color w:val="000000"/>
                <w:sz w:val="20"/>
                <w:szCs w:val="20"/>
              </w:rPr>
            </w:pPr>
            <w:r w:rsidRPr="00535C54">
              <w:rPr>
                <w:rFonts w:eastAsia="Times New Roman" w:cs="Calibri"/>
                <w:b/>
                <w:bCs/>
                <w:color w:val="000000"/>
                <w:sz w:val="20"/>
                <w:szCs w:val="20"/>
              </w:rPr>
              <w:t>Observations</w:t>
            </w:r>
          </w:p>
        </w:tc>
      </w:tr>
      <w:tr w:rsidR="00AA7D36" w:rsidRPr="00535C54" w14:paraId="1B446B1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9FFF41A"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Overall</w:t>
            </w:r>
          </w:p>
        </w:tc>
      </w:tr>
      <w:tr w:rsidR="00AA7D36" w:rsidRPr="00535C54" w14:paraId="7E133AA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ACCABBE"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Overall</w:t>
            </w:r>
          </w:p>
        </w:tc>
        <w:tc>
          <w:tcPr>
            <w:tcW w:w="2316" w:type="pct"/>
            <w:tcBorders>
              <w:top w:val="nil"/>
              <w:left w:val="nil"/>
              <w:bottom w:val="single" w:sz="4" w:space="0" w:color="auto"/>
              <w:right w:val="nil"/>
            </w:tcBorders>
            <w:shd w:val="clear" w:color="auto" w:fill="auto"/>
            <w:noWrap/>
            <w:vAlign w:val="bottom"/>
            <w:hideMark/>
          </w:tcPr>
          <w:p w14:paraId="08E56AD3"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57%</w:t>
            </w:r>
          </w:p>
        </w:tc>
        <w:tc>
          <w:tcPr>
            <w:tcW w:w="995" w:type="pct"/>
            <w:tcBorders>
              <w:top w:val="nil"/>
              <w:left w:val="nil"/>
              <w:bottom w:val="single" w:sz="4" w:space="0" w:color="auto"/>
              <w:right w:val="nil"/>
            </w:tcBorders>
            <w:shd w:val="clear" w:color="auto" w:fill="auto"/>
            <w:noWrap/>
            <w:vAlign w:val="bottom"/>
            <w:hideMark/>
          </w:tcPr>
          <w:p w14:paraId="643FC91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3832</w:t>
            </w:r>
          </w:p>
        </w:tc>
      </w:tr>
      <w:tr w:rsidR="00AA7D36" w:rsidRPr="00535C54" w14:paraId="27871A9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2BEA9DB"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Location</w:t>
            </w:r>
          </w:p>
        </w:tc>
      </w:tr>
      <w:tr w:rsidR="00AA7D36" w:rsidRPr="00535C54" w14:paraId="1264262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513D924"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Rural</w:t>
            </w:r>
          </w:p>
        </w:tc>
        <w:tc>
          <w:tcPr>
            <w:tcW w:w="2316" w:type="pct"/>
            <w:tcBorders>
              <w:top w:val="nil"/>
              <w:left w:val="nil"/>
              <w:bottom w:val="single" w:sz="4" w:space="0" w:color="auto"/>
              <w:right w:val="nil"/>
            </w:tcBorders>
            <w:shd w:val="clear" w:color="auto" w:fill="auto"/>
            <w:noWrap/>
            <w:vAlign w:val="bottom"/>
            <w:hideMark/>
          </w:tcPr>
          <w:p w14:paraId="657DFC17"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49%</w:t>
            </w:r>
          </w:p>
        </w:tc>
        <w:tc>
          <w:tcPr>
            <w:tcW w:w="995" w:type="pct"/>
            <w:tcBorders>
              <w:top w:val="nil"/>
              <w:left w:val="nil"/>
              <w:bottom w:val="single" w:sz="4" w:space="0" w:color="auto"/>
              <w:right w:val="nil"/>
            </w:tcBorders>
            <w:shd w:val="clear" w:color="auto" w:fill="auto"/>
            <w:noWrap/>
            <w:vAlign w:val="bottom"/>
            <w:hideMark/>
          </w:tcPr>
          <w:p w14:paraId="2D3CD92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2875</w:t>
            </w:r>
          </w:p>
        </w:tc>
      </w:tr>
      <w:tr w:rsidR="00AA7D36" w:rsidRPr="00535C54" w14:paraId="3EA2391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71896B6"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Urban</w:t>
            </w:r>
          </w:p>
        </w:tc>
        <w:tc>
          <w:tcPr>
            <w:tcW w:w="2316" w:type="pct"/>
            <w:tcBorders>
              <w:top w:val="nil"/>
              <w:left w:val="nil"/>
              <w:bottom w:val="single" w:sz="4" w:space="0" w:color="auto"/>
              <w:right w:val="nil"/>
            </w:tcBorders>
            <w:shd w:val="clear" w:color="auto" w:fill="auto"/>
            <w:noWrap/>
            <w:vAlign w:val="bottom"/>
            <w:hideMark/>
          </w:tcPr>
          <w:p w14:paraId="755A9736"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72%</w:t>
            </w:r>
          </w:p>
        </w:tc>
        <w:tc>
          <w:tcPr>
            <w:tcW w:w="995" w:type="pct"/>
            <w:tcBorders>
              <w:top w:val="nil"/>
              <w:left w:val="nil"/>
              <w:bottom w:val="single" w:sz="4" w:space="0" w:color="auto"/>
              <w:right w:val="nil"/>
            </w:tcBorders>
            <w:shd w:val="clear" w:color="auto" w:fill="auto"/>
            <w:noWrap/>
            <w:vAlign w:val="bottom"/>
            <w:hideMark/>
          </w:tcPr>
          <w:p w14:paraId="2F67DD5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957</w:t>
            </w:r>
          </w:p>
        </w:tc>
      </w:tr>
      <w:tr w:rsidR="00AA7D36" w:rsidRPr="00535C54" w14:paraId="41711F8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0748722"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Sex</w:t>
            </w:r>
          </w:p>
        </w:tc>
      </w:tr>
      <w:tr w:rsidR="00AA7D36" w:rsidRPr="00535C54" w14:paraId="391F59E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BD29751"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Male-head of household</w:t>
            </w:r>
          </w:p>
        </w:tc>
        <w:tc>
          <w:tcPr>
            <w:tcW w:w="2316" w:type="pct"/>
            <w:tcBorders>
              <w:top w:val="nil"/>
              <w:left w:val="nil"/>
              <w:bottom w:val="single" w:sz="4" w:space="0" w:color="auto"/>
              <w:right w:val="nil"/>
            </w:tcBorders>
            <w:shd w:val="clear" w:color="auto" w:fill="auto"/>
            <w:noWrap/>
            <w:vAlign w:val="bottom"/>
            <w:hideMark/>
          </w:tcPr>
          <w:p w14:paraId="4903D72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60%</w:t>
            </w:r>
          </w:p>
        </w:tc>
        <w:tc>
          <w:tcPr>
            <w:tcW w:w="995" w:type="pct"/>
            <w:tcBorders>
              <w:top w:val="nil"/>
              <w:left w:val="nil"/>
              <w:bottom w:val="single" w:sz="4" w:space="0" w:color="auto"/>
              <w:right w:val="nil"/>
            </w:tcBorders>
            <w:shd w:val="clear" w:color="auto" w:fill="auto"/>
            <w:noWrap/>
            <w:vAlign w:val="bottom"/>
            <w:hideMark/>
          </w:tcPr>
          <w:p w14:paraId="33615C5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1222</w:t>
            </w:r>
          </w:p>
        </w:tc>
      </w:tr>
      <w:tr w:rsidR="00AA7D36" w:rsidRPr="00535C54" w14:paraId="42073B9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2C8E1E4"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Female-head of household</w:t>
            </w:r>
          </w:p>
        </w:tc>
        <w:tc>
          <w:tcPr>
            <w:tcW w:w="2316" w:type="pct"/>
            <w:tcBorders>
              <w:top w:val="nil"/>
              <w:left w:val="nil"/>
              <w:bottom w:val="single" w:sz="4" w:space="0" w:color="auto"/>
              <w:right w:val="nil"/>
            </w:tcBorders>
            <w:shd w:val="clear" w:color="auto" w:fill="auto"/>
            <w:noWrap/>
            <w:vAlign w:val="bottom"/>
            <w:hideMark/>
          </w:tcPr>
          <w:p w14:paraId="6F8E9BA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56%</w:t>
            </w:r>
          </w:p>
        </w:tc>
        <w:tc>
          <w:tcPr>
            <w:tcW w:w="995" w:type="pct"/>
            <w:tcBorders>
              <w:top w:val="nil"/>
              <w:left w:val="nil"/>
              <w:bottom w:val="single" w:sz="4" w:space="0" w:color="auto"/>
              <w:right w:val="nil"/>
            </w:tcBorders>
            <w:shd w:val="clear" w:color="auto" w:fill="auto"/>
            <w:noWrap/>
            <w:vAlign w:val="bottom"/>
            <w:hideMark/>
          </w:tcPr>
          <w:p w14:paraId="4CF7305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787</w:t>
            </w:r>
          </w:p>
        </w:tc>
      </w:tr>
      <w:tr w:rsidR="00AA7D36" w:rsidRPr="00535C54" w14:paraId="5492ACA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A853D70"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County</w:t>
            </w:r>
          </w:p>
        </w:tc>
      </w:tr>
      <w:tr w:rsidR="00AA7D36" w:rsidRPr="00535C54" w14:paraId="6D952CE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9F68100"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Akobo</w:t>
            </w:r>
          </w:p>
        </w:tc>
        <w:tc>
          <w:tcPr>
            <w:tcW w:w="2316" w:type="pct"/>
            <w:tcBorders>
              <w:top w:val="nil"/>
              <w:left w:val="nil"/>
              <w:bottom w:val="single" w:sz="4" w:space="0" w:color="auto"/>
              <w:right w:val="nil"/>
            </w:tcBorders>
            <w:shd w:val="clear" w:color="auto" w:fill="auto"/>
            <w:noWrap/>
            <w:vAlign w:val="bottom"/>
            <w:hideMark/>
          </w:tcPr>
          <w:p w14:paraId="20BF99E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75%</w:t>
            </w:r>
          </w:p>
        </w:tc>
        <w:tc>
          <w:tcPr>
            <w:tcW w:w="995" w:type="pct"/>
            <w:tcBorders>
              <w:top w:val="nil"/>
              <w:left w:val="nil"/>
              <w:bottom w:val="single" w:sz="4" w:space="0" w:color="auto"/>
              <w:right w:val="nil"/>
            </w:tcBorders>
            <w:shd w:val="clear" w:color="auto" w:fill="auto"/>
            <w:noWrap/>
            <w:vAlign w:val="bottom"/>
            <w:hideMark/>
          </w:tcPr>
          <w:p w14:paraId="718099B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492</w:t>
            </w:r>
          </w:p>
        </w:tc>
      </w:tr>
      <w:tr w:rsidR="00AA7D36" w:rsidRPr="00535C54" w14:paraId="511691D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EE7D79C"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Baliet</w:t>
            </w:r>
            <w:proofErr w:type="spellEnd"/>
          </w:p>
        </w:tc>
        <w:tc>
          <w:tcPr>
            <w:tcW w:w="2316" w:type="pct"/>
            <w:tcBorders>
              <w:top w:val="nil"/>
              <w:left w:val="nil"/>
              <w:bottom w:val="single" w:sz="4" w:space="0" w:color="auto"/>
              <w:right w:val="nil"/>
            </w:tcBorders>
            <w:shd w:val="clear" w:color="auto" w:fill="auto"/>
            <w:noWrap/>
            <w:vAlign w:val="bottom"/>
            <w:hideMark/>
          </w:tcPr>
          <w:p w14:paraId="6F4738B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14%</w:t>
            </w:r>
          </w:p>
        </w:tc>
        <w:tc>
          <w:tcPr>
            <w:tcW w:w="995" w:type="pct"/>
            <w:tcBorders>
              <w:top w:val="nil"/>
              <w:left w:val="nil"/>
              <w:bottom w:val="single" w:sz="4" w:space="0" w:color="auto"/>
              <w:right w:val="nil"/>
            </w:tcBorders>
            <w:shd w:val="clear" w:color="auto" w:fill="auto"/>
            <w:noWrap/>
            <w:vAlign w:val="bottom"/>
            <w:hideMark/>
          </w:tcPr>
          <w:p w14:paraId="1A5885E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131</w:t>
            </w:r>
          </w:p>
        </w:tc>
      </w:tr>
      <w:tr w:rsidR="00AA7D36" w:rsidRPr="00535C54" w14:paraId="3E75457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9E6B109"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Budi</w:t>
            </w:r>
          </w:p>
        </w:tc>
        <w:tc>
          <w:tcPr>
            <w:tcW w:w="2316" w:type="pct"/>
            <w:tcBorders>
              <w:top w:val="nil"/>
              <w:left w:val="nil"/>
              <w:bottom w:val="single" w:sz="4" w:space="0" w:color="auto"/>
              <w:right w:val="nil"/>
            </w:tcBorders>
            <w:shd w:val="clear" w:color="auto" w:fill="auto"/>
            <w:noWrap/>
            <w:vAlign w:val="bottom"/>
            <w:hideMark/>
          </w:tcPr>
          <w:p w14:paraId="522299B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16%</w:t>
            </w:r>
          </w:p>
        </w:tc>
        <w:tc>
          <w:tcPr>
            <w:tcW w:w="995" w:type="pct"/>
            <w:tcBorders>
              <w:top w:val="nil"/>
              <w:left w:val="nil"/>
              <w:bottom w:val="single" w:sz="4" w:space="0" w:color="auto"/>
              <w:right w:val="nil"/>
            </w:tcBorders>
            <w:shd w:val="clear" w:color="auto" w:fill="auto"/>
            <w:noWrap/>
            <w:vAlign w:val="bottom"/>
            <w:hideMark/>
          </w:tcPr>
          <w:p w14:paraId="1470979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122</w:t>
            </w:r>
          </w:p>
        </w:tc>
      </w:tr>
      <w:tr w:rsidR="00AA7D36" w:rsidRPr="00535C54" w14:paraId="058CFFC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3F6C17F"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Duk</w:t>
            </w:r>
            <w:proofErr w:type="spellEnd"/>
          </w:p>
        </w:tc>
        <w:tc>
          <w:tcPr>
            <w:tcW w:w="2316" w:type="pct"/>
            <w:tcBorders>
              <w:top w:val="nil"/>
              <w:left w:val="nil"/>
              <w:bottom w:val="single" w:sz="4" w:space="0" w:color="auto"/>
              <w:right w:val="nil"/>
            </w:tcBorders>
            <w:shd w:val="clear" w:color="auto" w:fill="auto"/>
            <w:noWrap/>
            <w:vAlign w:val="bottom"/>
            <w:hideMark/>
          </w:tcPr>
          <w:p w14:paraId="1C69E1C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73%</w:t>
            </w:r>
          </w:p>
        </w:tc>
        <w:tc>
          <w:tcPr>
            <w:tcW w:w="995" w:type="pct"/>
            <w:tcBorders>
              <w:top w:val="nil"/>
              <w:left w:val="nil"/>
              <w:bottom w:val="single" w:sz="4" w:space="0" w:color="auto"/>
              <w:right w:val="nil"/>
            </w:tcBorders>
            <w:shd w:val="clear" w:color="auto" w:fill="auto"/>
            <w:noWrap/>
            <w:vAlign w:val="bottom"/>
            <w:hideMark/>
          </w:tcPr>
          <w:p w14:paraId="250680E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293</w:t>
            </w:r>
          </w:p>
        </w:tc>
      </w:tr>
      <w:tr w:rsidR="00AA7D36" w:rsidRPr="00535C54" w14:paraId="3F9D526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D3E5768"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Jur</w:t>
            </w:r>
            <w:proofErr w:type="spellEnd"/>
            <w:r w:rsidRPr="00535C54">
              <w:rPr>
                <w:rFonts w:eastAsia="Times New Roman" w:cs="Calibri"/>
                <w:color w:val="000000"/>
                <w:sz w:val="20"/>
                <w:szCs w:val="20"/>
              </w:rPr>
              <w:t xml:space="preserve"> River</w:t>
            </w:r>
          </w:p>
        </w:tc>
        <w:tc>
          <w:tcPr>
            <w:tcW w:w="2316" w:type="pct"/>
            <w:tcBorders>
              <w:top w:val="nil"/>
              <w:left w:val="nil"/>
              <w:bottom w:val="single" w:sz="4" w:space="0" w:color="auto"/>
              <w:right w:val="nil"/>
            </w:tcBorders>
            <w:shd w:val="clear" w:color="auto" w:fill="auto"/>
            <w:noWrap/>
            <w:vAlign w:val="bottom"/>
            <w:hideMark/>
          </w:tcPr>
          <w:p w14:paraId="2BABF4E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42%</w:t>
            </w:r>
          </w:p>
        </w:tc>
        <w:tc>
          <w:tcPr>
            <w:tcW w:w="995" w:type="pct"/>
            <w:tcBorders>
              <w:top w:val="nil"/>
              <w:left w:val="nil"/>
              <w:bottom w:val="single" w:sz="4" w:space="0" w:color="auto"/>
              <w:right w:val="nil"/>
            </w:tcBorders>
            <w:shd w:val="clear" w:color="auto" w:fill="auto"/>
            <w:noWrap/>
            <w:vAlign w:val="bottom"/>
            <w:hideMark/>
          </w:tcPr>
          <w:p w14:paraId="7EDEACEF"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265</w:t>
            </w:r>
          </w:p>
        </w:tc>
      </w:tr>
      <w:tr w:rsidR="00AA7D36" w:rsidRPr="00535C54" w14:paraId="06A6E53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16FCDFB"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Kapoeta North</w:t>
            </w:r>
          </w:p>
        </w:tc>
        <w:tc>
          <w:tcPr>
            <w:tcW w:w="2316" w:type="pct"/>
            <w:tcBorders>
              <w:top w:val="nil"/>
              <w:left w:val="nil"/>
              <w:bottom w:val="single" w:sz="4" w:space="0" w:color="auto"/>
              <w:right w:val="nil"/>
            </w:tcBorders>
            <w:shd w:val="clear" w:color="auto" w:fill="auto"/>
            <w:noWrap/>
            <w:vAlign w:val="bottom"/>
            <w:hideMark/>
          </w:tcPr>
          <w:p w14:paraId="093DDA5F"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w:t>
            </w:r>
          </w:p>
        </w:tc>
        <w:tc>
          <w:tcPr>
            <w:tcW w:w="995" w:type="pct"/>
            <w:tcBorders>
              <w:top w:val="nil"/>
              <w:left w:val="nil"/>
              <w:bottom w:val="single" w:sz="4" w:space="0" w:color="auto"/>
              <w:right w:val="nil"/>
            </w:tcBorders>
            <w:shd w:val="clear" w:color="auto" w:fill="auto"/>
            <w:noWrap/>
            <w:vAlign w:val="bottom"/>
            <w:hideMark/>
          </w:tcPr>
          <w:p w14:paraId="24EF2D3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240</w:t>
            </w:r>
          </w:p>
        </w:tc>
      </w:tr>
      <w:tr w:rsidR="00AA7D36" w:rsidRPr="00535C54" w14:paraId="6E956C31"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BB3111E"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Leer</w:t>
            </w:r>
          </w:p>
        </w:tc>
        <w:tc>
          <w:tcPr>
            <w:tcW w:w="2316" w:type="pct"/>
            <w:tcBorders>
              <w:top w:val="nil"/>
              <w:left w:val="nil"/>
              <w:bottom w:val="single" w:sz="4" w:space="0" w:color="auto"/>
              <w:right w:val="nil"/>
            </w:tcBorders>
            <w:shd w:val="clear" w:color="auto" w:fill="auto"/>
            <w:noWrap/>
            <w:vAlign w:val="bottom"/>
            <w:hideMark/>
          </w:tcPr>
          <w:p w14:paraId="2FA48BF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w:t>
            </w:r>
          </w:p>
        </w:tc>
        <w:tc>
          <w:tcPr>
            <w:tcW w:w="995" w:type="pct"/>
            <w:tcBorders>
              <w:top w:val="nil"/>
              <w:left w:val="nil"/>
              <w:bottom w:val="single" w:sz="4" w:space="0" w:color="auto"/>
              <w:right w:val="nil"/>
            </w:tcBorders>
            <w:shd w:val="clear" w:color="auto" w:fill="auto"/>
            <w:noWrap/>
            <w:vAlign w:val="bottom"/>
            <w:hideMark/>
          </w:tcPr>
          <w:p w14:paraId="569A0A9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271</w:t>
            </w:r>
          </w:p>
        </w:tc>
      </w:tr>
      <w:tr w:rsidR="00AA7D36" w:rsidRPr="00535C54" w14:paraId="6CC23E4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564811E"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Mayendit</w:t>
            </w:r>
            <w:proofErr w:type="spellEnd"/>
          </w:p>
        </w:tc>
        <w:tc>
          <w:tcPr>
            <w:tcW w:w="2316" w:type="pct"/>
            <w:tcBorders>
              <w:top w:val="nil"/>
              <w:left w:val="nil"/>
              <w:bottom w:val="single" w:sz="4" w:space="0" w:color="auto"/>
              <w:right w:val="nil"/>
            </w:tcBorders>
            <w:shd w:val="clear" w:color="auto" w:fill="auto"/>
            <w:noWrap/>
            <w:vAlign w:val="bottom"/>
            <w:hideMark/>
          </w:tcPr>
          <w:p w14:paraId="2BBA5CB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19%</w:t>
            </w:r>
          </w:p>
        </w:tc>
        <w:tc>
          <w:tcPr>
            <w:tcW w:w="995" w:type="pct"/>
            <w:tcBorders>
              <w:top w:val="nil"/>
              <w:left w:val="nil"/>
              <w:bottom w:val="single" w:sz="4" w:space="0" w:color="auto"/>
              <w:right w:val="nil"/>
            </w:tcBorders>
            <w:shd w:val="clear" w:color="auto" w:fill="auto"/>
            <w:noWrap/>
            <w:vAlign w:val="bottom"/>
            <w:hideMark/>
          </w:tcPr>
          <w:p w14:paraId="2783222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126</w:t>
            </w:r>
          </w:p>
        </w:tc>
      </w:tr>
      <w:tr w:rsidR="00AA7D36" w:rsidRPr="00535C54" w14:paraId="7CB2B4A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2DC439E" w14:textId="1AF93BBA" w:rsidR="00AA7D36" w:rsidRPr="00535C54"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316" w:type="pct"/>
            <w:tcBorders>
              <w:top w:val="nil"/>
              <w:left w:val="nil"/>
              <w:bottom w:val="single" w:sz="4" w:space="0" w:color="auto"/>
              <w:right w:val="nil"/>
            </w:tcBorders>
            <w:shd w:val="clear" w:color="auto" w:fill="auto"/>
            <w:noWrap/>
            <w:vAlign w:val="bottom"/>
            <w:hideMark/>
          </w:tcPr>
          <w:p w14:paraId="071B012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38%</w:t>
            </w:r>
          </w:p>
        </w:tc>
        <w:tc>
          <w:tcPr>
            <w:tcW w:w="995" w:type="pct"/>
            <w:tcBorders>
              <w:top w:val="nil"/>
              <w:left w:val="nil"/>
              <w:bottom w:val="single" w:sz="4" w:space="0" w:color="auto"/>
              <w:right w:val="nil"/>
            </w:tcBorders>
            <w:shd w:val="clear" w:color="auto" w:fill="auto"/>
            <w:noWrap/>
            <w:vAlign w:val="bottom"/>
            <w:hideMark/>
          </w:tcPr>
          <w:p w14:paraId="32081FA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262</w:t>
            </w:r>
          </w:p>
        </w:tc>
      </w:tr>
      <w:tr w:rsidR="00AA7D36" w:rsidRPr="00535C54" w14:paraId="062AA0E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ECAA32B"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Pibor</w:t>
            </w:r>
          </w:p>
        </w:tc>
        <w:tc>
          <w:tcPr>
            <w:tcW w:w="2316" w:type="pct"/>
            <w:tcBorders>
              <w:top w:val="nil"/>
              <w:left w:val="nil"/>
              <w:bottom w:val="single" w:sz="4" w:space="0" w:color="auto"/>
              <w:right w:val="nil"/>
            </w:tcBorders>
            <w:shd w:val="clear" w:color="auto" w:fill="auto"/>
            <w:noWrap/>
            <w:vAlign w:val="bottom"/>
            <w:hideMark/>
          </w:tcPr>
          <w:p w14:paraId="6EE2A3BA"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95%</w:t>
            </w:r>
          </w:p>
        </w:tc>
        <w:tc>
          <w:tcPr>
            <w:tcW w:w="995" w:type="pct"/>
            <w:tcBorders>
              <w:top w:val="nil"/>
              <w:left w:val="nil"/>
              <w:bottom w:val="single" w:sz="4" w:space="0" w:color="auto"/>
              <w:right w:val="nil"/>
            </w:tcBorders>
            <w:shd w:val="clear" w:color="auto" w:fill="auto"/>
            <w:noWrap/>
            <w:vAlign w:val="bottom"/>
            <w:hideMark/>
          </w:tcPr>
          <w:p w14:paraId="07B0013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522</w:t>
            </w:r>
          </w:p>
        </w:tc>
      </w:tr>
      <w:tr w:rsidR="00AA7D36" w:rsidRPr="00535C54" w14:paraId="204404A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C6C5BB2"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Ulang</w:t>
            </w:r>
            <w:proofErr w:type="spellEnd"/>
          </w:p>
        </w:tc>
        <w:tc>
          <w:tcPr>
            <w:tcW w:w="2316" w:type="pct"/>
            <w:tcBorders>
              <w:top w:val="nil"/>
              <w:left w:val="nil"/>
              <w:bottom w:val="single" w:sz="4" w:space="0" w:color="auto"/>
              <w:right w:val="nil"/>
            </w:tcBorders>
            <w:shd w:val="clear" w:color="auto" w:fill="auto"/>
            <w:noWrap/>
            <w:vAlign w:val="bottom"/>
            <w:hideMark/>
          </w:tcPr>
          <w:p w14:paraId="54068CF6"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73%</w:t>
            </w:r>
          </w:p>
        </w:tc>
        <w:tc>
          <w:tcPr>
            <w:tcW w:w="995" w:type="pct"/>
            <w:tcBorders>
              <w:top w:val="nil"/>
              <w:left w:val="nil"/>
              <w:bottom w:val="single" w:sz="4" w:space="0" w:color="auto"/>
              <w:right w:val="nil"/>
            </w:tcBorders>
            <w:shd w:val="clear" w:color="auto" w:fill="auto"/>
            <w:noWrap/>
            <w:vAlign w:val="bottom"/>
            <w:hideMark/>
          </w:tcPr>
          <w:p w14:paraId="1A5A964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458</w:t>
            </w:r>
          </w:p>
        </w:tc>
      </w:tr>
      <w:tr w:rsidR="00AA7D36" w:rsidRPr="00535C54" w14:paraId="62BAC02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C723800"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Uror</w:t>
            </w:r>
            <w:proofErr w:type="spellEnd"/>
          </w:p>
        </w:tc>
        <w:tc>
          <w:tcPr>
            <w:tcW w:w="2316" w:type="pct"/>
            <w:tcBorders>
              <w:top w:val="nil"/>
              <w:left w:val="nil"/>
              <w:bottom w:val="single" w:sz="4" w:space="0" w:color="auto"/>
              <w:right w:val="nil"/>
            </w:tcBorders>
            <w:shd w:val="clear" w:color="auto" w:fill="auto"/>
            <w:noWrap/>
            <w:vAlign w:val="bottom"/>
            <w:hideMark/>
          </w:tcPr>
          <w:p w14:paraId="74DB5BF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54%</w:t>
            </w:r>
          </w:p>
        </w:tc>
        <w:tc>
          <w:tcPr>
            <w:tcW w:w="995" w:type="pct"/>
            <w:tcBorders>
              <w:top w:val="nil"/>
              <w:left w:val="nil"/>
              <w:bottom w:val="single" w:sz="4" w:space="0" w:color="auto"/>
              <w:right w:val="nil"/>
            </w:tcBorders>
            <w:shd w:val="clear" w:color="auto" w:fill="auto"/>
            <w:noWrap/>
            <w:vAlign w:val="bottom"/>
            <w:hideMark/>
          </w:tcPr>
          <w:p w14:paraId="1E634E2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338</w:t>
            </w:r>
          </w:p>
        </w:tc>
      </w:tr>
      <w:tr w:rsidR="00AA7D36" w:rsidRPr="00535C54" w14:paraId="6901875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16B8884"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Wau</w:t>
            </w:r>
            <w:proofErr w:type="spellEnd"/>
          </w:p>
        </w:tc>
        <w:tc>
          <w:tcPr>
            <w:tcW w:w="2316" w:type="pct"/>
            <w:tcBorders>
              <w:top w:val="nil"/>
              <w:left w:val="nil"/>
              <w:bottom w:val="single" w:sz="4" w:space="0" w:color="auto"/>
              <w:right w:val="nil"/>
            </w:tcBorders>
            <w:shd w:val="clear" w:color="auto" w:fill="auto"/>
            <w:noWrap/>
            <w:vAlign w:val="bottom"/>
            <w:hideMark/>
          </w:tcPr>
          <w:p w14:paraId="056107B3"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43%</w:t>
            </w:r>
          </w:p>
        </w:tc>
        <w:tc>
          <w:tcPr>
            <w:tcW w:w="995" w:type="pct"/>
            <w:tcBorders>
              <w:top w:val="nil"/>
              <w:left w:val="nil"/>
              <w:bottom w:val="single" w:sz="4" w:space="0" w:color="auto"/>
              <w:right w:val="nil"/>
            </w:tcBorders>
            <w:shd w:val="clear" w:color="auto" w:fill="auto"/>
            <w:noWrap/>
            <w:vAlign w:val="bottom"/>
            <w:hideMark/>
          </w:tcPr>
          <w:p w14:paraId="7671060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312</w:t>
            </w:r>
          </w:p>
        </w:tc>
      </w:tr>
      <w:tr w:rsidR="00AA7D36" w:rsidRPr="00535C54" w14:paraId="7CC94BF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AB13EF6"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Region</w:t>
            </w:r>
          </w:p>
        </w:tc>
      </w:tr>
      <w:tr w:rsidR="00AA7D36" w:rsidRPr="00535C54" w14:paraId="396BBFB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1743273"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Bahr El-Ghazel</w:t>
            </w:r>
          </w:p>
        </w:tc>
        <w:tc>
          <w:tcPr>
            <w:tcW w:w="2316" w:type="pct"/>
            <w:tcBorders>
              <w:top w:val="nil"/>
              <w:left w:val="nil"/>
              <w:bottom w:val="single" w:sz="4" w:space="0" w:color="auto"/>
              <w:right w:val="nil"/>
            </w:tcBorders>
            <w:shd w:val="clear" w:color="auto" w:fill="auto"/>
            <w:noWrap/>
            <w:vAlign w:val="bottom"/>
            <w:hideMark/>
          </w:tcPr>
          <w:p w14:paraId="71C0390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43%</w:t>
            </w:r>
          </w:p>
        </w:tc>
        <w:tc>
          <w:tcPr>
            <w:tcW w:w="995" w:type="pct"/>
            <w:tcBorders>
              <w:top w:val="nil"/>
              <w:left w:val="nil"/>
              <w:bottom w:val="single" w:sz="4" w:space="0" w:color="auto"/>
              <w:right w:val="nil"/>
            </w:tcBorders>
            <w:shd w:val="clear" w:color="auto" w:fill="auto"/>
            <w:noWrap/>
            <w:vAlign w:val="bottom"/>
            <w:hideMark/>
          </w:tcPr>
          <w:p w14:paraId="76586D73"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577</w:t>
            </w:r>
          </w:p>
        </w:tc>
      </w:tr>
      <w:tr w:rsidR="00AA7D36" w:rsidRPr="00535C54" w14:paraId="31D14FD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5A617A8"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7FE67BD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w:t>
            </w:r>
          </w:p>
        </w:tc>
        <w:tc>
          <w:tcPr>
            <w:tcW w:w="995" w:type="pct"/>
            <w:tcBorders>
              <w:top w:val="nil"/>
              <w:left w:val="nil"/>
              <w:bottom w:val="single" w:sz="4" w:space="0" w:color="auto"/>
              <w:right w:val="nil"/>
            </w:tcBorders>
            <w:shd w:val="clear" w:color="auto" w:fill="auto"/>
            <w:noWrap/>
            <w:vAlign w:val="bottom"/>
            <w:hideMark/>
          </w:tcPr>
          <w:p w14:paraId="482AECF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362</w:t>
            </w:r>
          </w:p>
        </w:tc>
      </w:tr>
      <w:tr w:rsidR="00AA7D36" w:rsidRPr="00535C54" w14:paraId="524099C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5F0C6F8"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Great Upper Nile</w:t>
            </w:r>
          </w:p>
        </w:tc>
        <w:tc>
          <w:tcPr>
            <w:tcW w:w="2316" w:type="pct"/>
            <w:tcBorders>
              <w:top w:val="nil"/>
              <w:left w:val="nil"/>
              <w:bottom w:val="single" w:sz="4" w:space="0" w:color="auto"/>
              <w:right w:val="nil"/>
            </w:tcBorders>
            <w:shd w:val="clear" w:color="auto" w:fill="auto"/>
            <w:noWrap/>
            <w:vAlign w:val="bottom"/>
            <w:hideMark/>
          </w:tcPr>
          <w:p w14:paraId="410DE61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65%</w:t>
            </w:r>
          </w:p>
        </w:tc>
        <w:tc>
          <w:tcPr>
            <w:tcW w:w="995" w:type="pct"/>
            <w:tcBorders>
              <w:top w:val="nil"/>
              <w:left w:val="nil"/>
              <w:bottom w:val="single" w:sz="4" w:space="0" w:color="auto"/>
              <w:right w:val="nil"/>
            </w:tcBorders>
            <w:shd w:val="clear" w:color="auto" w:fill="auto"/>
            <w:noWrap/>
            <w:vAlign w:val="bottom"/>
            <w:hideMark/>
          </w:tcPr>
          <w:p w14:paraId="4D4103E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2893</w:t>
            </w:r>
          </w:p>
        </w:tc>
      </w:tr>
      <w:tr w:rsidR="00AA7D36" w:rsidRPr="00535C54" w14:paraId="5F290F8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3592D3C"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State</w:t>
            </w:r>
          </w:p>
        </w:tc>
      </w:tr>
      <w:tr w:rsidR="00AA7D36" w:rsidRPr="00535C54" w14:paraId="1FB2BFA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545280C"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 xml:space="preserve">Eastern </w:t>
            </w:r>
            <w:proofErr w:type="spellStart"/>
            <w:r w:rsidRPr="00535C54">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091E402F"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w:t>
            </w:r>
          </w:p>
        </w:tc>
        <w:tc>
          <w:tcPr>
            <w:tcW w:w="995" w:type="pct"/>
            <w:tcBorders>
              <w:top w:val="nil"/>
              <w:left w:val="nil"/>
              <w:bottom w:val="single" w:sz="4" w:space="0" w:color="auto"/>
              <w:right w:val="nil"/>
            </w:tcBorders>
            <w:shd w:val="clear" w:color="auto" w:fill="auto"/>
            <w:noWrap/>
            <w:vAlign w:val="bottom"/>
            <w:hideMark/>
          </w:tcPr>
          <w:p w14:paraId="68910D2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362</w:t>
            </w:r>
          </w:p>
        </w:tc>
      </w:tr>
      <w:tr w:rsidR="00AA7D36" w:rsidRPr="00535C54" w14:paraId="1D42204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7702B43"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Jonglei</w:t>
            </w:r>
          </w:p>
        </w:tc>
        <w:tc>
          <w:tcPr>
            <w:tcW w:w="2316" w:type="pct"/>
            <w:tcBorders>
              <w:top w:val="nil"/>
              <w:left w:val="nil"/>
              <w:bottom w:val="single" w:sz="4" w:space="0" w:color="auto"/>
              <w:right w:val="nil"/>
            </w:tcBorders>
            <w:shd w:val="clear" w:color="auto" w:fill="auto"/>
            <w:noWrap/>
            <w:vAlign w:val="bottom"/>
            <w:hideMark/>
          </w:tcPr>
          <w:p w14:paraId="153873E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74%</w:t>
            </w:r>
          </w:p>
        </w:tc>
        <w:tc>
          <w:tcPr>
            <w:tcW w:w="995" w:type="pct"/>
            <w:tcBorders>
              <w:top w:val="nil"/>
              <w:left w:val="nil"/>
              <w:bottom w:val="single" w:sz="4" w:space="0" w:color="auto"/>
              <w:right w:val="nil"/>
            </w:tcBorders>
            <w:shd w:val="clear" w:color="auto" w:fill="auto"/>
            <w:noWrap/>
            <w:vAlign w:val="bottom"/>
            <w:hideMark/>
          </w:tcPr>
          <w:p w14:paraId="31C2E7C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1645</w:t>
            </w:r>
          </w:p>
        </w:tc>
      </w:tr>
      <w:tr w:rsidR="00AA7D36" w:rsidRPr="00535C54" w14:paraId="634A183A"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CDDD223"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Unity</w:t>
            </w:r>
          </w:p>
        </w:tc>
        <w:tc>
          <w:tcPr>
            <w:tcW w:w="2316" w:type="pct"/>
            <w:tcBorders>
              <w:top w:val="nil"/>
              <w:left w:val="nil"/>
              <w:bottom w:val="single" w:sz="4" w:space="0" w:color="auto"/>
              <w:right w:val="nil"/>
            </w:tcBorders>
            <w:shd w:val="clear" w:color="auto" w:fill="auto"/>
            <w:noWrap/>
            <w:vAlign w:val="bottom"/>
            <w:hideMark/>
          </w:tcPr>
          <w:p w14:paraId="34D349FA"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33%</w:t>
            </w:r>
          </w:p>
        </w:tc>
        <w:tc>
          <w:tcPr>
            <w:tcW w:w="995" w:type="pct"/>
            <w:tcBorders>
              <w:top w:val="nil"/>
              <w:left w:val="nil"/>
              <w:bottom w:val="single" w:sz="4" w:space="0" w:color="auto"/>
              <w:right w:val="nil"/>
            </w:tcBorders>
            <w:shd w:val="clear" w:color="auto" w:fill="auto"/>
            <w:noWrap/>
            <w:vAlign w:val="bottom"/>
            <w:hideMark/>
          </w:tcPr>
          <w:p w14:paraId="28C9DDA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659</w:t>
            </w:r>
          </w:p>
        </w:tc>
      </w:tr>
      <w:tr w:rsidR="00AA7D36" w:rsidRPr="00535C54" w14:paraId="3DBAD57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C9055DE"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Upper Nile</w:t>
            </w:r>
          </w:p>
        </w:tc>
        <w:tc>
          <w:tcPr>
            <w:tcW w:w="2316" w:type="pct"/>
            <w:tcBorders>
              <w:top w:val="nil"/>
              <w:left w:val="nil"/>
              <w:bottom w:val="single" w:sz="4" w:space="0" w:color="auto"/>
              <w:right w:val="nil"/>
            </w:tcBorders>
            <w:shd w:val="clear" w:color="auto" w:fill="auto"/>
            <w:noWrap/>
            <w:vAlign w:val="bottom"/>
            <w:hideMark/>
          </w:tcPr>
          <w:p w14:paraId="383AF59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45%</w:t>
            </w:r>
          </w:p>
        </w:tc>
        <w:tc>
          <w:tcPr>
            <w:tcW w:w="995" w:type="pct"/>
            <w:tcBorders>
              <w:top w:val="nil"/>
              <w:left w:val="nil"/>
              <w:bottom w:val="single" w:sz="4" w:space="0" w:color="auto"/>
              <w:right w:val="nil"/>
            </w:tcBorders>
            <w:shd w:val="clear" w:color="auto" w:fill="auto"/>
            <w:noWrap/>
            <w:vAlign w:val="bottom"/>
            <w:hideMark/>
          </w:tcPr>
          <w:p w14:paraId="48ECC127"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589</w:t>
            </w:r>
          </w:p>
        </w:tc>
      </w:tr>
      <w:tr w:rsidR="00AA7D36" w:rsidRPr="00535C54" w14:paraId="7A69771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39B8647"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Western Bahr El-Ghazel</w:t>
            </w:r>
          </w:p>
        </w:tc>
        <w:tc>
          <w:tcPr>
            <w:tcW w:w="2316" w:type="pct"/>
            <w:tcBorders>
              <w:top w:val="nil"/>
              <w:left w:val="nil"/>
              <w:bottom w:val="single" w:sz="4" w:space="0" w:color="auto"/>
              <w:right w:val="nil"/>
            </w:tcBorders>
            <w:shd w:val="clear" w:color="auto" w:fill="auto"/>
            <w:noWrap/>
            <w:vAlign w:val="bottom"/>
            <w:hideMark/>
          </w:tcPr>
          <w:p w14:paraId="407B220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43%</w:t>
            </w:r>
          </w:p>
        </w:tc>
        <w:tc>
          <w:tcPr>
            <w:tcW w:w="995" w:type="pct"/>
            <w:tcBorders>
              <w:top w:val="nil"/>
              <w:left w:val="nil"/>
              <w:bottom w:val="single" w:sz="4" w:space="0" w:color="auto"/>
              <w:right w:val="nil"/>
            </w:tcBorders>
            <w:shd w:val="clear" w:color="auto" w:fill="auto"/>
            <w:noWrap/>
            <w:vAlign w:val="bottom"/>
            <w:hideMark/>
          </w:tcPr>
          <w:p w14:paraId="4ED5C81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577</w:t>
            </w:r>
          </w:p>
        </w:tc>
      </w:tr>
      <w:tr w:rsidR="00AA7D36" w:rsidRPr="00535C54" w14:paraId="78456CB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B098BD0"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Language</w:t>
            </w:r>
          </w:p>
        </w:tc>
      </w:tr>
      <w:tr w:rsidR="00AA7D36" w:rsidRPr="00535C54" w14:paraId="5FBDD2F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A68DDF6"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Nuer</w:t>
            </w:r>
          </w:p>
        </w:tc>
        <w:tc>
          <w:tcPr>
            <w:tcW w:w="2316" w:type="pct"/>
            <w:tcBorders>
              <w:top w:val="nil"/>
              <w:left w:val="nil"/>
              <w:bottom w:val="single" w:sz="4" w:space="0" w:color="auto"/>
              <w:right w:val="nil"/>
            </w:tcBorders>
            <w:shd w:val="clear" w:color="auto" w:fill="auto"/>
            <w:noWrap/>
            <w:vAlign w:val="bottom"/>
            <w:hideMark/>
          </w:tcPr>
          <w:p w14:paraId="4417D77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54%</w:t>
            </w:r>
          </w:p>
        </w:tc>
        <w:tc>
          <w:tcPr>
            <w:tcW w:w="995" w:type="pct"/>
            <w:tcBorders>
              <w:top w:val="nil"/>
              <w:left w:val="nil"/>
              <w:bottom w:val="single" w:sz="4" w:space="0" w:color="auto"/>
              <w:right w:val="nil"/>
            </w:tcBorders>
            <w:shd w:val="clear" w:color="auto" w:fill="auto"/>
            <w:noWrap/>
            <w:vAlign w:val="bottom"/>
            <w:hideMark/>
          </w:tcPr>
          <w:p w14:paraId="61B10947"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2055</w:t>
            </w:r>
          </w:p>
        </w:tc>
      </w:tr>
      <w:tr w:rsidR="00AA7D36" w:rsidRPr="00535C54" w14:paraId="1DC6C96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0533655"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Dinka</w:t>
            </w:r>
          </w:p>
        </w:tc>
        <w:tc>
          <w:tcPr>
            <w:tcW w:w="2316" w:type="pct"/>
            <w:tcBorders>
              <w:top w:val="nil"/>
              <w:left w:val="nil"/>
              <w:bottom w:val="single" w:sz="4" w:space="0" w:color="auto"/>
              <w:right w:val="nil"/>
            </w:tcBorders>
            <w:shd w:val="clear" w:color="auto" w:fill="auto"/>
            <w:noWrap/>
            <w:vAlign w:val="bottom"/>
            <w:hideMark/>
          </w:tcPr>
          <w:p w14:paraId="6358243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42%</w:t>
            </w:r>
          </w:p>
        </w:tc>
        <w:tc>
          <w:tcPr>
            <w:tcW w:w="995" w:type="pct"/>
            <w:tcBorders>
              <w:top w:val="nil"/>
              <w:left w:val="nil"/>
              <w:bottom w:val="single" w:sz="4" w:space="0" w:color="auto"/>
              <w:right w:val="nil"/>
            </w:tcBorders>
            <w:shd w:val="clear" w:color="auto" w:fill="auto"/>
            <w:noWrap/>
            <w:vAlign w:val="bottom"/>
            <w:hideMark/>
          </w:tcPr>
          <w:p w14:paraId="4772E4F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416</w:t>
            </w:r>
          </w:p>
        </w:tc>
      </w:tr>
      <w:tr w:rsidR="00AA7D36" w:rsidRPr="00535C54" w14:paraId="480B6C1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E291695"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lastRenderedPageBreak/>
              <w:t>Toposa</w:t>
            </w:r>
            <w:proofErr w:type="spellEnd"/>
          </w:p>
        </w:tc>
        <w:tc>
          <w:tcPr>
            <w:tcW w:w="2316" w:type="pct"/>
            <w:tcBorders>
              <w:top w:val="nil"/>
              <w:left w:val="nil"/>
              <w:bottom w:val="single" w:sz="4" w:space="0" w:color="auto"/>
              <w:right w:val="nil"/>
            </w:tcBorders>
            <w:shd w:val="clear" w:color="auto" w:fill="auto"/>
            <w:noWrap/>
            <w:vAlign w:val="bottom"/>
            <w:hideMark/>
          </w:tcPr>
          <w:p w14:paraId="39544BB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w:t>
            </w:r>
          </w:p>
        </w:tc>
        <w:tc>
          <w:tcPr>
            <w:tcW w:w="995" w:type="pct"/>
            <w:tcBorders>
              <w:top w:val="nil"/>
              <w:left w:val="nil"/>
              <w:bottom w:val="single" w:sz="4" w:space="0" w:color="auto"/>
              <w:right w:val="nil"/>
            </w:tcBorders>
            <w:shd w:val="clear" w:color="auto" w:fill="auto"/>
            <w:noWrap/>
            <w:vAlign w:val="bottom"/>
            <w:hideMark/>
          </w:tcPr>
          <w:p w14:paraId="71EA640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239</w:t>
            </w:r>
          </w:p>
        </w:tc>
      </w:tr>
      <w:tr w:rsidR="00AA7D36" w:rsidRPr="00535C54" w14:paraId="49FFB80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93F1774"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Didinga</w:t>
            </w:r>
            <w:proofErr w:type="spellEnd"/>
          </w:p>
        </w:tc>
        <w:tc>
          <w:tcPr>
            <w:tcW w:w="2316" w:type="pct"/>
            <w:tcBorders>
              <w:top w:val="nil"/>
              <w:left w:val="nil"/>
              <w:bottom w:val="single" w:sz="4" w:space="0" w:color="auto"/>
              <w:right w:val="nil"/>
            </w:tcBorders>
            <w:shd w:val="clear" w:color="auto" w:fill="auto"/>
            <w:noWrap/>
            <w:vAlign w:val="bottom"/>
            <w:hideMark/>
          </w:tcPr>
          <w:p w14:paraId="0473C09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13%</w:t>
            </w:r>
          </w:p>
        </w:tc>
        <w:tc>
          <w:tcPr>
            <w:tcW w:w="995" w:type="pct"/>
            <w:tcBorders>
              <w:top w:val="nil"/>
              <w:left w:val="nil"/>
              <w:bottom w:val="single" w:sz="4" w:space="0" w:color="auto"/>
              <w:right w:val="nil"/>
            </w:tcBorders>
            <w:shd w:val="clear" w:color="auto" w:fill="auto"/>
            <w:noWrap/>
            <w:vAlign w:val="bottom"/>
            <w:hideMark/>
          </w:tcPr>
          <w:p w14:paraId="67AF453A"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86</w:t>
            </w:r>
          </w:p>
        </w:tc>
      </w:tr>
      <w:tr w:rsidR="00AA7D36" w:rsidRPr="00535C54" w14:paraId="60F8D24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242FAD1"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Other</w:t>
            </w:r>
          </w:p>
        </w:tc>
        <w:tc>
          <w:tcPr>
            <w:tcW w:w="2316" w:type="pct"/>
            <w:tcBorders>
              <w:top w:val="nil"/>
              <w:left w:val="nil"/>
              <w:bottom w:val="single" w:sz="4" w:space="0" w:color="auto"/>
              <w:right w:val="nil"/>
            </w:tcBorders>
            <w:shd w:val="clear" w:color="auto" w:fill="auto"/>
            <w:noWrap/>
            <w:vAlign w:val="bottom"/>
            <w:hideMark/>
          </w:tcPr>
          <w:p w14:paraId="0E9D18D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76%</w:t>
            </w:r>
          </w:p>
        </w:tc>
        <w:tc>
          <w:tcPr>
            <w:tcW w:w="995" w:type="pct"/>
            <w:tcBorders>
              <w:top w:val="nil"/>
              <w:left w:val="nil"/>
              <w:bottom w:val="single" w:sz="4" w:space="0" w:color="auto"/>
              <w:right w:val="nil"/>
            </w:tcBorders>
            <w:shd w:val="clear" w:color="auto" w:fill="auto"/>
            <w:noWrap/>
            <w:vAlign w:val="bottom"/>
            <w:hideMark/>
          </w:tcPr>
          <w:p w14:paraId="3BCDCB30"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998</w:t>
            </w:r>
          </w:p>
        </w:tc>
      </w:tr>
    </w:tbl>
    <w:p w14:paraId="44A869A1" w14:textId="77777777" w:rsidR="00AA7D36" w:rsidRDefault="00AA7D36" w:rsidP="00AA7D36"/>
    <w:p w14:paraId="0BE90BED" w14:textId="77777777" w:rsidR="00AA7D36" w:rsidRDefault="00AA7D36" w:rsidP="00AA7D36"/>
    <w:p w14:paraId="067B2CB0" w14:textId="77777777" w:rsidR="00AA7D36" w:rsidRDefault="00AA7D36" w:rsidP="00AA7D36"/>
    <w:p w14:paraId="3E6E0825" w14:textId="77777777" w:rsidR="00AA7D36" w:rsidRDefault="00AA7D36" w:rsidP="00AA7D36"/>
    <w:p w14:paraId="1E3B53BA" w14:textId="77777777" w:rsidR="00AA7D36" w:rsidRDefault="00AA7D36" w:rsidP="00AA7D36"/>
    <w:p w14:paraId="6507C9B4" w14:textId="77777777" w:rsidR="00AA7D36" w:rsidRDefault="00AA7D36" w:rsidP="00AA7D36"/>
    <w:p w14:paraId="76D1F500" w14:textId="77777777" w:rsidR="00AA7D36" w:rsidRDefault="00AA7D36" w:rsidP="00AA7D36"/>
    <w:p w14:paraId="6FB0EF71" w14:textId="77777777" w:rsidR="00AA7D36" w:rsidRDefault="00AA7D36" w:rsidP="00AA7D36"/>
    <w:p w14:paraId="71DEB85C" w14:textId="77777777" w:rsidR="00AA7D36" w:rsidRDefault="00AA7D36" w:rsidP="00AA7D36"/>
    <w:p w14:paraId="08539A6F" w14:textId="77777777" w:rsidR="00AA7D36" w:rsidRDefault="00AA7D36" w:rsidP="00AA7D36"/>
    <w:p w14:paraId="0A58554A" w14:textId="77777777" w:rsidR="00AA7D36" w:rsidRDefault="00AA7D36" w:rsidP="00AA7D36"/>
    <w:p w14:paraId="79CCBDDD" w14:textId="77777777" w:rsidR="00AA7D36" w:rsidRDefault="00AA7D36" w:rsidP="00AA7D36"/>
    <w:p w14:paraId="3E9CBA27" w14:textId="77777777" w:rsidR="00AA7D36" w:rsidRDefault="00AA7D36" w:rsidP="00AA7D36"/>
    <w:p w14:paraId="1D9E2F2E" w14:textId="77777777" w:rsidR="00AA7D36" w:rsidRDefault="00AA7D36" w:rsidP="00AA7D36"/>
    <w:p w14:paraId="5884B65A" w14:textId="77777777" w:rsidR="00AA7D36" w:rsidRDefault="00AA7D36" w:rsidP="00AA7D36"/>
    <w:p w14:paraId="76546ED6" w14:textId="77777777" w:rsidR="00AA7D36" w:rsidRDefault="00AA7D36" w:rsidP="00AA7D36"/>
    <w:p w14:paraId="202D0746" w14:textId="77777777" w:rsidR="00AA7D36" w:rsidRDefault="00AA7D36" w:rsidP="00AA7D36"/>
    <w:p w14:paraId="7A7CC1E5" w14:textId="77777777" w:rsidR="00AA7D36" w:rsidRDefault="00AA7D36" w:rsidP="00AA7D36"/>
    <w:p w14:paraId="1F277A9C" w14:textId="77777777" w:rsidR="00AA7D36" w:rsidRDefault="00AA7D36" w:rsidP="00AA7D36"/>
    <w:p w14:paraId="4897756F" w14:textId="77777777" w:rsidR="00AA7D36" w:rsidRDefault="00AA7D36" w:rsidP="00AA7D36"/>
    <w:p w14:paraId="7580F717" w14:textId="77777777" w:rsidR="00AA7D36" w:rsidRDefault="00AA7D36" w:rsidP="00AA7D36"/>
    <w:p w14:paraId="6F943067" w14:textId="77777777" w:rsidR="00AA7D36" w:rsidRDefault="00AA7D36" w:rsidP="00AA7D36"/>
    <w:p w14:paraId="2311D3C9" w14:textId="77777777" w:rsidR="00AA7D36" w:rsidRDefault="00AA7D36" w:rsidP="00AA7D36"/>
    <w:p w14:paraId="7DF67CF0" w14:textId="5F2BAF5A" w:rsidR="00AA7D36" w:rsidRDefault="00AA7D36" w:rsidP="00AA7D36">
      <w:pPr>
        <w:pStyle w:val="Caption"/>
      </w:pPr>
      <w:r>
        <w:lastRenderedPageBreak/>
        <w:t xml:space="preserve">Table </w:t>
      </w:r>
      <w:fldSimple w:instr=" SEQ Table \* ARABIC ">
        <w:r w:rsidR="00A66512">
          <w:rPr>
            <w:noProof/>
          </w:rPr>
          <w:t>29</w:t>
        </w:r>
      </w:fldSimple>
      <w:r>
        <w:t>. Indicator 19 Disaggregated REsults</w:t>
      </w:r>
    </w:p>
    <w:tbl>
      <w:tblPr>
        <w:tblW w:w="5000" w:type="pct"/>
        <w:tblLook w:val="04A0" w:firstRow="1" w:lastRow="0" w:firstColumn="1" w:lastColumn="0" w:noHBand="0" w:noVBand="1"/>
      </w:tblPr>
      <w:tblGrid>
        <w:gridCol w:w="3161"/>
        <w:gridCol w:w="4336"/>
        <w:gridCol w:w="1863"/>
      </w:tblGrid>
      <w:tr w:rsidR="00AA7D36" w:rsidRPr="003335CB" w14:paraId="2574BB9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42408DB" w14:textId="77777777" w:rsidR="00AA7D36" w:rsidRPr="003335CB" w:rsidRDefault="00AA7D36" w:rsidP="00CB0121">
            <w:pPr>
              <w:spacing w:after="0" w:line="240" w:lineRule="auto"/>
              <w:rPr>
                <w:rFonts w:eastAsia="Times New Roman" w:cs="Calibri"/>
                <w:b/>
                <w:bCs/>
                <w:color w:val="FFFFFF"/>
                <w:sz w:val="20"/>
                <w:szCs w:val="20"/>
              </w:rPr>
            </w:pPr>
            <w:r w:rsidRPr="003335CB">
              <w:rPr>
                <w:rFonts w:eastAsia="Times New Roman" w:cs="Calibri"/>
                <w:b/>
                <w:bCs/>
                <w:color w:val="FFFFFF"/>
                <w:sz w:val="20"/>
                <w:szCs w:val="20"/>
              </w:rPr>
              <w:t>Level of acceptance of the practice of bride prices</w:t>
            </w:r>
          </w:p>
        </w:tc>
      </w:tr>
      <w:tr w:rsidR="00AA7D36" w:rsidRPr="003335CB" w14:paraId="2F9DECF5" w14:textId="77777777" w:rsidTr="00CB0121">
        <w:trPr>
          <w:trHeight w:val="320"/>
        </w:trPr>
        <w:tc>
          <w:tcPr>
            <w:tcW w:w="1689" w:type="pct"/>
            <w:tcBorders>
              <w:top w:val="nil"/>
              <w:left w:val="nil"/>
              <w:bottom w:val="single" w:sz="4" w:space="0" w:color="auto"/>
              <w:right w:val="nil"/>
            </w:tcBorders>
            <w:shd w:val="clear" w:color="000000" w:fill="CFCDC9"/>
            <w:noWrap/>
            <w:vAlign w:val="bottom"/>
            <w:hideMark/>
          </w:tcPr>
          <w:p w14:paraId="0A4C3C7D" w14:textId="77777777" w:rsidR="00AA7D36" w:rsidRPr="003335CB" w:rsidRDefault="00AA7D36" w:rsidP="00CB0121">
            <w:pPr>
              <w:spacing w:after="0" w:line="240" w:lineRule="auto"/>
              <w:jc w:val="center"/>
              <w:rPr>
                <w:rFonts w:eastAsia="Times New Roman" w:cs="Calibri"/>
                <w:b/>
                <w:bCs/>
                <w:color w:val="000000"/>
                <w:sz w:val="20"/>
                <w:szCs w:val="20"/>
              </w:rPr>
            </w:pPr>
            <w:r w:rsidRPr="003335CB">
              <w:rPr>
                <w:rFonts w:eastAsia="Times New Roman" w:cs="Calibri"/>
                <w:b/>
                <w:bCs/>
                <w:color w:val="000000"/>
                <w:sz w:val="20"/>
                <w:szCs w:val="20"/>
              </w:rPr>
              <w:t>Disaggregate Type</w:t>
            </w:r>
          </w:p>
        </w:tc>
        <w:tc>
          <w:tcPr>
            <w:tcW w:w="2316" w:type="pct"/>
            <w:tcBorders>
              <w:top w:val="nil"/>
              <w:left w:val="nil"/>
              <w:bottom w:val="single" w:sz="4" w:space="0" w:color="auto"/>
              <w:right w:val="nil"/>
            </w:tcBorders>
            <w:shd w:val="clear" w:color="000000" w:fill="CFCDC9"/>
            <w:noWrap/>
            <w:vAlign w:val="bottom"/>
            <w:hideMark/>
          </w:tcPr>
          <w:p w14:paraId="29B92B3A" w14:textId="77777777" w:rsidR="00AA7D36" w:rsidRPr="003335CB" w:rsidRDefault="00AA7D36" w:rsidP="00CB0121">
            <w:pPr>
              <w:spacing w:after="0" w:line="240" w:lineRule="auto"/>
              <w:jc w:val="center"/>
              <w:rPr>
                <w:rFonts w:eastAsia="Times New Roman" w:cs="Calibri"/>
                <w:b/>
                <w:bCs/>
                <w:color w:val="000000"/>
                <w:sz w:val="20"/>
                <w:szCs w:val="20"/>
              </w:rPr>
            </w:pPr>
            <w:r w:rsidRPr="003335CB">
              <w:rPr>
                <w:rFonts w:eastAsia="Times New Roman" w:cs="Calibri"/>
                <w:b/>
                <w:bCs/>
                <w:color w:val="000000"/>
                <w:sz w:val="20"/>
                <w:szCs w:val="20"/>
              </w:rPr>
              <w:t>Percent Responded Acceptable</w:t>
            </w:r>
          </w:p>
        </w:tc>
        <w:tc>
          <w:tcPr>
            <w:tcW w:w="995" w:type="pct"/>
            <w:tcBorders>
              <w:top w:val="nil"/>
              <w:left w:val="nil"/>
              <w:bottom w:val="single" w:sz="4" w:space="0" w:color="auto"/>
              <w:right w:val="nil"/>
            </w:tcBorders>
            <w:shd w:val="clear" w:color="000000" w:fill="CFCDC9"/>
            <w:noWrap/>
            <w:vAlign w:val="bottom"/>
            <w:hideMark/>
          </w:tcPr>
          <w:p w14:paraId="3FBC232B" w14:textId="77777777" w:rsidR="00AA7D36" w:rsidRPr="003335CB" w:rsidRDefault="00AA7D36" w:rsidP="00CB0121">
            <w:pPr>
              <w:spacing w:after="0" w:line="240" w:lineRule="auto"/>
              <w:jc w:val="center"/>
              <w:rPr>
                <w:rFonts w:eastAsia="Times New Roman" w:cs="Calibri"/>
                <w:b/>
                <w:bCs/>
                <w:color w:val="000000"/>
                <w:sz w:val="20"/>
                <w:szCs w:val="20"/>
              </w:rPr>
            </w:pPr>
            <w:r w:rsidRPr="003335CB">
              <w:rPr>
                <w:rFonts w:eastAsia="Times New Roman" w:cs="Calibri"/>
                <w:b/>
                <w:bCs/>
                <w:color w:val="000000"/>
                <w:sz w:val="20"/>
                <w:szCs w:val="20"/>
              </w:rPr>
              <w:t>Observations</w:t>
            </w:r>
          </w:p>
        </w:tc>
      </w:tr>
      <w:tr w:rsidR="00AA7D36" w:rsidRPr="003335CB" w14:paraId="63CEE2E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8983FA8"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Overall</w:t>
            </w:r>
          </w:p>
        </w:tc>
      </w:tr>
      <w:tr w:rsidR="00AA7D36" w:rsidRPr="003335CB" w14:paraId="074BB97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2E38DB7"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Overall</w:t>
            </w:r>
          </w:p>
        </w:tc>
        <w:tc>
          <w:tcPr>
            <w:tcW w:w="2316" w:type="pct"/>
            <w:tcBorders>
              <w:top w:val="nil"/>
              <w:left w:val="nil"/>
              <w:bottom w:val="single" w:sz="4" w:space="0" w:color="auto"/>
              <w:right w:val="nil"/>
            </w:tcBorders>
            <w:shd w:val="clear" w:color="auto" w:fill="auto"/>
            <w:noWrap/>
            <w:vAlign w:val="bottom"/>
            <w:hideMark/>
          </w:tcPr>
          <w:p w14:paraId="3EC0582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77%</w:t>
            </w:r>
          </w:p>
        </w:tc>
        <w:tc>
          <w:tcPr>
            <w:tcW w:w="995" w:type="pct"/>
            <w:tcBorders>
              <w:top w:val="nil"/>
              <w:left w:val="nil"/>
              <w:bottom w:val="single" w:sz="4" w:space="0" w:color="auto"/>
              <w:right w:val="nil"/>
            </w:tcBorders>
            <w:shd w:val="clear" w:color="auto" w:fill="auto"/>
            <w:noWrap/>
            <w:vAlign w:val="bottom"/>
            <w:hideMark/>
          </w:tcPr>
          <w:p w14:paraId="7401E21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6909</w:t>
            </w:r>
          </w:p>
        </w:tc>
      </w:tr>
      <w:tr w:rsidR="00AA7D36" w:rsidRPr="003335CB" w14:paraId="0764006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F15EE4D"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Location</w:t>
            </w:r>
          </w:p>
        </w:tc>
      </w:tr>
      <w:tr w:rsidR="00AA7D36" w:rsidRPr="003335CB" w14:paraId="53A5B4F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2702FC9"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Rural</w:t>
            </w:r>
          </w:p>
        </w:tc>
        <w:tc>
          <w:tcPr>
            <w:tcW w:w="2316" w:type="pct"/>
            <w:tcBorders>
              <w:top w:val="nil"/>
              <w:left w:val="nil"/>
              <w:bottom w:val="single" w:sz="4" w:space="0" w:color="auto"/>
              <w:right w:val="nil"/>
            </w:tcBorders>
            <w:shd w:val="clear" w:color="auto" w:fill="auto"/>
            <w:noWrap/>
            <w:vAlign w:val="bottom"/>
            <w:hideMark/>
          </w:tcPr>
          <w:p w14:paraId="44E5E69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91%</w:t>
            </w:r>
          </w:p>
        </w:tc>
        <w:tc>
          <w:tcPr>
            <w:tcW w:w="995" w:type="pct"/>
            <w:tcBorders>
              <w:top w:val="nil"/>
              <w:left w:val="nil"/>
              <w:bottom w:val="single" w:sz="4" w:space="0" w:color="auto"/>
              <w:right w:val="nil"/>
            </w:tcBorders>
            <w:shd w:val="clear" w:color="auto" w:fill="auto"/>
            <w:noWrap/>
            <w:vAlign w:val="bottom"/>
            <w:hideMark/>
          </w:tcPr>
          <w:p w14:paraId="42CD28DE"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5917</w:t>
            </w:r>
          </w:p>
        </w:tc>
      </w:tr>
      <w:tr w:rsidR="00AA7D36" w:rsidRPr="003335CB" w14:paraId="55EFE3F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71BA220"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Urban</w:t>
            </w:r>
          </w:p>
        </w:tc>
        <w:tc>
          <w:tcPr>
            <w:tcW w:w="2316" w:type="pct"/>
            <w:tcBorders>
              <w:top w:val="nil"/>
              <w:left w:val="nil"/>
              <w:bottom w:val="single" w:sz="4" w:space="0" w:color="auto"/>
              <w:right w:val="nil"/>
            </w:tcBorders>
            <w:shd w:val="clear" w:color="auto" w:fill="auto"/>
            <w:noWrap/>
            <w:vAlign w:val="bottom"/>
            <w:hideMark/>
          </w:tcPr>
          <w:p w14:paraId="1A2762E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49%</w:t>
            </w:r>
          </w:p>
        </w:tc>
        <w:tc>
          <w:tcPr>
            <w:tcW w:w="995" w:type="pct"/>
            <w:tcBorders>
              <w:top w:val="nil"/>
              <w:left w:val="nil"/>
              <w:bottom w:val="single" w:sz="4" w:space="0" w:color="auto"/>
              <w:right w:val="nil"/>
            </w:tcBorders>
            <w:shd w:val="clear" w:color="auto" w:fill="auto"/>
            <w:noWrap/>
            <w:vAlign w:val="bottom"/>
            <w:hideMark/>
          </w:tcPr>
          <w:p w14:paraId="740A9B2C"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992</w:t>
            </w:r>
          </w:p>
        </w:tc>
      </w:tr>
      <w:tr w:rsidR="00AA7D36" w:rsidRPr="003335CB" w14:paraId="53DBB84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F0953AB"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Sex</w:t>
            </w:r>
          </w:p>
        </w:tc>
      </w:tr>
      <w:tr w:rsidR="00AA7D36" w:rsidRPr="003335CB" w14:paraId="3223F5B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F38C6F8"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Male-head of household</w:t>
            </w:r>
          </w:p>
        </w:tc>
        <w:tc>
          <w:tcPr>
            <w:tcW w:w="2316" w:type="pct"/>
            <w:tcBorders>
              <w:top w:val="nil"/>
              <w:left w:val="nil"/>
              <w:bottom w:val="single" w:sz="4" w:space="0" w:color="auto"/>
              <w:right w:val="nil"/>
            </w:tcBorders>
            <w:shd w:val="clear" w:color="auto" w:fill="auto"/>
            <w:noWrap/>
            <w:vAlign w:val="bottom"/>
            <w:hideMark/>
          </w:tcPr>
          <w:p w14:paraId="3035EFC3"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70%</w:t>
            </w:r>
          </w:p>
        </w:tc>
        <w:tc>
          <w:tcPr>
            <w:tcW w:w="995" w:type="pct"/>
            <w:tcBorders>
              <w:top w:val="nil"/>
              <w:left w:val="nil"/>
              <w:bottom w:val="single" w:sz="4" w:space="0" w:color="auto"/>
              <w:right w:val="nil"/>
            </w:tcBorders>
            <w:shd w:val="clear" w:color="auto" w:fill="auto"/>
            <w:noWrap/>
            <w:vAlign w:val="bottom"/>
            <w:hideMark/>
          </w:tcPr>
          <w:p w14:paraId="203BD34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1926</w:t>
            </w:r>
          </w:p>
        </w:tc>
      </w:tr>
      <w:tr w:rsidR="00AA7D36" w:rsidRPr="003335CB" w14:paraId="697B141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8959764"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Female-head of household</w:t>
            </w:r>
          </w:p>
        </w:tc>
        <w:tc>
          <w:tcPr>
            <w:tcW w:w="2316" w:type="pct"/>
            <w:tcBorders>
              <w:top w:val="nil"/>
              <w:left w:val="nil"/>
              <w:bottom w:val="single" w:sz="4" w:space="0" w:color="auto"/>
              <w:right w:val="nil"/>
            </w:tcBorders>
            <w:shd w:val="clear" w:color="auto" w:fill="auto"/>
            <w:noWrap/>
            <w:vAlign w:val="bottom"/>
            <w:hideMark/>
          </w:tcPr>
          <w:p w14:paraId="0DDD961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79%</w:t>
            </w:r>
          </w:p>
        </w:tc>
        <w:tc>
          <w:tcPr>
            <w:tcW w:w="995" w:type="pct"/>
            <w:tcBorders>
              <w:top w:val="nil"/>
              <w:left w:val="nil"/>
              <w:bottom w:val="single" w:sz="4" w:space="0" w:color="auto"/>
              <w:right w:val="nil"/>
            </w:tcBorders>
            <w:shd w:val="clear" w:color="auto" w:fill="auto"/>
            <w:noWrap/>
            <w:vAlign w:val="bottom"/>
            <w:hideMark/>
          </w:tcPr>
          <w:p w14:paraId="08D4DEFC"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1296</w:t>
            </w:r>
          </w:p>
        </w:tc>
      </w:tr>
      <w:tr w:rsidR="00AA7D36" w:rsidRPr="003335CB" w14:paraId="0EAA8B9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1BF303E"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County</w:t>
            </w:r>
          </w:p>
        </w:tc>
      </w:tr>
      <w:tr w:rsidR="00AA7D36" w:rsidRPr="003335CB" w14:paraId="25E66B7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FBA3497"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Akobo</w:t>
            </w:r>
          </w:p>
        </w:tc>
        <w:tc>
          <w:tcPr>
            <w:tcW w:w="2316" w:type="pct"/>
            <w:tcBorders>
              <w:top w:val="nil"/>
              <w:left w:val="nil"/>
              <w:bottom w:val="single" w:sz="4" w:space="0" w:color="auto"/>
              <w:right w:val="nil"/>
            </w:tcBorders>
            <w:shd w:val="clear" w:color="auto" w:fill="auto"/>
            <w:noWrap/>
            <w:vAlign w:val="bottom"/>
            <w:hideMark/>
          </w:tcPr>
          <w:p w14:paraId="65804DA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97%</w:t>
            </w:r>
          </w:p>
        </w:tc>
        <w:tc>
          <w:tcPr>
            <w:tcW w:w="995" w:type="pct"/>
            <w:tcBorders>
              <w:top w:val="nil"/>
              <w:left w:val="nil"/>
              <w:bottom w:val="single" w:sz="4" w:space="0" w:color="auto"/>
              <w:right w:val="nil"/>
            </w:tcBorders>
            <w:shd w:val="clear" w:color="auto" w:fill="auto"/>
            <w:noWrap/>
            <w:vAlign w:val="bottom"/>
            <w:hideMark/>
          </w:tcPr>
          <w:p w14:paraId="063121B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599</w:t>
            </w:r>
          </w:p>
        </w:tc>
      </w:tr>
      <w:tr w:rsidR="00AA7D36" w:rsidRPr="003335CB" w14:paraId="49608491"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3B5070D"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Baliet</w:t>
            </w:r>
            <w:proofErr w:type="spellEnd"/>
          </w:p>
        </w:tc>
        <w:tc>
          <w:tcPr>
            <w:tcW w:w="2316" w:type="pct"/>
            <w:tcBorders>
              <w:top w:val="nil"/>
              <w:left w:val="nil"/>
              <w:bottom w:val="single" w:sz="4" w:space="0" w:color="auto"/>
              <w:right w:val="nil"/>
            </w:tcBorders>
            <w:shd w:val="clear" w:color="auto" w:fill="auto"/>
            <w:noWrap/>
            <w:vAlign w:val="bottom"/>
            <w:hideMark/>
          </w:tcPr>
          <w:p w14:paraId="22DC434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96%</w:t>
            </w:r>
          </w:p>
        </w:tc>
        <w:tc>
          <w:tcPr>
            <w:tcW w:w="995" w:type="pct"/>
            <w:tcBorders>
              <w:top w:val="nil"/>
              <w:left w:val="nil"/>
              <w:bottom w:val="single" w:sz="4" w:space="0" w:color="auto"/>
              <w:right w:val="nil"/>
            </w:tcBorders>
            <w:shd w:val="clear" w:color="auto" w:fill="auto"/>
            <w:noWrap/>
            <w:vAlign w:val="bottom"/>
            <w:hideMark/>
          </w:tcPr>
          <w:p w14:paraId="770D040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589</w:t>
            </w:r>
          </w:p>
        </w:tc>
      </w:tr>
      <w:tr w:rsidR="00AA7D36" w:rsidRPr="003335CB" w14:paraId="13EDCBE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6CA8A9E"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Budi</w:t>
            </w:r>
          </w:p>
        </w:tc>
        <w:tc>
          <w:tcPr>
            <w:tcW w:w="2316" w:type="pct"/>
            <w:tcBorders>
              <w:top w:val="nil"/>
              <w:left w:val="nil"/>
              <w:bottom w:val="single" w:sz="4" w:space="0" w:color="auto"/>
              <w:right w:val="nil"/>
            </w:tcBorders>
            <w:shd w:val="clear" w:color="auto" w:fill="auto"/>
            <w:noWrap/>
            <w:vAlign w:val="bottom"/>
            <w:hideMark/>
          </w:tcPr>
          <w:p w14:paraId="73347E0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85%</w:t>
            </w:r>
          </w:p>
        </w:tc>
        <w:tc>
          <w:tcPr>
            <w:tcW w:w="995" w:type="pct"/>
            <w:tcBorders>
              <w:top w:val="nil"/>
              <w:left w:val="nil"/>
              <w:bottom w:val="single" w:sz="4" w:space="0" w:color="auto"/>
              <w:right w:val="nil"/>
            </w:tcBorders>
            <w:shd w:val="clear" w:color="auto" w:fill="auto"/>
            <w:noWrap/>
            <w:vAlign w:val="bottom"/>
            <w:hideMark/>
          </w:tcPr>
          <w:p w14:paraId="3FD2C574"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525</w:t>
            </w:r>
          </w:p>
        </w:tc>
      </w:tr>
      <w:tr w:rsidR="00AA7D36" w:rsidRPr="003335CB" w14:paraId="5B05DD7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4B54CAB"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Duk</w:t>
            </w:r>
            <w:proofErr w:type="spellEnd"/>
          </w:p>
        </w:tc>
        <w:tc>
          <w:tcPr>
            <w:tcW w:w="2316" w:type="pct"/>
            <w:tcBorders>
              <w:top w:val="nil"/>
              <w:left w:val="nil"/>
              <w:bottom w:val="single" w:sz="4" w:space="0" w:color="auto"/>
              <w:right w:val="nil"/>
            </w:tcBorders>
            <w:shd w:val="clear" w:color="auto" w:fill="auto"/>
            <w:noWrap/>
            <w:vAlign w:val="bottom"/>
            <w:hideMark/>
          </w:tcPr>
          <w:p w14:paraId="5A4B027A"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0AAAF1A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505</w:t>
            </w:r>
          </w:p>
        </w:tc>
      </w:tr>
      <w:tr w:rsidR="00AA7D36" w:rsidRPr="003335CB" w14:paraId="6EBAE51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B0D64B0"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Jur</w:t>
            </w:r>
            <w:proofErr w:type="spellEnd"/>
            <w:r w:rsidRPr="003335CB">
              <w:rPr>
                <w:rFonts w:eastAsia="Times New Roman" w:cs="Calibri"/>
                <w:color w:val="000000"/>
                <w:sz w:val="20"/>
                <w:szCs w:val="20"/>
              </w:rPr>
              <w:t xml:space="preserve"> River</w:t>
            </w:r>
          </w:p>
        </w:tc>
        <w:tc>
          <w:tcPr>
            <w:tcW w:w="2316" w:type="pct"/>
            <w:tcBorders>
              <w:top w:val="nil"/>
              <w:left w:val="nil"/>
              <w:bottom w:val="single" w:sz="4" w:space="0" w:color="auto"/>
              <w:right w:val="nil"/>
            </w:tcBorders>
            <w:shd w:val="clear" w:color="auto" w:fill="auto"/>
            <w:noWrap/>
            <w:vAlign w:val="bottom"/>
            <w:hideMark/>
          </w:tcPr>
          <w:p w14:paraId="1BDC7A9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82%</w:t>
            </w:r>
          </w:p>
        </w:tc>
        <w:tc>
          <w:tcPr>
            <w:tcW w:w="995" w:type="pct"/>
            <w:tcBorders>
              <w:top w:val="nil"/>
              <w:left w:val="nil"/>
              <w:bottom w:val="single" w:sz="4" w:space="0" w:color="auto"/>
              <w:right w:val="nil"/>
            </w:tcBorders>
            <w:shd w:val="clear" w:color="auto" w:fill="auto"/>
            <w:noWrap/>
            <w:vAlign w:val="bottom"/>
            <w:hideMark/>
          </w:tcPr>
          <w:p w14:paraId="7457FE1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507</w:t>
            </w:r>
          </w:p>
        </w:tc>
      </w:tr>
      <w:tr w:rsidR="00AA7D36" w:rsidRPr="003335CB" w14:paraId="30C4233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2F444A8"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Kapoeta North</w:t>
            </w:r>
          </w:p>
        </w:tc>
        <w:tc>
          <w:tcPr>
            <w:tcW w:w="2316" w:type="pct"/>
            <w:tcBorders>
              <w:top w:val="nil"/>
              <w:left w:val="nil"/>
              <w:bottom w:val="single" w:sz="4" w:space="0" w:color="auto"/>
              <w:right w:val="nil"/>
            </w:tcBorders>
            <w:shd w:val="clear" w:color="auto" w:fill="auto"/>
            <w:noWrap/>
            <w:vAlign w:val="bottom"/>
            <w:hideMark/>
          </w:tcPr>
          <w:p w14:paraId="3FFAA0A5"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93%</w:t>
            </w:r>
          </w:p>
        </w:tc>
        <w:tc>
          <w:tcPr>
            <w:tcW w:w="995" w:type="pct"/>
            <w:tcBorders>
              <w:top w:val="nil"/>
              <w:left w:val="nil"/>
              <w:bottom w:val="single" w:sz="4" w:space="0" w:color="auto"/>
              <w:right w:val="nil"/>
            </w:tcBorders>
            <w:shd w:val="clear" w:color="auto" w:fill="auto"/>
            <w:noWrap/>
            <w:vAlign w:val="bottom"/>
            <w:hideMark/>
          </w:tcPr>
          <w:p w14:paraId="0CF1BBF3"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562</w:t>
            </w:r>
          </w:p>
        </w:tc>
      </w:tr>
      <w:tr w:rsidR="00AA7D36" w:rsidRPr="003335CB" w14:paraId="26A3A1D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F8872FC"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Leer</w:t>
            </w:r>
          </w:p>
        </w:tc>
        <w:tc>
          <w:tcPr>
            <w:tcW w:w="2316" w:type="pct"/>
            <w:tcBorders>
              <w:top w:val="nil"/>
              <w:left w:val="nil"/>
              <w:bottom w:val="single" w:sz="4" w:space="0" w:color="auto"/>
              <w:right w:val="nil"/>
            </w:tcBorders>
            <w:shd w:val="clear" w:color="auto" w:fill="auto"/>
            <w:noWrap/>
            <w:vAlign w:val="bottom"/>
            <w:hideMark/>
          </w:tcPr>
          <w:p w14:paraId="60B0249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100%</w:t>
            </w:r>
          </w:p>
        </w:tc>
        <w:tc>
          <w:tcPr>
            <w:tcW w:w="995" w:type="pct"/>
            <w:tcBorders>
              <w:top w:val="nil"/>
              <w:left w:val="nil"/>
              <w:bottom w:val="single" w:sz="4" w:space="0" w:color="auto"/>
              <w:right w:val="nil"/>
            </w:tcBorders>
            <w:shd w:val="clear" w:color="auto" w:fill="auto"/>
            <w:noWrap/>
            <w:vAlign w:val="bottom"/>
            <w:hideMark/>
          </w:tcPr>
          <w:p w14:paraId="6079404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616</w:t>
            </w:r>
          </w:p>
        </w:tc>
      </w:tr>
      <w:tr w:rsidR="00AA7D36" w:rsidRPr="003335CB" w14:paraId="277BEFC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E845180"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Mayendit</w:t>
            </w:r>
            <w:proofErr w:type="spellEnd"/>
          </w:p>
        </w:tc>
        <w:tc>
          <w:tcPr>
            <w:tcW w:w="2316" w:type="pct"/>
            <w:tcBorders>
              <w:top w:val="nil"/>
              <w:left w:val="nil"/>
              <w:bottom w:val="single" w:sz="4" w:space="0" w:color="auto"/>
              <w:right w:val="nil"/>
            </w:tcBorders>
            <w:shd w:val="clear" w:color="auto" w:fill="auto"/>
            <w:noWrap/>
            <w:vAlign w:val="bottom"/>
            <w:hideMark/>
          </w:tcPr>
          <w:p w14:paraId="653795A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96%</w:t>
            </w:r>
          </w:p>
        </w:tc>
        <w:tc>
          <w:tcPr>
            <w:tcW w:w="995" w:type="pct"/>
            <w:tcBorders>
              <w:top w:val="nil"/>
              <w:left w:val="nil"/>
              <w:bottom w:val="single" w:sz="4" w:space="0" w:color="auto"/>
              <w:right w:val="nil"/>
            </w:tcBorders>
            <w:shd w:val="clear" w:color="auto" w:fill="auto"/>
            <w:noWrap/>
            <w:vAlign w:val="bottom"/>
            <w:hideMark/>
          </w:tcPr>
          <w:p w14:paraId="207444B1"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583</w:t>
            </w:r>
          </w:p>
        </w:tc>
      </w:tr>
      <w:tr w:rsidR="00AA7D36" w:rsidRPr="003335CB" w14:paraId="3083362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8AB5979" w14:textId="322154EE" w:rsidR="00AA7D36" w:rsidRPr="003335CB"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316" w:type="pct"/>
            <w:tcBorders>
              <w:top w:val="nil"/>
              <w:left w:val="nil"/>
              <w:bottom w:val="single" w:sz="4" w:space="0" w:color="auto"/>
              <w:right w:val="nil"/>
            </w:tcBorders>
            <w:shd w:val="clear" w:color="auto" w:fill="auto"/>
            <w:noWrap/>
            <w:vAlign w:val="bottom"/>
            <w:hideMark/>
          </w:tcPr>
          <w:p w14:paraId="4094542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97%</w:t>
            </w:r>
          </w:p>
        </w:tc>
        <w:tc>
          <w:tcPr>
            <w:tcW w:w="995" w:type="pct"/>
            <w:tcBorders>
              <w:top w:val="nil"/>
              <w:left w:val="nil"/>
              <w:bottom w:val="single" w:sz="4" w:space="0" w:color="auto"/>
              <w:right w:val="nil"/>
            </w:tcBorders>
            <w:shd w:val="clear" w:color="auto" w:fill="auto"/>
            <w:noWrap/>
            <w:vAlign w:val="bottom"/>
            <w:hideMark/>
          </w:tcPr>
          <w:p w14:paraId="156DCDF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595</w:t>
            </w:r>
          </w:p>
        </w:tc>
      </w:tr>
      <w:tr w:rsidR="00AA7D36" w:rsidRPr="003335CB" w14:paraId="2896731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4C048B6"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Pibor</w:t>
            </w:r>
          </w:p>
        </w:tc>
        <w:tc>
          <w:tcPr>
            <w:tcW w:w="2316" w:type="pct"/>
            <w:tcBorders>
              <w:top w:val="nil"/>
              <w:left w:val="nil"/>
              <w:bottom w:val="single" w:sz="4" w:space="0" w:color="auto"/>
              <w:right w:val="nil"/>
            </w:tcBorders>
            <w:shd w:val="clear" w:color="auto" w:fill="auto"/>
            <w:noWrap/>
            <w:vAlign w:val="bottom"/>
            <w:hideMark/>
          </w:tcPr>
          <w:p w14:paraId="4FB234D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13%</w:t>
            </w:r>
          </w:p>
        </w:tc>
        <w:tc>
          <w:tcPr>
            <w:tcW w:w="995" w:type="pct"/>
            <w:tcBorders>
              <w:top w:val="nil"/>
              <w:left w:val="nil"/>
              <w:bottom w:val="single" w:sz="4" w:space="0" w:color="auto"/>
              <w:right w:val="nil"/>
            </w:tcBorders>
            <w:shd w:val="clear" w:color="auto" w:fill="auto"/>
            <w:noWrap/>
            <w:vAlign w:val="bottom"/>
            <w:hideMark/>
          </w:tcPr>
          <w:p w14:paraId="02A254A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72</w:t>
            </w:r>
          </w:p>
        </w:tc>
      </w:tr>
      <w:tr w:rsidR="00AA7D36" w:rsidRPr="003335CB" w14:paraId="11C1B439"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ECB27AF"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Ulang</w:t>
            </w:r>
            <w:proofErr w:type="spellEnd"/>
          </w:p>
        </w:tc>
        <w:tc>
          <w:tcPr>
            <w:tcW w:w="2316" w:type="pct"/>
            <w:tcBorders>
              <w:top w:val="nil"/>
              <w:left w:val="nil"/>
              <w:bottom w:val="single" w:sz="4" w:space="0" w:color="auto"/>
              <w:right w:val="nil"/>
            </w:tcBorders>
            <w:shd w:val="clear" w:color="auto" w:fill="auto"/>
            <w:noWrap/>
            <w:vAlign w:val="bottom"/>
            <w:hideMark/>
          </w:tcPr>
          <w:p w14:paraId="42BE30A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99%</w:t>
            </w:r>
          </w:p>
        </w:tc>
        <w:tc>
          <w:tcPr>
            <w:tcW w:w="995" w:type="pct"/>
            <w:tcBorders>
              <w:top w:val="nil"/>
              <w:left w:val="nil"/>
              <w:bottom w:val="single" w:sz="4" w:space="0" w:color="auto"/>
              <w:right w:val="nil"/>
            </w:tcBorders>
            <w:shd w:val="clear" w:color="auto" w:fill="auto"/>
            <w:noWrap/>
            <w:vAlign w:val="bottom"/>
            <w:hideMark/>
          </w:tcPr>
          <w:p w14:paraId="155C51F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604</w:t>
            </w:r>
          </w:p>
        </w:tc>
      </w:tr>
      <w:tr w:rsidR="00AA7D36" w:rsidRPr="003335CB" w14:paraId="3145242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F2B9E5C"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Uror</w:t>
            </w:r>
            <w:proofErr w:type="spellEnd"/>
          </w:p>
        </w:tc>
        <w:tc>
          <w:tcPr>
            <w:tcW w:w="2316" w:type="pct"/>
            <w:tcBorders>
              <w:top w:val="nil"/>
              <w:left w:val="nil"/>
              <w:bottom w:val="single" w:sz="4" w:space="0" w:color="auto"/>
              <w:right w:val="nil"/>
            </w:tcBorders>
            <w:shd w:val="clear" w:color="auto" w:fill="auto"/>
            <w:noWrap/>
            <w:vAlign w:val="bottom"/>
            <w:hideMark/>
          </w:tcPr>
          <w:p w14:paraId="57671D5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99%</w:t>
            </w:r>
          </w:p>
        </w:tc>
        <w:tc>
          <w:tcPr>
            <w:tcW w:w="995" w:type="pct"/>
            <w:tcBorders>
              <w:top w:val="nil"/>
              <w:left w:val="nil"/>
              <w:bottom w:val="single" w:sz="4" w:space="0" w:color="auto"/>
              <w:right w:val="nil"/>
            </w:tcBorders>
            <w:shd w:val="clear" w:color="auto" w:fill="auto"/>
            <w:noWrap/>
            <w:vAlign w:val="bottom"/>
            <w:hideMark/>
          </w:tcPr>
          <w:p w14:paraId="29DD7E5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611</w:t>
            </w:r>
          </w:p>
        </w:tc>
      </w:tr>
      <w:tr w:rsidR="00AA7D36" w:rsidRPr="003335CB" w14:paraId="79F1895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489B840"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Wau</w:t>
            </w:r>
            <w:proofErr w:type="spellEnd"/>
          </w:p>
        </w:tc>
        <w:tc>
          <w:tcPr>
            <w:tcW w:w="2316" w:type="pct"/>
            <w:tcBorders>
              <w:top w:val="nil"/>
              <w:left w:val="nil"/>
              <w:bottom w:val="single" w:sz="4" w:space="0" w:color="auto"/>
              <w:right w:val="nil"/>
            </w:tcBorders>
            <w:shd w:val="clear" w:color="auto" w:fill="auto"/>
            <w:noWrap/>
            <w:vAlign w:val="bottom"/>
            <w:hideMark/>
          </w:tcPr>
          <w:p w14:paraId="726E4A4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89%</w:t>
            </w:r>
          </w:p>
        </w:tc>
        <w:tc>
          <w:tcPr>
            <w:tcW w:w="995" w:type="pct"/>
            <w:tcBorders>
              <w:top w:val="nil"/>
              <w:left w:val="nil"/>
              <w:bottom w:val="single" w:sz="4" w:space="0" w:color="auto"/>
              <w:right w:val="nil"/>
            </w:tcBorders>
            <w:shd w:val="clear" w:color="auto" w:fill="auto"/>
            <w:noWrap/>
            <w:vAlign w:val="bottom"/>
            <w:hideMark/>
          </w:tcPr>
          <w:p w14:paraId="0C24C6F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541</w:t>
            </w:r>
          </w:p>
        </w:tc>
      </w:tr>
      <w:tr w:rsidR="00AA7D36" w:rsidRPr="003335CB" w14:paraId="08C0855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22E6409"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Region</w:t>
            </w:r>
          </w:p>
        </w:tc>
      </w:tr>
      <w:tr w:rsidR="00AA7D36" w:rsidRPr="003335CB" w14:paraId="2E4AAFB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CC711F2"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Bahr El-Ghazel</w:t>
            </w:r>
          </w:p>
        </w:tc>
        <w:tc>
          <w:tcPr>
            <w:tcW w:w="2316" w:type="pct"/>
            <w:tcBorders>
              <w:top w:val="nil"/>
              <w:left w:val="nil"/>
              <w:bottom w:val="single" w:sz="4" w:space="0" w:color="auto"/>
              <w:right w:val="nil"/>
            </w:tcBorders>
            <w:shd w:val="clear" w:color="auto" w:fill="auto"/>
            <w:noWrap/>
            <w:vAlign w:val="bottom"/>
            <w:hideMark/>
          </w:tcPr>
          <w:p w14:paraId="5C08607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87%</w:t>
            </w:r>
          </w:p>
        </w:tc>
        <w:tc>
          <w:tcPr>
            <w:tcW w:w="995" w:type="pct"/>
            <w:tcBorders>
              <w:top w:val="nil"/>
              <w:left w:val="nil"/>
              <w:bottom w:val="single" w:sz="4" w:space="0" w:color="auto"/>
              <w:right w:val="nil"/>
            </w:tcBorders>
            <w:shd w:val="clear" w:color="auto" w:fill="auto"/>
            <w:noWrap/>
            <w:vAlign w:val="bottom"/>
            <w:hideMark/>
          </w:tcPr>
          <w:p w14:paraId="486A3A4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1048</w:t>
            </w:r>
          </w:p>
        </w:tc>
      </w:tr>
      <w:tr w:rsidR="00AA7D36" w:rsidRPr="003335CB" w14:paraId="7525E8F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243542D"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6C00F645"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89%</w:t>
            </w:r>
          </w:p>
        </w:tc>
        <w:tc>
          <w:tcPr>
            <w:tcW w:w="995" w:type="pct"/>
            <w:tcBorders>
              <w:top w:val="nil"/>
              <w:left w:val="nil"/>
              <w:bottom w:val="single" w:sz="4" w:space="0" w:color="auto"/>
              <w:right w:val="nil"/>
            </w:tcBorders>
            <w:shd w:val="clear" w:color="auto" w:fill="auto"/>
            <w:noWrap/>
            <w:vAlign w:val="bottom"/>
            <w:hideMark/>
          </w:tcPr>
          <w:p w14:paraId="7BF4B08C"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1087</w:t>
            </w:r>
          </w:p>
        </w:tc>
      </w:tr>
      <w:tr w:rsidR="00AA7D36" w:rsidRPr="003335CB" w14:paraId="27D7D2A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A671A2E"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Great Upper Nile</w:t>
            </w:r>
          </w:p>
        </w:tc>
        <w:tc>
          <w:tcPr>
            <w:tcW w:w="2316" w:type="pct"/>
            <w:tcBorders>
              <w:top w:val="nil"/>
              <w:left w:val="nil"/>
              <w:bottom w:val="single" w:sz="4" w:space="0" w:color="auto"/>
              <w:right w:val="nil"/>
            </w:tcBorders>
            <w:shd w:val="clear" w:color="auto" w:fill="auto"/>
            <w:noWrap/>
            <w:vAlign w:val="bottom"/>
            <w:hideMark/>
          </w:tcPr>
          <w:p w14:paraId="70643771"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73%</w:t>
            </w:r>
          </w:p>
        </w:tc>
        <w:tc>
          <w:tcPr>
            <w:tcW w:w="995" w:type="pct"/>
            <w:tcBorders>
              <w:top w:val="nil"/>
              <w:left w:val="nil"/>
              <w:bottom w:val="single" w:sz="4" w:space="0" w:color="auto"/>
              <w:right w:val="nil"/>
            </w:tcBorders>
            <w:shd w:val="clear" w:color="auto" w:fill="auto"/>
            <w:noWrap/>
            <w:vAlign w:val="bottom"/>
            <w:hideMark/>
          </w:tcPr>
          <w:p w14:paraId="4FAFD6F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4774</w:t>
            </w:r>
          </w:p>
        </w:tc>
      </w:tr>
      <w:tr w:rsidR="00AA7D36" w:rsidRPr="003335CB" w14:paraId="0022E68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DB9E8C1"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State</w:t>
            </w:r>
          </w:p>
        </w:tc>
      </w:tr>
      <w:tr w:rsidR="00AA7D36" w:rsidRPr="003335CB" w14:paraId="53BD4221"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5F31F56"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 xml:space="preserve">Eastern </w:t>
            </w:r>
            <w:proofErr w:type="spellStart"/>
            <w:r w:rsidRPr="003335CB">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6B0612F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89%</w:t>
            </w:r>
          </w:p>
        </w:tc>
        <w:tc>
          <w:tcPr>
            <w:tcW w:w="995" w:type="pct"/>
            <w:tcBorders>
              <w:top w:val="nil"/>
              <w:left w:val="nil"/>
              <w:bottom w:val="single" w:sz="4" w:space="0" w:color="auto"/>
              <w:right w:val="nil"/>
            </w:tcBorders>
            <w:shd w:val="clear" w:color="auto" w:fill="auto"/>
            <w:noWrap/>
            <w:vAlign w:val="bottom"/>
            <w:hideMark/>
          </w:tcPr>
          <w:p w14:paraId="6312651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1087</w:t>
            </w:r>
          </w:p>
        </w:tc>
      </w:tr>
      <w:tr w:rsidR="00AA7D36" w:rsidRPr="003335CB" w14:paraId="48C41DF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E9EC1DC"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Jonglei</w:t>
            </w:r>
          </w:p>
        </w:tc>
        <w:tc>
          <w:tcPr>
            <w:tcW w:w="2316" w:type="pct"/>
            <w:tcBorders>
              <w:top w:val="nil"/>
              <w:left w:val="nil"/>
              <w:bottom w:val="single" w:sz="4" w:space="0" w:color="auto"/>
              <w:right w:val="nil"/>
            </w:tcBorders>
            <w:shd w:val="clear" w:color="auto" w:fill="auto"/>
            <w:noWrap/>
            <w:vAlign w:val="bottom"/>
            <w:hideMark/>
          </w:tcPr>
          <w:p w14:paraId="4B7FCE8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65%</w:t>
            </w:r>
          </w:p>
        </w:tc>
        <w:tc>
          <w:tcPr>
            <w:tcW w:w="995" w:type="pct"/>
            <w:tcBorders>
              <w:top w:val="nil"/>
              <w:left w:val="nil"/>
              <w:bottom w:val="single" w:sz="4" w:space="0" w:color="auto"/>
              <w:right w:val="nil"/>
            </w:tcBorders>
            <w:shd w:val="clear" w:color="auto" w:fill="auto"/>
            <w:noWrap/>
            <w:vAlign w:val="bottom"/>
            <w:hideMark/>
          </w:tcPr>
          <w:p w14:paraId="0123782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1787</w:t>
            </w:r>
          </w:p>
        </w:tc>
      </w:tr>
      <w:tr w:rsidR="00AA7D36" w:rsidRPr="003335CB" w14:paraId="17D95025"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6BF8639"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Unity</w:t>
            </w:r>
          </w:p>
        </w:tc>
        <w:tc>
          <w:tcPr>
            <w:tcW w:w="2316" w:type="pct"/>
            <w:tcBorders>
              <w:top w:val="nil"/>
              <w:left w:val="nil"/>
              <w:bottom w:val="single" w:sz="4" w:space="0" w:color="auto"/>
              <w:right w:val="nil"/>
            </w:tcBorders>
            <w:shd w:val="clear" w:color="auto" w:fill="auto"/>
            <w:noWrap/>
            <w:vAlign w:val="bottom"/>
            <w:hideMark/>
          </w:tcPr>
          <w:p w14:paraId="1C8CFBB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67A09DF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1794</w:t>
            </w:r>
          </w:p>
        </w:tc>
      </w:tr>
      <w:tr w:rsidR="00AA7D36" w:rsidRPr="003335CB" w14:paraId="23AEA8C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6E46A7F"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Upper Nile</w:t>
            </w:r>
          </w:p>
        </w:tc>
        <w:tc>
          <w:tcPr>
            <w:tcW w:w="2316" w:type="pct"/>
            <w:tcBorders>
              <w:top w:val="nil"/>
              <w:left w:val="nil"/>
              <w:bottom w:val="single" w:sz="4" w:space="0" w:color="auto"/>
              <w:right w:val="nil"/>
            </w:tcBorders>
            <w:shd w:val="clear" w:color="auto" w:fill="auto"/>
            <w:noWrap/>
            <w:vAlign w:val="bottom"/>
            <w:hideMark/>
          </w:tcPr>
          <w:p w14:paraId="03D62F74"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4AE73A2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1193</w:t>
            </w:r>
          </w:p>
        </w:tc>
      </w:tr>
      <w:tr w:rsidR="00AA7D36" w:rsidRPr="003335CB" w14:paraId="5E137F2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E8EE157"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Western Bahr El-Ghazel</w:t>
            </w:r>
          </w:p>
        </w:tc>
        <w:tc>
          <w:tcPr>
            <w:tcW w:w="2316" w:type="pct"/>
            <w:tcBorders>
              <w:top w:val="nil"/>
              <w:left w:val="nil"/>
              <w:bottom w:val="single" w:sz="4" w:space="0" w:color="auto"/>
              <w:right w:val="nil"/>
            </w:tcBorders>
            <w:shd w:val="clear" w:color="auto" w:fill="auto"/>
            <w:noWrap/>
            <w:vAlign w:val="bottom"/>
            <w:hideMark/>
          </w:tcPr>
          <w:p w14:paraId="4A67C62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87%</w:t>
            </w:r>
          </w:p>
        </w:tc>
        <w:tc>
          <w:tcPr>
            <w:tcW w:w="995" w:type="pct"/>
            <w:tcBorders>
              <w:top w:val="nil"/>
              <w:left w:val="nil"/>
              <w:bottom w:val="single" w:sz="4" w:space="0" w:color="auto"/>
              <w:right w:val="nil"/>
            </w:tcBorders>
            <w:shd w:val="clear" w:color="auto" w:fill="auto"/>
            <w:noWrap/>
            <w:vAlign w:val="bottom"/>
            <w:hideMark/>
          </w:tcPr>
          <w:p w14:paraId="0A28E63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1048</w:t>
            </w:r>
          </w:p>
        </w:tc>
      </w:tr>
      <w:tr w:rsidR="00AA7D36" w:rsidRPr="003335CB" w14:paraId="145BF4C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D00D79A"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Language</w:t>
            </w:r>
          </w:p>
        </w:tc>
      </w:tr>
      <w:tr w:rsidR="00AA7D36" w:rsidRPr="003335CB" w14:paraId="32DFBA4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6CA5B39"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Nuer</w:t>
            </w:r>
          </w:p>
        </w:tc>
        <w:tc>
          <w:tcPr>
            <w:tcW w:w="2316" w:type="pct"/>
            <w:tcBorders>
              <w:top w:val="nil"/>
              <w:left w:val="nil"/>
              <w:bottom w:val="single" w:sz="4" w:space="0" w:color="auto"/>
              <w:right w:val="nil"/>
            </w:tcBorders>
            <w:shd w:val="clear" w:color="auto" w:fill="auto"/>
            <w:noWrap/>
            <w:vAlign w:val="bottom"/>
            <w:hideMark/>
          </w:tcPr>
          <w:p w14:paraId="3C1A66E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5BE9C963"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3721</w:t>
            </w:r>
          </w:p>
        </w:tc>
      </w:tr>
      <w:tr w:rsidR="00AA7D36" w:rsidRPr="003335CB" w14:paraId="5F5336D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BF9EB11"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Dinka</w:t>
            </w:r>
          </w:p>
        </w:tc>
        <w:tc>
          <w:tcPr>
            <w:tcW w:w="2316" w:type="pct"/>
            <w:tcBorders>
              <w:top w:val="nil"/>
              <w:left w:val="nil"/>
              <w:bottom w:val="single" w:sz="4" w:space="0" w:color="auto"/>
              <w:right w:val="nil"/>
            </w:tcBorders>
            <w:shd w:val="clear" w:color="auto" w:fill="auto"/>
            <w:noWrap/>
            <w:vAlign w:val="bottom"/>
            <w:hideMark/>
          </w:tcPr>
          <w:p w14:paraId="4DBBCAA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93%</w:t>
            </w:r>
          </w:p>
        </w:tc>
        <w:tc>
          <w:tcPr>
            <w:tcW w:w="995" w:type="pct"/>
            <w:tcBorders>
              <w:top w:val="nil"/>
              <w:left w:val="nil"/>
              <w:bottom w:val="single" w:sz="4" w:space="0" w:color="auto"/>
              <w:right w:val="nil"/>
            </w:tcBorders>
            <w:shd w:val="clear" w:color="auto" w:fill="auto"/>
            <w:noWrap/>
            <w:vAlign w:val="bottom"/>
            <w:hideMark/>
          </w:tcPr>
          <w:p w14:paraId="3859926D"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1184</w:t>
            </w:r>
          </w:p>
        </w:tc>
      </w:tr>
      <w:tr w:rsidR="00AA7D36" w:rsidRPr="003335CB" w14:paraId="6D64D13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66AB3E3"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lastRenderedPageBreak/>
              <w:t>Toposa</w:t>
            </w:r>
            <w:proofErr w:type="spellEnd"/>
          </w:p>
        </w:tc>
        <w:tc>
          <w:tcPr>
            <w:tcW w:w="2316" w:type="pct"/>
            <w:tcBorders>
              <w:top w:val="nil"/>
              <w:left w:val="nil"/>
              <w:bottom w:val="single" w:sz="4" w:space="0" w:color="auto"/>
              <w:right w:val="nil"/>
            </w:tcBorders>
            <w:shd w:val="clear" w:color="auto" w:fill="auto"/>
            <w:noWrap/>
            <w:vAlign w:val="bottom"/>
            <w:hideMark/>
          </w:tcPr>
          <w:p w14:paraId="1683DBA4"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93%</w:t>
            </w:r>
          </w:p>
        </w:tc>
        <w:tc>
          <w:tcPr>
            <w:tcW w:w="995" w:type="pct"/>
            <w:tcBorders>
              <w:top w:val="nil"/>
              <w:left w:val="nil"/>
              <w:bottom w:val="single" w:sz="4" w:space="0" w:color="auto"/>
              <w:right w:val="nil"/>
            </w:tcBorders>
            <w:shd w:val="clear" w:color="auto" w:fill="auto"/>
            <w:noWrap/>
            <w:vAlign w:val="bottom"/>
            <w:hideMark/>
          </w:tcPr>
          <w:p w14:paraId="5B8DE3B1"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561</w:t>
            </w:r>
          </w:p>
        </w:tc>
      </w:tr>
      <w:tr w:rsidR="00AA7D36" w:rsidRPr="003335CB" w14:paraId="3B5B62D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FBB3BF7"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Didinga</w:t>
            </w:r>
            <w:proofErr w:type="spellEnd"/>
          </w:p>
        </w:tc>
        <w:tc>
          <w:tcPr>
            <w:tcW w:w="2316" w:type="pct"/>
            <w:tcBorders>
              <w:top w:val="nil"/>
              <w:left w:val="nil"/>
              <w:bottom w:val="single" w:sz="4" w:space="0" w:color="auto"/>
              <w:right w:val="nil"/>
            </w:tcBorders>
            <w:shd w:val="clear" w:color="auto" w:fill="auto"/>
            <w:noWrap/>
            <w:vAlign w:val="bottom"/>
            <w:hideMark/>
          </w:tcPr>
          <w:p w14:paraId="5CF85EDA"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86%</w:t>
            </w:r>
          </w:p>
        </w:tc>
        <w:tc>
          <w:tcPr>
            <w:tcW w:w="995" w:type="pct"/>
            <w:tcBorders>
              <w:top w:val="nil"/>
              <w:left w:val="nil"/>
              <w:bottom w:val="single" w:sz="4" w:space="0" w:color="auto"/>
              <w:right w:val="nil"/>
            </w:tcBorders>
            <w:shd w:val="clear" w:color="auto" w:fill="auto"/>
            <w:noWrap/>
            <w:vAlign w:val="bottom"/>
            <w:hideMark/>
          </w:tcPr>
          <w:p w14:paraId="3F5BAF2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502</w:t>
            </w:r>
          </w:p>
        </w:tc>
      </w:tr>
      <w:tr w:rsidR="00AA7D36" w:rsidRPr="003335CB" w14:paraId="6DEA483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BEB3BED"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Other</w:t>
            </w:r>
          </w:p>
        </w:tc>
        <w:tc>
          <w:tcPr>
            <w:tcW w:w="2316" w:type="pct"/>
            <w:tcBorders>
              <w:top w:val="nil"/>
              <w:left w:val="nil"/>
              <w:bottom w:val="single" w:sz="4" w:space="0" w:color="auto"/>
              <w:right w:val="nil"/>
            </w:tcBorders>
            <w:shd w:val="clear" w:color="auto" w:fill="auto"/>
            <w:noWrap/>
            <w:vAlign w:val="bottom"/>
            <w:hideMark/>
          </w:tcPr>
          <w:p w14:paraId="4A66D5EE"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39%</w:t>
            </w:r>
          </w:p>
        </w:tc>
        <w:tc>
          <w:tcPr>
            <w:tcW w:w="995" w:type="pct"/>
            <w:tcBorders>
              <w:top w:val="nil"/>
              <w:left w:val="nil"/>
              <w:bottom w:val="single" w:sz="4" w:space="0" w:color="auto"/>
              <w:right w:val="nil"/>
            </w:tcBorders>
            <w:shd w:val="clear" w:color="auto" w:fill="auto"/>
            <w:noWrap/>
            <w:vAlign w:val="bottom"/>
            <w:hideMark/>
          </w:tcPr>
          <w:p w14:paraId="6629D55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917</w:t>
            </w:r>
          </w:p>
        </w:tc>
      </w:tr>
    </w:tbl>
    <w:p w14:paraId="4FE0549E" w14:textId="77777777" w:rsidR="00AA7D36" w:rsidRDefault="00AA7D36" w:rsidP="00AA7D36"/>
    <w:p w14:paraId="6C1B22EA" w14:textId="77777777" w:rsidR="00AA7D36" w:rsidRDefault="00AA7D36" w:rsidP="00AA7D36"/>
    <w:p w14:paraId="68174BF7" w14:textId="77777777" w:rsidR="00AA7D36" w:rsidRDefault="00AA7D36" w:rsidP="00AA7D36"/>
    <w:p w14:paraId="60CA1E5E" w14:textId="77777777" w:rsidR="00AA7D36" w:rsidRDefault="00AA7D36" w:rsidP="00AA7D36"/>
    <w:p w14:paraId="44FBDB9B" w14:textId="77777777" w:rsidR="00AA7D36" w:rsidRDefault="00AA7D36" w:rsidP="00AA7D36"/>
    <w:p w14:paraId="0D24B2E3" w14:textId="77777777" w:rsidR="00AA7D36" w:rsidRDefault="00AA7D36" w:rsidP="00AA7D36"/>
    <w:p w14:paraId="53EF5F51" w14:textId="77777777" w:rsidR="00AA7D36" w:rsidRDefault="00AA7D36" w:rsidP="00AA7D36"/>
    <w:p w14:paraId="212890C0" w14:textId="77777777" w:rsidR="00AA7D36" w:rsidRDefault="00AA7D36" w:rsidP="00AA7D36"/>
    <w:p w14:paraId="2C45E5ED" w14:textId="77777777" w:rsidR="00AA7D36" w:rsidRDefault="00AA7D36" w:rsidP="00AA7D36"/>
    <w:p w14:paraId="10927637" w14:textId="77777777" w:rsidR="00AA7D36" w:rsidRDefault="00AA7D36" w:rsidP="00AA7D36"/>
    <w:p w14:paraId="5DCDC989" w14:textId="77777777" w:rsidR="00AA7D36" w:rsidRDefault="00AA7D36" w:rsidP="00AA7D36"/>
    <w:p w14:paraId="3AB97765" w14:textId="77777777" w:rsidR="00AA7D36" w:rsidRDefault="00AA7D36" w:rsidP="00AA7D36"/>
    <w:p w14:paraId="7826235F" w14:textId="77777777" w:rsidR="00AA7D36" w:rsidRDefault="00AA7D36" w:rsidP="00AA7D36"/>
    <w:p w14:paraId="6A27F0DD" w14:textId="77777777" w:rsidR="00AA7D36" w:rsidRDefault="00AA7D36" w:rsidP="00AA7D36"/>
    <w:p w14:paraId="19504A25" w14:textId="77777777" w:rsidR="00AA7D36" w:rsidRDefault="00AA7D36" w:rsidP="00AA7D36"/>
    <w:p w14:paraId="38392A95" w14:textId="77777777" w:rsidR="00AA7D36" w:rsidRDefault="00AA7D36" w:rsidP="00AA7D36"/>
    <w:p w14:paraId="0423785D" w14:textId="77777777" w:rsidR="00AA7D36" w:rsidRDefault="00AA7D36" w:rsidP="00AA7D36"/>
    <w:p w14:paraId="5FCD4048" w14:textId="77777777" w:rsidR="00AA7D36" w:rsidRDefault="00AA7D36" w:rsidP="00AA7D36"/>
    <w:p w14:paraId="6027E258" w14:textId="77777777" w:rsidR="00AA7D36" w:rsidRDefault="00AA7D36" w:rsidP="00AA7D36"/>
    <w:p w14:paraId="75234227" w14:textId="77777777" w:rsidR="00AA7D36" w:rsidRDefault="00AA7D36" w:rsidP="00AA7D36"/>
    <w:p w14:paraId="64ADB97E" w14:textId="77777777" w:rsidR="00AA7D36" w:rsidRDefault="00AA7D36" w:rsidP="00AA7D36"/>
    <w:p w14:paraId="77B20331" w14:textId="77777777" w:rsidR="00AA7D36" w:rsidRDefault="00AA7D36" w:rsidP="00AA7D36"/>
    <w:p w14:paraId="033168A3" w14:textId="77777777" w:rsidR="00AA7D36" w:rsidRDefault="00AA7D36" w:rsidP="00AA7D36"/>
    <w:p w14:paraId="1987F62E" w14:textId="6FC1C5F4" w:rsidR="00AA7D36" w:rsidRDefault="00AA7D36" w:rsidP="00AA7D36">
      <w:pPr>
        <w:pStyle w:val="Caption"/>
      </w:pPr>
      <w:r>
        <w:lastRenderedPageBreak/>
        <w:t xml:space="preserve">Table </w:t>
      </w:r>
      <w:fldSimple w:instr=" SEQ Table \* ARABIC ">
        <w:r w:rsidR="00A66512">
          <w:rPr>
            <w:noProof/>
          </w:rPr>
          <w:t>30</w:t>
        </w:r>
      </w:fldSimple>
      <w:r>
        <w:t>. Indicator 20 Disaggregated REsults</w:t>
      </w:r>
    </w:p>
    <w:tbl>
      <w:tblPr>
        <w:tblW w:w="5000" w:type="pct"/>
        <w:tblLook w:val="04A0" w:firstRow="1" w:lastRow="0" w:firstColumn="1" w:lastColumn="0" w:noHBand="0" w:noVBand="1"/>
      </w:tblPr>
      <w:tblGrid>
        <w:gridCol w:w="3222"/>
        <w:gridCol w:w="4240"/>
        <w:gridCol w:w="1898"/>
      </w:tblGrid>
      <w:tr w:rsidR="00AA7D36" w:rsidRPr="00C623CC" w14:paraId="52E6782B" w14:textId="77777777" w:rsidTr="00CB0121">
        <w:trPr>
          <w:trHeight w:val="503"/>
        </w:trPr>
        <w:tc>
          <w:tcPr>
            <w:tcW w:w="5000" w:type="pct"/>
            <w:gridSpan w:val="3"/>
            <w:tcBorders>
              <w:top w:val="single" w:sz="4" w:space="0" w:color="auto"/>
              <w:left w:val="nil"/>
              <w:bottom w:val="single" w:sz="4" w:space="0" w:color="auto"/>
              <w:right w:val="nil"/>
            </w:tcBorders>
            <w:shd w:val="clear" w:color="000000" w:fill="0067B9"/>
            <w:vAlign w:val="bottom"/>
            <w:hideMark/>
          </w:tcPr>
          <w:p w14:paraId="0FFC08B3" w14:textId="77777777" w:rsidR="00AA7D36" w:rsidRPr="00C623CC" w:rsidRDefault="00AA7D36" w:rsidP="00CB0121">
            <w:pPr>
              <w:spacing w:after="0" w:line="240" w:lineRule="auto"/>
              <w:rPr>
                <w:rFonts w:eastAsia="Times New Roman" w:cs="Calibri"/>
                <w:b/>
                <w:bCs/>
                <w:color w:val="FFFFFF"/>
                <w:sz w:val="20"/>
                <w:szCs w:val="20"/>
              </w:rPr>
            </w:pPr>
            <w:r w:rsidRPr="00C623CC">
              <w:rPr>
                <w:rFonts w:eastAsia="Times New Roman" w:cs="Calibri"/>
                <w:b/>
                <w:bCs/>
                <w:color w:val="FFFFFF"/>
                <w:sz w:val="20"/>
                <w:szCs w:val="20"/>
              </w:rPr>
              <w:t>Level of confidence in community institutions that oversee, monitor, or direct humanitarian and development investments</w:t>
            </w:r>
          </w:p>
        </w:tc>
      </w:tr>
      <w:tr w:rsidR="00AA7D36" w:rsidRPr="00C623CC" w14:paraId="049CB35C"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6E9CEBD9" w14:textId="77777777" w:rsidR="00AA7D36" w:rsidRPr="00C623CC" w:rsidRDefault="00AA7D36" w:rsidP="00CB0121">
            <w:pPr>
              <w:spacing w:after="0" w:line="240" w:lineRule="auto"/>
              <w:jc w:val="center"/>
              <w:rPr>
                <w:rFonts w:eastAsia="Times New Roman" w:cs="Calibri"/>
                <w:b/>
                <w:bCs/>
                <w:color w:val="000000"/>
                <w:sz w:val="20"/>
                <w:szCs w:val="20"/>
              </w:rPr>
            </w:pPr>
            <w:r w:rsidRPr="00C623CC">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1510E90F" w14:textId="77777777" w:rsidR="00AA7D36" w:rsidRPr="00C623CC" w:rsidRDefault="00AA7D36" w:rsidP="00CB0121">
            <w:pPr>
              <w:spacing w:after="0" w:line="240" w:lineRule="auto"/>
              <w:jc w:val="center"/>
              <w:rPr>
                <w:rFonts w:eastAsia="Times New Roman" w:cs="Calibri"/>
                <w:b/>
                <w:bCs/>
                <w:color w:val="000000"/>
                <w:sz w:val="20"/>
                <w:szCs w:val="20"/>
              </w:rPr>
            </w:pPr>
            <w:r w:rsidRPr="00C623CC">
              <w:rPr>
                <w:rFonts w:eastAsia="Times New Roman" w:cs="Calibri"/>
                <w:b/>
                <w:bCs/>
                <w:color w:val="000000"/>
                <w:sz w:val="20"/>
                <w:szCs w:val="20"/>
              </w:rPr>
              <w:t>Percent Responded Effective</w:t>
            </w:r>
          </w:p>
        </w:tc>
        <w:tc>
          <w:tcPr>
            <w:tcW w:w="1014" w:type="pct"/>
            <w:tcBorders>
              <w:top w:val="nil"/>
              <w:left w:val="nil"/>
              <w:bottom w:val="single" w:sz="4" w:space="0" w:color="auto"/>
              <w:right w:val="nil"/>
            </w:tcBorders>
            <w:shd w:val="clear" w:color="000000" w:fill="CFCDC9"/>
            <w:noWrap/>
            <w:vAlign w:val="bottom"/>
            <w:hideMark/>
          </w:tcPr>
          <w:p w14:paraId="44C9966D" w14:textId="77777777" w:rsidR="00AA7D36" w:rsidRPr="00C623CC" w:rsidRDefault="00AA7D36" w:rsidP="00CB0121">
            <w:pPr>
              <w:spacing w:after="0" w:line="240" w:lineRule="auto"/>
              <w:jc w:val="center"/>
              <w:rPr>
                <w:rFonts w:eastAsia="Times New Roman" w:cs="Calibri"/>
                <w:b/>
                <w:bCs/>
                <w:color w:val="000000"/>
                <w:sz w:val="20"/>
                <w:szCs w:val="20"/>
              </w:rPr>
            </w:pPr>
            <w:r w:rsidRPr="00C623CC">
              <w:rPr>
                <w:rFonts w:eastAsia="Times New Roman" w:cs="Calibri"/>
                <w:b/>
                <w:bCs/>
                <w:color w:val="000000"/>
                <w:sz w:val="20"/>
                <w:szCs w:val="20"/>
              </w:rPr>
              <w:t>Observations</w:t>
            </w:r>
          </w:p>
        </w:tc>
      </w:tr>
      <w:tr w:rsidR="00AA7D36" w:rsidRPr="00C623CC" w14:paraId="3F2F172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A998925"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Overall</w:t>
            </w:r>
          </w:p>
        </w:tc>
      </w:tr>
      <w:tr w:rsidR="00AA7D36" w:rsidRPr="00C623CC" w14:paraId="42A2446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C98DECF"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5FA86D49"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51%</w:t>
            </w:r>
          </w:p>
        </w:tc>
        <w:tc>
          <w:tcPr>
            <w:tcW w:w="1014" w:type="pct"/>
            <w:tcBorders>
              <w:top w:val="nil"/>
              <w:left w:val="nil"/>
              <w:bottom w:val="single" w:sz="4" w:space="0" w:color="auto"/>
              <w:right w:val="nil"/>
            </w:tcBorders>
            <w:shd w:val="clear" w:color="auto" w:fill="auto"/>
            <w:noWrap/>
            <w:vAlign w:val="bottom"/>
            <w:hideMark/>
          </w:tcPr>
          <w:p w14:paraId="5B756B4D"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1179</w:t>
            </w:r>
          </w:p>
        </w:tc>
      </w:tr>
      <w:tr w:rsidR="00AA7D36" w:rsidRPr="00C623CC" w14:paraId="678541E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6265484"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Location</w:t>
            </w:r>
          </w:p>
        </w:tc>
      </w:tr>
      <w:tr w:rsidR="00AA7D36" w:rsidRPr="00C623CC" w14:paraId="12B851C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E3D9DE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1CE0354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51%</w:t>
            </w:r>
          </w:p>
        </w:tc>
        <w:tc>
          <w:tcPr>
            <w:tcW w:w="1014" w:type="pct"/>
            <w:tcBorders>
              <w:top w:val="nil"/>
              <w:left w:val="nil"/>
              <w:bottom w:val="single" w:sz="4" w:space="0" w:color="auto"/>
              <w:right w:val="nil"/>
            </w:tcBorders>
            <w:shd w:val="clear" w:color="auto" w:fill="auto"/>
            <w:noWrap/>
            <w:vAlign w:val="bottom"/>
            <w:hideMark/>
          </w:tcPr>
          <w:p w14:paraId="60680C9A"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952</w:t>
            </w:r>
          </w:p>
        </w:tc>
      </w:tr>
      <w:tr w:rsidR="00AA7D36" w:rsidRPr="00C623CC" w14:paraId="49526F4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42707D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286522FE"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AFC3A39"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227</w:t>
            </w:r>
          </w:p>
        </w:tc>
      </w:tr>
      <w:tr w:rsidR="00AA7D36" w:rsidRPr="00C623CC" w14:paraId="2EDEDD6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A83D713"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Sex</w:t>
            </w:r>
          </w:p>
        </w:tc>
      </w:tr>
      <w:tr w:rsidR="00AA7D36" w:rsidRPr="00C623CC" w14:paraId="59118CE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6E088A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5EE7D03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7E2B2AB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346</w:t>
            </w:r>
          </w:p>
        </w:tc>
      </w:tr>
      <w:tr w:rsidR="00AA7D36" w:rsidRPr="00C623CC" w14:paraId="52A814A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158955A"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0E66601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0880DCED"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178</w:t>
            </w:r>
          </w:p>
        </w:tc>
      </w:tr>
      <w:tr w:rsidR="00AA7D36" w:rsidRPr="00C623CC" w14:paraId="0F0CB20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52D89D0"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County</w:t>
            </w:r>
          </w:p>
        </w:tc>
      </w:tr>
      <w:tr w:rsidR="00AA7D36" w:rsidRPr="00C623CC" w14:paraId="4D6392D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176D1E"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1EC2144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1690D5B7"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78</w:t>
            </w:r>
          </w:p>
        </w:tc>
      </w:tr>
      <w:tr w:rsidR="00AA7D36" w:rsidRPr="00C623CC" w14:paraId="18BC489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00609C5"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02B18A1C"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35%</w:t>
            </w:r>
          </w:p>
        </w:tc>
        <w:tc>
          <w:tcPr>
            <w:tcW w:w="1014" w:type="pct"/>
            <w:tcBorders>
              <w:top w:val="nil"/>
              <w:left w:val="nil"/>
              <w:bottom w:val="single" w:sz="4" w:space="0" w:color="auto"/>
              <w:right w:val="nil"/>
            </w:tcBorders>
            <w:shd w:val="clear" w:color="auto" w:fill="auto"/>
            <w:noWrap/>
            <w:vAlign w:val="bottom"/>
            <w:hideMark/>
          </w:tcPr>
          <w:p w14:paraId="700C08D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89</w:t>
            </w:r>
          </w:p>
        </w:tc>
      </w:tr>
      <w:tr w:rsidR="00AA7D36" w:rsidRPr="00C623CC" w14:paraId="27CFAF5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A389AF3"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389D1F9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7ED0B57E"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93</w:t>
            </w:r>
          </w:p>
        </w:tc>
      </w:tr>
      <w:tr w:rsidR="00AA7D36" w:rsidRPr="00C623CC" w14:paraId="3D55C2C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5866D27"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7116551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35%</w:t>
            </w:r>
          </w:p>
        </w:tc>
        <w:tc>
          <w:tcPr>
            <w:tcW w:w="1014" w:type="pct"/>
            <w:tcBorders>
              <w:top w:val="nil"/>
              <w:left w:val="nil"/>
              <w:bottom w:val="single" w:sz="4" w:space="0" w:color="auto"/>
              <w:right w:val="nil"/>
            </w:tcBorders>
            <w:shd w:val="clear" w:color="auto" w:fill="auto"/>
            <w:noWrap/>
            <w:vAlign w:val="bottom"/>
            <w:hideMark/>
          </w:tcPr>
          <w:p w14:paraId="00CC6BF2"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193</w:t>
            </w:r>
          </w:p>
        </w:tc>
      </w:tr>
      <w:tr w:rsidR="00AA7D36" w:rsidRPr="00C623CC" w14:paraId="3AA370E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E1D6DE3"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Jur</w:t>
            </w:r>
            <w:proofErr w:type="spellEnd"/>
            <w:r w:rsidRPr="00C623CC">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6A0D617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40%</w:t>
            </w:r>
          </w:p>
        </w:tc>
        <w:tc>
          <w:tcPr>
            <w:tcW w:w="1014" w:type="pct"/>
            <w:tcBorders>
              <w:top w:val="nil"/>
              <w:left w:val="nil"/>
              <w:bottom w:val="single" w:sz="4" w:space="0" w:color="auto"/>
              <w:right w:val="nil"/>
            </w:tcBorders>
            <w:shd w:val="clear" w:color="auto" w:fill="auto"/>
            <w:noWrap/>
            <w:vAlign w:val="bottom"/>
            <w:hideMark/>
          </w:tcPr>
          <w:p w14:paraId="1E6242A5"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47</w:t>
            </w:r>
          </w:p>
        </w:tc>
      </w:tr>
      <w:tr w:rsidR="00AA7D36" w:rsidRPr="00C623CC" w14:paraId="3302A1F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B30551F"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783E46F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0836A272"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68</w:t>
            </w:r>
          </w:p>
        </w:tc>
      </w:tr>
      <w:tr w:rsidR="00AA7D36" w:rsidRPr="00C623CC" w14:paraId="33FAEE6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70D580E"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25F7CF3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2ED4C79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72</w:t>
            </w:r>
          </w:p>
        </w:tc>
      </w:tr>
      <w:tr w:rsidR="00AA7D36" w:rsidRPr="00C623CC" w14:paraId="550CD03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C990F35"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56E92EA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4AAFCB0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22</w:t>
            </w:r>
          </w:p>
        </w:tc>
      </w:tr>
      <w:tr w:rsidR="00AA7D36" w:rsidRPr="00C623CC" w14:paraId="02D2F8C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9DA84C" w14:textId="4F1B2AB3" w:rsidR="00AA7D36" w:rsidRPr="00C623CC"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264E5A4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26EA3A8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211</w:t>
            </w:r>
          </w:p>
        </w:tc>
      </w:tr>
      <w:tr w:rsidR="00AA7D36" w:rsidRPr="00C623CC" w14:paraId="669F63B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9E8736"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46B6272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57%</w:t>
            </w:r>
          </w:p>
        </w:tc>
        <w:tc>
          <w:tcPr>
            <w:tcW w:w="1014" w:type="pct"/>
            <w:tcBorders>
              <w:top w:val="nil"/>
              <w:left w:val="nil"/>
              <w:bottom w:val="single" w:sz="4" w:space="0" w:color="auto"/>
              <w:right w:val="nil"/>
            </w:tcBorders>
            <w:shd w:val="clear" w:color="auto" w:fill="auto"/>
            <w:noWrap/>
            <w:vAlign w:val="bottom"/>
            <w:hideMark/>
          </w:tcPr>
          <w:p w14:paraId="5509737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57</w:t>
            </w:r>
          </w:p>
        </w:tc>
      </w:tr>
      <w:tr w:rsidR="00AA7D36" w:rsidRPr="00C623CC" w14:paraId="3456D3F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BC121E6"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0B3E33CC"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6C55D84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115</w:t>
            </w:r>
          </w:p>
        </w:tc>
      </w:tr>
      <w:tr w:rsidR="00AA7D36" w:rsidRPr="00C623CC" w14:paraId="73E600A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20F73BF"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25D809E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50%</w:t>
            </w:r>
          </w:p>
        </w:tc>
        <w:tc>
          <w:tcPr>
            <w:tcW w:w="1014" w:type="pct"/>
            <w:tcBorders>
              <w:top w:val="nil"/>
              <w:left w:val="nil"/>
              <w:bottom w:val="single" w:sz="4" w:space="0" w:color="auto"/>
              <w:right w:val="nil"/>
            </w:tcBorders>
            <w:shd w:val="clear" w:color="auto" w:fill="auto"/>
            <w:noWrap/>
            <w:vAlign w:val="bottom"/>
            <w:hideMark/>
          </w:tcPr>
          <w:p w14:paraId="6C00C08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56</w:t>
            </w:r>
          </w:p>
        </w:tc>
      </w:tr>
      <w:tr w:rsidR="00AA7D36" w:rsidRPr="00C623CC" w14:paraId="7AF33E4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9B52219"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14EA01E9"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78%</w:t>
            </w:r>
          </w:p>
        </w:tc>
        <w:tc>
          <w:tcPr>
            <w:tcW w:w="1014" w:type="pct"/>
            <w:tcBorders>
              <w:top w:val="nil"/>
              <w:left w:val="nil"/>
              <w:bottom w:val="single" w:sz="4" w:space="0" w:color="auto"/>
              <w:right w:val="nil"/>
            </w:tcBorders>
            <w:shd w:val="clear" w:color="auto" w:fill="auto"/>
            <w:noWrap/>
            <w:vAlign w:val="bottom"/>
            <w:hideMark/>
          </w:tcPr>
          <w:p w14:paraId="7057FF8A"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78</w:t>
            </w:r>
          </w:p>
        </w:tc>
      </w:tr>
      <w:tr w:rsidR="00AA7D36" w:rsidRPr="00C623CC" w14:paraId="753BB71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0AA02D6"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Region</w:t>
            </w:r>
          </w:p>
        </w:tc>
      </w:tr>
      <w:tr w:rsidR="00AA7D36" w:rsidRPr="00C623CC" w14:paraId="59CA4CB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EECB88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2A705A47"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33442EF5"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125</w:t>
            </w:r>
          </w:p>
        </w:tc>
      </w:tr>
      <w:tr w:rsidR="00AA7D36" w:rsidRPr="00C623CC" w14:paraId="5CFAABD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0ECD40E"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88FE7F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56%</w:t>
            </w:r>
          </w:p>
        </w:tc>
        <w:tc>
          <w:tcPr>
            <w:tcW w:w="1014" w:type="pct"/>
            <w:tcBorders>
              <w:top w:val="nil"/>
              <w:left w:val="nil"/>
              <w:bottom w:val="single" w:sz="4" w:space="0" w:color="auto"/>
              <w:right w:val="nil"/>
            </w:tcBorders>
            <w:shd w:val="clear" w:color="auto" w:fill="auto"/>
            <w:noWrap/>
            <w:vAlign w:val="bottom"/>
            <w:hideMark/>
          </w:tcPr>
          <w:p w14:paraId="23C1CDA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161</w:t>
            </w:r>
          </w:p>
        </w:tc>
      </w:tr>
      <w:tr w:rsidR="00AA7D36" w:rsidRPr="00C623CC" w14:paraId="476D968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79E8DAE"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38ADFF6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49%</w:t>
            </w:r>
          </w:p>
        </w:tc>
        <w:tc>
          <w:tcPr>
            <w:tcW w:w="1014" w:type="pct"/>
            <w:tcBorders>
              <w:top w:val="nil"/>
              <w:left w:val="nil"/>
              <w:bottom w:val="single" w:sz="4" w:space="0" w:color="auto"/>
              <w:right w:val="nil"/>
            </w:tcBorders>
            <w:shd w:val="clear" w:color="auto" w:fill="auto"/>
            <w:noWrap/>
            <w:vAlign w:val="bottom"/>
            <w:hideMark/>
          </w:tcPr>
          <w:p w14:paraId="062B552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893</w:t>
            </w:r>
          </w:p>
        </w:tc>
      </w:tr>
      <w:tr w:rsidR="00AA7D36" w:rsidRPr="00C623CC" w14:paraId="1BBE7FE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233793A"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State</w:t>
            </w:r>
          </w:p>
        </w:tc>
      </w:tr>
      <w:tr w:rsidR="00AA7D36" w:rsidRPr="00C623CC" w14:paraId="35F45AC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63DDF50"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 xml:space="preserve">Eastern </w:t>
            </w:r>
            <w:proofErr w:type="spellStart"/>
            <w:r w:rsidRPr="00C623CC">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3EACFFD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56%</w:t>
            </w:r>
          </w:p>
        </w:tc>
        <w:tc>
          <w:tcPr>
            <w:tcW w:w="1014" w:type="pct"/>
            <w:tcBorders>
              <w:top w:val="nil"/>
              <w:left w:val="nil"/>
              <w:bottom w:val="single" w:sz="4" w:space="0" w:color="auto"/>
              <w:right w:val="nil"/>
            </w:tcBorders>
            <w:shd w:val="clear" w:color="auto" w:fill="auto"/>
            <w:noWrap/>
            <w:vAlign w:val="bottom"/>
            <w:hideMark/>
          </w:tcPr>
          <w:p w14:paraId="0DDEC33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161</w:t>
            </w:r>
          </w:p>
        </w:tc>
      </w:tr>
      <w:tr w:rsidR="00AA7D36" w:rsidRPr="00C623CC" w14:paraId="1432D09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A4BE599"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4CB4263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362A6A0A"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384</w:t>
            </w:r>
          </w:p>
        </w:tc>
      </w:tr>
      <w:tr w:rsidR="00AA7D36" w:rsidRPr="00C623CC" w14:paraId="56AD2EF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C79B561"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643039B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29239F9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305</w:t>
            </w:r>
          </w:p>
        </w:tc>
      </w:tr>
      <w:tr w:rsidR="00AA7D36" w:rsidRPr="00C623CC" w14:paraId="32A7BAD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CF01A97"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3238F0A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46%</w:t>
            </w:r>
          </w:p>
        </w:tc>
        <w:tc>
          <w:tcPr>
            <w:tcW w:w="1014" w:type="pct"/>
            <w:tcBorders>
              <w:top w:val="nil"/>
              <w:left w:val="nil"/>
              <w:bottom w:val="single" w:sz="4" w:space="0" w:color="auto"/>
              <w:right w:val="nil"/>
            </w:tcBorders>
            <w:shd w:val="clear" w:color="auto" w:fill="auto"/>
            <w:noWrap/>
            <w:vAlign w:val="bottom"/>
            <w:hideMark/>
          </w:tcPr>
          <w:p w14:paraId="4D75937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204</w:t>
            </w:r>
          </w:p>
        </w:tc>
      </w:tr>
      <w:tr w:rsidR="00AA7D36" w:rsidRPr="00C623CC" w14:paraId="1F788DD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B785D2"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0695C09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3A09A7D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125</w:t>
            </w:r>
          </w:p>
        </w:tc>
      </w:tr>
      <w:tr w:rsidR="00AA7D36" w:rsidRPr="00C623CC" w14:paraId="6EAB63A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EE552EE"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Language</w:t>
            </w:r>
          </w:p>
        </w:tc>
      </w:tr>
      <w:tr w:rsidR="00AA7D36" w:rsidRPr="00C623CC" w14:paraId="5E26649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01AECC9"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63FAC33E"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68%</w:t>
            </w:r>
          </w:p>
        </w:tc>
        <w:tc>
          <w:tcPr>
            <w:tcW w:w="1014" w:type="pct"/>
            <w:tcBorders>
              <w:top w:val="nil"/>
              <w:left w:val="nil"/>
              <w:bottom w:val="single" w:sz="4" w:space="0" w:color="auto"/>
              <w:right w:val="nil"/>
            </w:tcBorders>
            <w:shd w:val="clear" w:color="auto" w:fill="auto"/>
            <w:noWrap/>
            <w:vAlign w:val="bottom"/>
            <w:hideMark/>
          </w:tcPr>
          <w:p w14:paraId="262114C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341</w:t>
            </w:r>
          </w:p>
        </w:tc>
      </w:tr>
      <w:tr w:rsidR="00AA7D36" w:rsidRPr="00C623CC" w14:paraId="381DA66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EECAD5"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40E8012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50%</w:t>
            </w:r>
          </w:p>
        </w:tc>
        <w:tc>
          <w:tcPr>
            <w:tcW w:w="1014" w:type="pct"/>
            <w:tcBorders>
              <w:top w:val="nil"/>
              <w:left w:val="nil"/>
              <w:bottom w:val="single" w:sz="4" w:space="0" w:color="auto"/>
              <w:right w:val="nil"/>
            </w:tcBorders>
            <w:shd w:val="clear" w:color="auto" w:fill="auto"/>
            <w:noWrap/>
            <w:vAlign w:val="bottom"/>
            <w:hideMark/>
          </w:tcPr>
          <w:p w14:paraId="1F8122B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236</w:t>
            </w:r>
          </w:p>
        </w:tc>
      </w:tr>
      <w:tr w:rsidR="00AA7D36" w:rsidRPr="00C623CC" w14:paraId="5829548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48510FC"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5FE9786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1ABCCDA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68</w:t>
            </w:r>
          </w:p>
        </w:tc>
      </w:tr>
      <w:tr w:rsidR="00AA7D36" w:rsidRPr="00C623CC" w14:paraId="17D87D9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49CC457"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4D251CC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63%</w:t>
            </w:r>
          </w:p>
        </w:tc>
        <w:tc>
          <w:tcPr>
            <w:tcW w:w="1014" w:type="pct"/>
            <w:tcBorders>
              <w:top w:val="nil"/>
              <w:left w:val="nil"/>
              <w:bottom w:val="single" w:sz="4" w:space="0" w:color="auto"/>
              <w:right w:val="nil"/>
            </w:tcBorders>
            <w:shd w:val="clear" w:color="auto" w:fill="auto"/>
            <w:noWrap/>
            <w:vAlign w:val="bottom"/>
            <w:hideMark/>
          </w:tcPr>
          <w:p w14:paraId="23CD58E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86</w:t>
            </w:r>
          </w:p>
        </w:tc>
      </w:tr>
      <w:tr w:rsidR="00AA7D36" w:rsidRPr="00C623CC" w14:paraId="007A3D5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57FF39"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35E70BF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58%</w:t>
            </w:r>
          </w:p>
        </w:tc>
        <w:tc>
          <w:tcPr>
            <w:tcW w:w="1014" w:type="pct"/>
            <w:tcBorders>
              <w:top w:val="nil"/>
              <w:left w:val="nil"/>
              <w:bottom w:val="single" w:sz="4" w:space="0" w:color="auto"/>
              <w:right w:val="nil"/>
            </w:tcBorders>
            <w:shd w:val="clear" w:color="auto" w:fill="auto"/>
            <w:noWrap/>
            <w:vAlign w:val="bottom"/>
            <w:hideMark/>
          </w:tcPr>
          <w:p w14:paraId="7BC2EFE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137</w:t>
            </w:r>
          </w:p>
        </w:tc>
      </w:tr>
    </w:tbl>
    <w:p w14:paraId="6C903D4C" w14:textId="77777777" w:rsidR="00AA7D36" w:rsidRDefault="00AA7D36" w:rsidP="00AA7D36"/>
    <w:p w14:paraId="748C6EC4" w14:textId="77777777" w:rsidR="00AA7D36" w:rsidRDefault="00AA7D36" w:rsidP="00AA7D36"/>
    <w:p w14:paraId="4A8238A2" w14:textId="77777777" w:rsidR="00AA7D36" w:rsidRDefault="00AA7D36" w:rsidP="00AA7D36"/>
    <w:p w14:paraId="00C37A31" w14:textId="77777777" w:rsidR="00AA7D36" w:rsidRDefault="00AA7D36" w:rsidP="00AA7D36"/>
    <w:p w14:paraId="66336D62" w14:textId="77777777" w:rsidR="00AA7D36" w:rsidRDefault="00AA7D36" w:rsidP="00AA7D36"/>
    <w:p w14:paraId="5DF842A9" w14:textId="77777777" w:rsidR="00AA7D36" w:rsidRDefault="00AA7D36" w:rsidP="00AA7D36"/>
    <w:p w14:paraId="18222E94" w14:textId="77777777" w:rsidR="00AA7D36" w:rsidRDefault="00AA7D36" w:rsidP="00AA7D36"/>
    <w:p w14:paraId="7261ADCB" w14:textId="77777777" w:rsidR="00AA7D36" w:rsidRDefault="00AA7D36" w:rsidP="00AA7D36"/>
    <w:p w14:paraId="28553045" w14:textId="77777777" w:rsidR="00AA7D36" w:rsidRDefault="00AA7D36" w:rsidP="00AA7D36"/>
    <w:p w14:paraId="672993B7" w14:textId="77777777" w:rsidR="00AA7D36" w:rsidRDefault="00AA7D36" w:rsidP="00AA7D36"/>
    <w:p w14:paraId="4114CCB7" w14:textId="77777777" w:rsidR="00AA7D36" w:rsidRDefault="00AA7D36" w:rsidP="00AA7D36"/>
    <w:p w14:paraId="55FE5E46" w14:textId="77777777" w:rsidR="00AA7D36" w:rsidRDefault="00AA7D36" w:rsidP="00AA7D36"/>
    <w:p w14:paraId="1A737C72" w14:textId="77777777" w:rsidR="00AA7D36" w:rsidRDefault="00AA7D36" w:rsidP="00AA7D36"/>
    <w:p w14:paraId="5B79F329" w14:textId="77777777" w:rsidR="00AA7D36" w:rsidRDefault="00AA7D36" w:rsidP="00AA7D36"/>
    <w:p w14:paraId="70724C40" w14:textId="77777777" w:rsidR="00AA7D36" w:rsidRDefault="00AA7D36" w:rsidP="00AA7D36"/>
    <w:p w14:paraId="6BE423B7" w14:textId="77777777" w:rsidR="00AA7D36" w:rsidRDefault="00AA7D36" w:rsidP="00AA7D36"/>
    <w:p w14:paraId="2A3B160C" w14:textId="77777777" w:rsidR="00AA7D36" w:rsidRDefault="00AA7D36" w:rsidP="00AA7D36"/>
    <w:p w14:paraId="37C999DC" w14:textId="77777777" w:rsidR="00AA7D36" w:rsidRDefault="00AA7D36" w:rsidP="00AA7D36"/>
    <w:p w14:paraId="4C205C0C" w14:textId="77777777" w:rsidR="00AA7D36" w:rsidRDefault="00AA7D36" w:rsidP="00AA7D36"/>
    <w:p w14:paraId="10780B02" w14:textId="77777777" w:rsidR="00AA7D36" w:rsidRDefault="00AA7D36" w:rsidP="00AA7D36"/>
    <w:p w14:paraId="684B0C9D" w14:textId="77777777" w:rsidR="00AA7D36" w:rsidRDefault="00AA7D36" w:rsidP="00AA7D36"/>
    <w:p w14:paraId="222FC86A" w14:textId="77777777" w:rsidR="00AA7D36" w:rsidRDefault="00AA7D36" w:rsidP="00AA7D36"/>
    <w:p w14:paraId="1E285B22" w14:textId="77777777" w:rsidR="00AA7D36" w:rsidRDefault="00AA7D36" w:rsidP="00AA7D36"/>
    <w:p w14:paraId="0D3CEBEA" w14:textId="2205690D" w:rsidR="00AA7D36" w:rsidRDefault="00AA7D36" w:rsidP="00AA7D36">
      <w:pPr>
        <w:pStyle w:val="Caption"/>
      </w:pPr>
      <w:r>
        <w:lastRenderedPageBreak/>
        <w:t xml:space="preserve">Table </w:t>
      </w:r>
      <w:fldSimple w:instr=" SEQ Table \* ARABIC ">
        <w:r w:rsidR="00A66512">
          <w:rPr>
            <w:noProof/>
          </w:rPr>
          <w:t>31</w:t>
        </w:r>
      </w:fldSimple>
      <w:r>
        <w:t>. Indicator 21 Disaggregated REsults</w:t>
      </w:r>
    </w:p>
    <w:tbl>
      <w:tblPr>
        <w:tblW w:w="5000" w:type="pct"/>
        <w:tblLook w:val="04A0" w:firstRow="1" w:lastRow="0" w:firstColumn="1" w:lastColumn="0" w:noHBand="0" w:noVBand="1"/>
      </w:tblPr>
      <w:tblGrid>
        <w:gridCol w:w="3560"/>
        <w:gridCol w:w="3703"/>
        <w:gridCol w:w="2097"/>
      </w:tblGrid>
      <w:tr w:rsidR="00AA7D36" w:rsidRPr="00E668EE" w14:paraId="470D306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5332B33" w14:textId="77777777" w:rsidR="00AA7D36" w:rsidRPr="00E668EE" w:rsidRDefault="00AA7D36" w:rsidP="00CB0121">
            <w:pPr>
              <w:spacing w:after="0" w:line="240" w:lineRule="auto"/>
              <w:rPr>
                <w:rFonts w:eastAsia="Times New Roman" w:cs="Calibri"/>
                <w:b/>
                <w:bCs/>
                <w:color w:val="FFFFFF"/>
                <w:sz w:val="20"/>
                <w:szCs w:val="20"/>
              </w:rPr>
            </w:pPr>
            <w:r w:rsidRPr="00E668EE">
              <w:rPr>
                <w:rFonts w:eastAsia="Times New Roman" w:cs="Calibri"/>
                <w:b/>
                <w:bCs/>
                <w:color w:val="FFFFFF"/>
                <w:sz w:val="20"/>
                <w:szCs w:val="20"/>
              </w:rPr>
              <w:t>Proportion of households which participate in an early warning system</w:t>
            </w:r>
          </w:p>
        </w:tc>
      </w:tr>
      <w:tr w:rsidR="00AA7D36" w:rsidRPr="00E668EE" w14:paraId="2A7C1A72"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6006900B" w14:textId="77777777" w:rsidR="00AA7D36" w:rsidRPr="00E668EE" w:rsidRDefault="00AA7D36" w:rsidP="00CB0121">
            <w:pPr>
              <w:spacing w:after="0" w:line="240" w:lineRule="auto"/>
              <w:jc w:val="center"/>
              <w:rPr>
                <w:rFonts w:eastAsia="Times New Roman" w:cs="Calibri"/>
                <w:b/>
                <w:bCs/>
                <w:color w:val="000000"/>
                <w:sz w:val="20"/>
                <w:szCs w:val="20"/>
              </w:rPr>
            </w:pPr>
            <w:r w:rsidRPr="00E668EE">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76D0F1C6" w14:textId="77777777" w:rsidR="00AA7D36" w:rsidRPr="00E668EE" w:rsidRDefault="00AA7D36" w:rsidP="00CB0121">
            <w:pPr>
              <w:spacing w:after="0" w:line="240" w:lineRule="auto"/>
              <w:jc w:val="center"/>
              <w:rPr>
                <w:rFonts w:eastAsia="Times New Roman" w:cs="Calibri"/>
                <w:b/>
                <w:bCs/>
                <w:color w:val="000000"/>
                <w:sz w:val="20"/>
                <w:szCs w:val="20"/>
              </w:rPr>
            </w:pPr>
            <w:r w:rsidRPr="00E668EE">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48D83BD4" w14:textId="77777777" w:rsidR="00AA7D36" w:rsidRPr="00E668EE" w:rsidRDefault="00AA7D36" w:rsidP="00CB0121">
            <w:pPr>
              <w:spacing w:after="0" w:line="240" w:lineRule="auto"/>
              <w:jc w:val="center"/>
              <w:rPr>
                <w:rFonts w:eastAsia="Times New Roman" w:cs="Calibri"/>
                <w:b/>
                <w:bCs/>
                <w:color w:val="000000"/>
                <w:sz w:val="20"/>
                <w:szCs w:val="20"/>
              </w:rPr>
            </w:pPr>
            <w:r w:rsidRPr="00E668EE">
              <w:rPr>
                <w:rFonts w:eastAsia="Times New Roman" w:cs="Calibri"/>
                <w:b/>
                <w:bCs/>
                <w:color w:val="000000"/>
                <w:sz w:val="20"/>
                <w:szCs w:val="20"/>
              </w:rPr>
              <w:t>Observations</w:t>
            </w:r>
          </w:p>
        </w:tc>
      </w:tr>
      <w:tr w:rsidR="00AA7D36" w:rsidRPr="00E668EE" w14:paraId="43109A7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60F4680"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Overall</w:t>
            </w:r>
          </w:p>
        </w:tc>
      </w:tr>
      <w:tr w:rsidR="00AA7D36" w:rsidRPr="00E668EE" w14:paraId="1CE3BCC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F023B04"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439EF15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439DEEEC"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5849</w:t>
            </w:r>
          </w:p>
        </w:tc>
      </w:tr>
      <w:tr w:rsidR="00AA7D36" w:rsidRPr="00E668EE" w14:paraId="6D40541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7CE37D2"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Location</w:t>
            </w:r>
          </w:p>
        </w:tc>
      </w:tr>
      <w:tr w:rsidR="00AA7D36" w:rsidRPr="00E668EE" w14:paraId="543034D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7E710A2"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5675F0B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72%</w:t>
            </w:r>
          </w:p>
        </w:tc>
        <w:tc>
          <w:tcPr>
            <w:tcW w:w="1120" w:type="pct"/>
            <w:tcBorders>
              <w:top w:val="nil"/>
              <w:left w:val="nil"/>
              <w:bottom w:val="single" w:sz="4" w:space="0" w:color="auto"/>
              <w:right w:val="nil"/>
            </w:tcBorders>
            <w:shd w:val="clear" w:color="auto" w:fill="auto"/>
            <w:noWrap/>
            <w:vAlign w:val="bottom"/>
            <w:hideMark/>
          </w:tcPr>
          <w:p w14:paraId="059F87F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4710</w:t>
            </w:r>
          </w:p>
        </w:tc>
      </w:tr>
      <w:tr w:rsidR="00AA7D36" w:rsidRPr="00E668EE" w14:paraId="08DC598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868370E"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31150634"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0E9BC4DF"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1139</w:t>
            </w:r>
          </w:p>
        </w:tc>
      </w:tr>
      <w:tr w:rsidR="00AA7D36" w:rsidRPr="00E668EE" w14:paraId="6DD57BB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8638AEE"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Sex</w:t>
            </w:r>
          </w:p>
        </w:tc>
      </w:tr>
      <w:tr w:rsidR="00AA7D36" w:rsidRPr="00E668EE" w14:paraId="117908C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1F8F31A"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3693069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69%</w:t>
            </w:r>
          </w:p>
        </w:tc>
        <w:tc>
          <w:tcPr>
            <w:tcW w:w="1120" w:type="pct"/>
            <w:tcBorders>
              <w:top w:val="nil"/>
              <w:left w:val="nil"/>
              <w:bottom w:val="single" w:sz="4" w:space="0" w:color="auto"/>
              <w:right w:val="nil"/>
            </w:tcBorders>
            <w:shd w:val="clear" w:color="auto" w:fill="auto"/>
            <w:noWrap/>
            <w:vAlign w:val="bottom"/>
            <w:hideMark/>
          </w:tcPr>
          <w:p w14:paraId="41706FA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1637</w:t>
            </w:r>
          </w:p>
        </w:tc>
      </w:tr>
      <w:tr w:rsidR="00AA7D36" w:rsidRPr="00E668EE" w14:paraId="518CD5D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B51A3D6"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36072CC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67%</w:t>
            </w:r>
          </w:p>
        </w:tc>
        <w:tc>
          <w:tcPr>
            <w:tcW w:w="1120" w:type="pct"/>
            <w:tcBorders>
              <w:top w:val="nil"/>
              <w:left w:val="nil"/>
              <w:bottom w:val="single" w:sz="4" w:space="0" w:color="auto"/>
              <w:right w:val="nil"/>
            </w:tcBorders>
            <w:shd w:val="clear" w:color="auto" w:fill="auto"/>
            <w:noWrap/>
            <w:vAlign w:val="bottom"/>
            <w:hideMark/>
          </w:tcPr>
          <w:p w14:paraId="4C4D6E4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1042</w:t>
            </w:r>
          </w:p>
        </w:tc>
      </w:tr>
      <w:tr w:rsidR="00AA7D36" w:rsidRPr="00E668EE" w14:paraId="38F037B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2F555FB"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County</w:t>
            </w:r>
          </w:p>
        </w:tc>
      </w:tr>
      <w:tr w:rsidR="00AA7D36" w:rsidRPr="00E668EE" w14:paraId="3AF1BD4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296C797"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1D73D0B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61%</w:t>
            </w:r>
          </w:p>
        </w:tc>
        <w:tc>
          <w:tcPr>
            <w:tcW w:w="1120" w:type="pct"/>
            <w:tcBorders>
              <w:top w:val="nil"/>
              <w:left w:val="nil"/>
              <w:bottom w:val="single" w:sz="4" w:space="0" w:color="auto"/>
              <w:right w:val="nil"/>
            </w:tcBorders>
            <w:shd w:val="clear" w:color="auto" w:fill="auto"/>
            <w:noWrap/>
            <w:vAlign w:val="bottom"/>
            <w:hideMark/>
          </w:tcPr>
          <w:p w14:paraId="7F1A9C7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378</w:t>
            </w:r>
          </w:p>
        </w:tc>
      </w:tr>
      <w:tr w:rsidR="00AA7D36" w:rsidRPr="00E668EE" w14:paraId="6E8B738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6F809D0"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549D5E6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79%</w:t>
            </w:r>
          </w:p>
        </w:tc>
        <w:tc>
          <w:tcPr>
            <w:tcW w:w="1120" w:type="pct"/>
            <w:tcBorders>
              <w:top w:val="nil"/>
              <w:left w:val="nil"/>
              <w:bottom w:val="single" w:sz="4" w:space="0" w:color="auto"/>
              <w:right w:val="nil"/>
            </w:tcBorders>
            <w:shd w:val="clear" w:color="auto" w:fill="auto"/>
            <w:noWrap/>
            <w:vAlign w:val="bottom"/>
            <w:hideMark/>
          </w:tcPr>
          <w:p w14:paraId="343BA09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463</w:t>
            </w:r>
          </w:p>
        </w:tc>
      </w:tr>
      <w:tr w:rsidR="00AA7D36" w:rsidRPr="00E668EE" w14:paraId="4413AF4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6DCCDB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0FCE1D6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714A225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419</w:t>
            </w:r>
          </w:p>
        </w:tc>
      </w:tr>
      <w:tr w:rsidR="00AA7D36" w:rsidRPr="00E668EE" w14:paraId="59900C3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2392591"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25630A8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86%</w:t>
            </w:r>
          </w:p>
        </w:tc>
        <w:tc>
          <w:tcPr>
            <w:tcW w:w="1120" w:type="pct"/>
            <w:tcBorders>
              <w:top w:val="nil"/>
              <w:left w:val="nil"/>
              <w:bottom w:val="single" w:sz="4" w:space="0" w:color="auto"/>
              <w:right w:val="nil"/>
            </w:tcBorders>
            <w:shd w:val="clear" w:color="auto" w:fill="auto"/>
            <w:noWrap/>
            <w:vAlign w:val="bottom"/>
            <w:hideMark/>
          </w:tcPr>
          <w:p w14:paraId="639801F5"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447</w:t>
            </w:r>
          </w:p>
        </w:tc>
      </w:tr>
      <w:tr w:rsidR="00AA7D36" w:rsidRPr="00E668EE" w14:paraId="0AFC1C7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63074C4"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Jur</w:t>
            </w:r>
            <w:proofErr w:type="spellEnd"/>
            <w:r w:rsidRPr="00E668EE">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0BFC493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63%</w:t>
            </w:r>
          </w:p>
        </w:tc>
        <w:tc>
          <w:tcPr>
            <w:tcW w:w="1120" w:type="pct"/>
            <w:tcBorders>
              <w:top w:val="nil"/>
              <w:left w:val="nil"/>
              <w:bottom w:val="single" w:sz="4" w:space="0" w:color="auto"/>
              <w:right w:val="nil"/>
            </w:tcBorders>
            <w:shd w:val="clear" w:color="auto" w:fill="auto"/>
            <w:noWrap/>
            <w:vAlign w:val="bottom"/>
            <w:hideMark/>
          </w:tcPr>
          <w:p w14:paraId="689082F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375</w:t>
            </w:r>
          </w:p>
        </w:tc>
      </w:tr>
      <w:tr w:rsidR="00AA7D36" w:rsidRPr="00E668EE" w14:paraId="154D25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4DD9F16"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452CC0E5"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60F0E9FB"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518</w:t>
            </w:r>
          </w:p>
        </w:tc>
      </w:tr>
      <w:tr w:rsidR="00AA7D36" w:rsidRPr="00E668EE" w14:paraId="5AD7C2B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BA033A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5BEBAFEB"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7BC8A10F"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490</w:t>
            </w:r>
          </w:p>
        </w:tc>
      </w:tr>
      <w:tr w:rsidR="00AA7D36" w:rsidRPr="00E668EE" w14:paraId="40A0A8E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255F9DE"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575F782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85%</w:t>
            </w:r>
          </w:p>
        </w:tc>
        <w:tc>
          <w:tcPr>
            <w:tcW w:w="1120" w:type="pct"/>
            <w:tcBorders>
              <w:top w:val="nil"/>
              <w:left w:val="nil"/>
              <w:bottom w:val="single" w:sz="4" w:space="0" w:color="auto"/>
              <w:right w:val="nil"/>
            </w:tcBorders>
            <w:shd w:val="clear" w:color="auto" w:fill="auto"/>
            <w:noWrap/>
            <w:vAlign w:val="bottom"/>
            <w:hideMark/>
          </w:tcPr>
          <w:p w14:paraId="0490C34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538</w:t>
            </w:r>
          </w:p>
        </w:tc>
      </w:tr>
      <w:tr w:rsidR="00AA7D36" w:rsidRPr="00E668EE" w14:paraId="1B5EC6D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E7D6B07" w14:textId="5EEDEFDE" w:rsidR="00AA7D36" w:rsidRPr="00E668EE"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5C7FF11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334FE70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472</w:t>
            </w:r>
          </w:p>
        </w:tc>
      </w:tr>
      <w:tr w:rsidR="00AA7D36" w:rsidRPr="00E668EE" w14:paraId="05A50EA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DFE2083"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3931FA3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95%</w:t>
            </w:r>
          </w:p>
        </w:tc>
        <w:tc>
          <w:tcPr>
            <w:tcW w:w="1120" w:type="pct"/>
            <w:tcBorders>
              <w:top w:val="nil"/>
              <w:left w:val="nil"/>
              <w:bottom w:val="single" w:sz="4" w:space="0" w:color="auto"/>
              <w:right w:val="nil"/>
            </w:tcBorders>
            <w:shd w:val="clear" w:color="auto" w:fill="auto"/>
            <w:noWrap/>
            <w:vAlign w:val="bottom"/>
            <w:hideMark/>
          </w:tcPr>
          <w:p w14:paraId="4D59B5EC"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527</w:t>
            </w:r>
          </w:p>
        </w:tc>
      </w:tr>
      <w:tr w:rsidR="00AA7D36" w:rsidRPr="00E668EE" w14:paraId="633E91A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830EAED"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77B1450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66B25A4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498</w:t>
            </w:r>
          </w:p>
        </w:tc>
      </w:tr>
      <w:tr w:rsidR="00AA7D36" w:rsidRPr="00E668EE" w14:paraId="7E52A67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266025D"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4E75960E"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54%</w:t>
            </w:r>
          </w:p>
        </w:tc>
        <w:tc>
          <w:tcPr>
            <w:tcW w:w="1120" w:type="pct"/>
            <w:tcBorders>
              <w:top w:val="nil"/>
              <w:left w:val="nil"/>
              <w:bottom w:val="single" w:sz="4" w:space="0" w:color="auto"/>
              <w:right w:val="nil"/>
            </w:tcBorders>
            <w:shd w:val="clear" w:color="auto" w:fill="auto"/>
            <w:noWrap/>
            <w:vAlign w:val="bottom"/>
            <w:hideMark/>
          </w:tcPr>
          <w:p w14:paraId="100A831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325</w:t>
            </w:r>
          </w:p>
        </w:tc>
      </w:tr>
      <w:tr w:rsidR="00AA7D36" w:rsidRPr="00E668EE" w14:paraId="2EFC35A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3C9497F"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1C15696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7C78525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399</w:t>
            </w:r>
          </w:p>
        </w:tc>
      </w:tr>
      <w:tr w:rsidR="00AA7D36" w:rsidRPr="00E668EE" w14:paraId="4A99C27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CA3950D"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Region</w:t>
            </w:r>
          </w:p>
        </w:tc>
      </w:tr>
      <w:tr w:rsidR="00AA7D36" w:rsidRPr="00E668EE" w14:paraId="0D50742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7C6A95A"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6B5B8BC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320F3AD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774</w:t>
            </w:r>
          </w:p>
        </w:tc>
      </w:tr>
      <w:tr w:rsidR="00AA7D36" w:rsidRPr="00E668EE" w14:paraId="0E535D9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2853BFC"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C5B0C6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3BF703A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937</w:t>
            </w:r>
          </w:p>
        </w:tc>
      </w:tr>
      <w:tr w:rsidR="00AA7D36" w:rsidRPr="00E668EE" w14:paraId="4E36AE1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F3AD189"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7E854085"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75%</w:t>
            </w:r>
          </w:p>
        </w:tc>
        <w:tc>
          <w:tcPr>
            <w:tcW w:w="1120" w:type="pct"/>
            <w:tcBorders>
              <w:top w:val="nil"/>
              <w:left w:val="nil"/>
              <w:bottom w:val="single" w:sz="4" w:space="0" w:color="auto"/>
              <w:right w:val="nil"/>
            </w:tcBorders>
            <w:shd w:val="clear" w:color="auto" w:fill="auto"/>
            <w:noWrap/>
            <w:vAlign w:val="bottom"/>
            <w:hideMark/>
          </w:tcPr>
          <w:p w14:paraId="590920A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4138</w:t>
            </w:r>
          </w:p>
        </w:tc>
      </w:tr>
      <w:tr w:rsidR="00AA7D36" w:rsidRPr="00E668EE" w14:paraId="4DB8EA7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2C07E45"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State</w:t>
            </w:r>
          </w:p>
        </w:tc>
      </w:tr>
      <w:tr w:rsidR="00AA7D36" w:rsidRPr="00E668EE" w14:paraId="446192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A07C96C"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 xml:space="preserve">Eastern </w:t>
            </w:r>
            <w:proofErr w:type="spellStart"/>
            <w:r w:rsidRPr="00E668EE">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7C7072F"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196B4C7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937</w:t>
            </w:r>
          </w:p>
        </w:tc>
      </w:tr>
      <w:tr w:rsidR="00AA7D36" w:rsidRPr="00E668EE" w14:paraId="021FA9C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E4B8750"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62930B4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73%</w:t>
            </w:r>
          </w:p>
        </w:tc>
        <w:tc>
          <w:tcPr>
            <w:tcW w:w="1120" w:type="pct"/>
            <w:tcBorders>
              <w:top w:val="nil"/>
              <w:left w:val="nil"/>
              <w:bottom w:val="single" w:sz="4" w:space="0" w:color="auto"/>
              <w:right w:val="nil"/>
            </w:tcBorders>
            <w:shd w:val="clear" w:color="auto" w:fill="auto"/>
            <w:noWrap/>
            <w:vAlign w:val="bottom"/>
            <w:hideMark/>
          </w:tcPr>
          <w:p w14:paraId="3E23E54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1677</w:t>
            </w:r>
          </w:p>
        </w:tc>
      </w:tr>
      <w:tr w:rsidR="00AA7D36" w:rsidRPr="00E668EE" w14:paraId="4550D84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3C076E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599F612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525FEE9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1500</w:t>
            </w:r>
          </w:p>
        </w:tc>
      </w:tr>
      <w:tr w:rsidR="00AA7D36" w:rsidRPr="00E668EE" w14:paraId="76AE2BB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985987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25381A4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7454DCF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961</w:t>
            </w:r>
          </w:p>
        </w:tc>
      </w:tr>
      <w:tr w:rsidR="00AA7D36" w:rsidRPr="00E668EE" w14:paraId="78306C5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2D04E5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5C5B573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372DEED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774</w:t>
            </w:r>
          </w:p>
        </w:tc>
      </w:tr>
      <w:tr w:rsidR="00AA7D36" w:rsidRPr="00E668EE" w14:paraId="2AA2BC45"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4BA502D"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Language</w:t>
            </w:r>
          </w:p>
        </w:tc>
      </w:tr>
      <w:tr w:rsidR="00AA7D36" w:rsidRPr="00E668EE" w14:paraId="7278B4F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01D6886"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433FC52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65%</w:t>
            </w:r>
          </w:p>
        </w:tc>
        <w:tc>
          <w:tcPr>
            <w:tcW w:w="1120" w:type="pct"/>
            <w:tcBorders>
              <w:top w:val="nil"/>
              <w:left w:val="nil"/>
              <w:bottom w:val="single" w:sz="4" w:space="0" w:color="auto"/>
              <w:right w:val="nil"/>
            </w:tcBorders>
            <w:shd w:val="clear" w:color="auto" w:fill="auto"/>
            <w:noWrap/>
            <w:vAlign w:val="bottom"/>
            <w:hideMark/>
          </w:tcPr>
          <w:p w14:paraId="007A64C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2806</w:t>
            </w:r>
          </w:p>
        </w:tc>
      </w:tr>
      <w:tr w:rsidR="00AA7D36" w:rsidRPr="00E668EE" w14:paraId="55E1666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BC3CBBE"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416BECD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646A1CD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964</w:t>
            </w:r>
          </w:p>
        </w:tc>
      </w:tr>
      <w:tr w:rsidR="00AA7D36" w:rsidRPr="00E668EE" w14:paraId="3FAA8A8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32278C0"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1C7F36D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5767AED2"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518</w:t>
            </w:r>
          </w:p>
        </w:tc>
      </w:tr>
      <w:tr w:rsidR="00AA7D36" w:rsidRPr="00E668EE" w14:paraId="380DA47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C912786"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37A6084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79%</w:t>
            </w:r>
          </w:p>
        </w:tc>
        <w:tc>
          <w:tcPr>
            <w:tcW w:w="1120" w:type="pct"/>
            <w:tcBorders>
              <w:top w:val="nil"/>
              <w:left w:val="nil"/>
              <w:bottom w:val="single" w:sz="4" w:space="0" w:color="auto"/>
              <w:right w:val="nil"/>
            </w:tcBorders>
            <w:shd w:val="clear" w:color="auto" w:fill="auto"/>
            <w:noWrap/>
            <w:vAlign w:val="bottom"/>
            <w:hideMark/>
          </w:tcPr>
          <w:p w14:paraId="7798B2BB"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399</w:t>
            </w:r>
          </w:p>
        </w:tc>
      </w:tr>
      <w:tr w:rsidR="00AA7D36" w:rsidRPr="00E668EE" w14:paraId="3C8E02A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E6A94A2"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59D5084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5CAB8EB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1142</w:t>
            </w:r>
          </w:p>
        </w:tc>
      </w:tr>
    </w:tbl>
    <w:p w14:paraId="2F089F27" w14:textId="77777777" w:rsidR="00AA7D36" w:rsidRDefault="00AA7D36" w:rsidP="00AA7D36"/>
    <w:p w14:paraId="78CE76E1" w14:textId="77777777" w:rsidR="00AA7D36" w:rsidRDefault="00AA7D36" w:rsidP="00AA7D36"/>
    <w:p w14:paraId="23B37C2B" w14:textId="77777777" w:rsidR="00AA7D36" w:rsidRDefault="00AA7D36" w:rsidP="00AA7D36"/>
    <w:p w14:paraId="37AF3CC9" w14:textId="77777777" w:rsidR="00AA7D36" w:rsidRDefault="00AA7D36" w:rsidP="00AA7D36"/>
    <w:p w14:paraId="58BBC994" w14:textId="77777777" w:rsidR="00AA7D36" w:rsidRDefault="00AA7D36" w:rsidP="00AA7D36"/>
    <w:p w14:paraId="37311572" w14:textId="77777777" w:rsidR="00AA7D36" w:rsidRDefault="00AA7D36" w:rsidP="00AA7D36"/>
    <w:p w14:paraId="711098B8" w14:textId="77777777" w:rsidR="00AA7D36" w:rsidRDefault="00AA7D36" w:rsidP="00AA7D36"/>
    <w:p w14:paraId="24BFB0AC" w14:textId="77777777" w:rsidR="00AA7D36" w:rsidRDefault="00AA7D36" w:rsidP="00AA7D36"/>
    <w:p w14:paraId="68E98AA0" w14:textId="77777777" w:rsidR="00AA7D36" w:rsidRDefault="00AA7D36" w:rsidP="00AA7D36"/>
    <w:p w14:paraId="62781BA7" w14:textId="77777777" w:rsidR="00AA7D36" w:rsidRDefault="00AA7D36" w:rsidP="00AA7D36"/>
    <w:p w14:paraId="34C9B55A" w14:textId="77777777" w:rsidR="00AA7D36" w:rsidRDefault="00AA7D36" w:rsidP="00AA7D36"/>
    <w:p w14:paraId="393F15D0" w14:textId="77777777" w:rsidR="00AA7D36" w:rsidRDefault="00AA7D36" w:rsidP="00AA7D36"/>
    <w:p w14:paraId="4434976A" w14:textId="77777777" w:rsidR="00AA7D36" w:rsidRDefault="00AA7D36" w:rsidP="00AA7D36"/>
    <w:p w14:paraId="30A1A8F5" w14:textId="77777777" w:rsidR="00AA7D36" w:rsidRDefault="00AA7D36" w:rsidP="00AA7D36"/>
    <w:p w14:paraId="44DB849D" w14:textId="77777777" w:rsidR="00AA7D36" w:rsidRDefault="00AA7D36" w:rsidP="00AA7D36"/>
    <w:p w14:paraId="347B4B0F" w14:textId="77777777" w:rsidR="00AA7D36" w:rsidRDefault="00AA7D36" w:rsidP="00AA7D36"/>
    <w:p w14:paraId="78FB57FC" w14:textId="77777777" w:rsidR="00AA7D36" w:rsidRDefault="00AA7D36" w:rsidP="00AA7D36"/>
    <w:p w14:paraId="5D6B6112" w14:textId="77777777" w:rsidR="00AA7D36" w:rsidRDefault="00AA7D36" w:rsidP="00AA7D36"/>
    <w:p w14:paraId="7B77D98F" w14:textId="77777777" w:rsidR="00AA7D36" w:rsidRDefault="00AA7D36" w:rsidP="00AA7D36"/>
    <w:p w14:paraId="3FE243FA" w14:textId="77777777" w:rsidR="00AA7D36" w:rsidRDefault="00AA7D36" w:rsidP="00AA7D36"/>
    <w:p w14:paraId="66569F91" w14:textId="77777777" w:rsidR="00AA7D36" w:rsidRDefault="00AA7D36" w:rsidP="00AA7D36"/>
    <w:p w14:paraId="24345E09" w14:textId="77777777" w:rsidR="00AA7D36" w:rsidRDefault="00AA7D36" w:rsidP="00AA7D36"/>
    <w:p w14:paraId="08084961" w14:textId="77777777" w:rsidR="00AA7D36" w:rsidRDefault="00AA7D36" w:rsidP="00AA7D36"/>
    <w:p w14:paraId="40F3B401" w14:textId="19E63CD5" w:rsidR="00AA7D36" w:rsidRDefault="00AA7D36" w:rsidP="00AA7D36">
      <w:pPr>
        <w:pStyle w:val="Caption"/>
      </w:pPr>
      <w:r>
        <w:lastRenderedPageBreak/>
        <w:t xml:space="preserve">Table </w:t>
      </w:r>
      <w:fldSimple w:instr=" SEQ Table \* ARABIC ">
        <w:r w:rsidR="00A66512">
          <w:rPr>
            <w:noProof/>
          </w:rPr>
          <w:t>32</w:t>
        </w:r>
      </w:fldSimple>
      <w:r>
        <w:t>. Indicator 22 Disaggregated REsults</w:t>
      </w:r>
    </w:p>
    <w:tbl>
      <w:tblPr>
        <w:tblW w:w="5000" w:type="pct"/>
        <w:tblLook w:val="04A0" w:firstRow="1" w:lastRow="0" w:firstColumn="1" w:lastColumn="0" w:noHBand="0" w:noVBand="1"/>
      </w:tblPr>
      <w:tblGrid>
        <w:gridCol w:w="3560"/>
        <w:gridCol w:w="3703"/>
        <w:gridCol w:w="2097"/>
      </w:tblGrid>
      <w:tr w:rsidR="00AA7D36" w:rsidRPr="00856BC6" w14:paraId="116F0E9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604D52D1" w14:textId="77777777" w:rsidR="00AA7D36" w:rsidRPr="00856BC6" w:rsidRDefault="00AA7D36" w:rsidP="00CB0121">
            <w:pPr>
              <w:spacing w:after="0" w:line="240" w:lineRule="auto"/>
              <w:rPr>
                <w:rFonts w:eastAsia="Times New Roman" w:cs="Calibri"/>
                <w:b/>
                <w:bCs/>
                <w:color w:val="FFFFFF"/>
                <w:sz w:val="20"/>
                <w:szCs w:val="20"/>
              </w:rPr>
            </w:pPr>
            <w:r w:rsidRPr="00856BC6">
              <w:rPr>
                <w:rFonts w:eastAsia="Times New Roman" w:cs="Calibri"/>
                <w:b/>
                <w:bCs/>
                <w:color w:val="FFFFFF"/>
                <w:sz w:val="20"/>
                <w:szCs w:val="20"/>
              </w:rPr>
              <w:t>Proportion of children in target areas (9-59 months) vaccinated for measles</w:t>
            </w:r>
          </w:p>
        </w:tc>
      </w:tr>
      <w:tr w:rsidR="00AA7D36" w:rsidRPr="00856BC6" w14:paraId="0D4346DB"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6C8EA711" w14:textId="77777777" w:rsidR="00AA7D36" w:rsidRPr="00856BC6" w:rsidRDefault="00AA7D36" w:rsidP="00CB0121">
            <w:pPr>
              <w:spacing w:after="0" w:line="240" w:lineRule="auto"/>
              <w:jc w:val="center"/>
              <w:rPr>
                <w:rFonts w:eastAsia="Times New Roman" w:cs="Calibri"/>
                <w:b/>
                <w:bCs/>
                <w:color w:val="000000"/>
                <w:sz w:val="20"/>
                <w:szCs w:val="20"/>
              </w:rPr>
            </w:pPr>
            <w:r w:rsidRPr="00856BC6">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37AC2193" w14:textId="77777777" w:rsidR="00AA7D36" w:rsidRPr="00856BC6" w:rsidRDefault="00AA7D36" w:rsidP="00CB0121">
            <w:pPr>
              <w:spacing w:after="0" w:line="240" w:lineRule="auto"/>
              <w:jc w:val="center"/>
              <w:rPr>
                <w:rFonts w:eastAsia="Times New Roman" w:cs="Calibri"/>
                <w:b/>
                <w:bCs/>
                <w:color w:val="000000"/>
                <w:sz w:val="20"/>
                <w:szCs w:val="20"/>
              </w:rPr>
            </w:pPr>
            <w:r w:rsidRPr="00856BC6">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6190DB8B" w14:textId="77777777" w:rsidR="00AA7D36" w:rsidRPr="00856BC6" w:rsidRDefault="00AA7D36" w:rsidP="00CB0121">
            <w:pPr>
              <w:spacing w:after="0" w:line="240" w:lineRule="auto"/>
              <w:jc w:val="center"/>
              <w:rPr>
                <w:rFonts w:eastAsia="Times New Roman" w:cs="Calibri"/>
                <w:b/>
                <w:bCs/>
                <w:color w:val="000000"/>
                <w:sz w:val="20"/>
                <w:szCs w:val="20"/>
              </w:rPr>
            </w:pPr>
            <w:r w:rsidRPr="00856BC6">
              <w:rPr>
                <w:rFonts w:eastAsia="Times New Roman" w:cs="Calibri"/>
                <w:b/>
                <w:bCs/>
                <w:color w:val="000000"/>
                <w:sz w:val="20"/>
                <w:szCs w:val="20"/>
              </w:rPr>
              <w:t>Observations</w:t>
            </w:r>
          </w:p>
        </w:tc>
      </w:tr>
      <w:tr w:rsidR="00AA7D36" w:rsidRPr="00856BC6" w14:paraId="0A00BB8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901ED7D"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Overall</w:t>
            </w:r>
          </w:p>
        </w:tc>
      </w:tr>
      <w:tr w:rsidR="00AA7D36" w:rsidRPr="00856BC6" w14:paraId="0E33394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26680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3171D3C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78%</w:t>
            </w:r>
          </w:p>
        </w:tc>
        <w:tc>
          <w:tcPr>
            <w:tcW w:w="1120" w:type="pct"/>
            <w:tcBorders>
              <w:top w:val="nil"/>
              <w:left w:val="nil"/>
              <w:bottom w:val="single" w:sz="4" w:space="0" w:color="auto"/>
              <w:right w:val="nil"/>
            </w:tcBorders>
            <w:shd w:val="clear" w:color="auto" w:fill="auto"/>
            <w:noWrap/>
            <w:vAlign w:val="bottom"/>
            <w:hideMark/>
          </w:tcPr>
          <w:p w14:paraId="76D616B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5595</w:t>
            </w:r>
          </w:p>
        </w:tc>
      </w:tr>
      <w:tr w:rsidR="00AA7D36" w:rsidRPr="00856BC6" w14:paraId="5410E7D5"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E2888B1"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Location</w:t>
            </w:r>
          </w:p>
        </w:tc>
      </w:tr>
      <w:tr w:rsidR="00AA7D36" w:rsidRPr="00856BC6" w14:paraId="6CD20D3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79AC80C"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77F93CE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73%</w:t>
            </w:r>
          </w:p>
        </w:tc>
        <w:tc>
          <w:tcPr>
            <w:tcW w:w="1120" w:type="pct"/>
            <w:tcBorders>
              <w:top w:val="nil"/>
              <w:left w:val="nil"/>
              <w:bottom w:val="single" w:sz="4" w:space="0" w:color="auto"/>
              <w:right w:val="nil"/>
            </w:tcBorders>
            <w:shd w:val="clear" w:color="auto" w:fill="auto"/>
            <w:noWrap/>
            <w:vAlign w:val="bottom"/>
            <w:hideMark/>
          </w:tcPr>
          <w:p w14:paraId="2FA1CA1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3734</w:t>
            </w:r>
          </w:p>
        </w:tc>
      </w:tr>
      <w:tr w:rsidR="00AA7D36" w:rsidRPr="00856BC6" w14:paraId="0AA862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1531BA1"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7C57BF2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4D4C7EC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1861</w:t>
            </w:r>
          </w:p>
        </w:tc>
      </w:tr>
      <w:tr w:rsidR="00AA7D36" w:rsidRPr="00856BC6" w14:paraId="019AE1E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8E4EE67"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Sex</w:t>
            </w:r>
          </w:p>
        </w:tc>
      </w:tr>
      <w:tr w:rsidR="00AA7D36" w:rsidRPr="00856BC6" w14:paraId="67283A7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DD81CFA"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56DC6B0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6103BAF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1636</w:t>
            </w:r>
          </w:p>
        </w:tc>
      </w:tr>
      <w:tr w:rsidR="00AA7D36" w:rsidRPr="00856BC6" w14:paraId="2D06AA4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D57016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5DDDAC0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1C1D59B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1261</w:t>
            </w:r>
          </w:p>
        </w:tc>
      </w:tr>
      <w:tr w:rsidR="00AA7D36" w:rsidRPr="00856BC6" w14:paraId="07CE5FF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3BF2A80"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County</w:t>
            </w:r>
          </w:p>
        </w:tc>
      </w:tr>
      <w:tr w:rsidR="00AA7D36" w:rsidRPr="00856BC6" w14:paraId="199B227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34577E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6B15B09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3A2431E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329</w:t>
            </w:r>
          </w:p>
        </w:tc>
      </w:tr>
      <w:tr w:rsidR="00AA7D36" w:rsidRPr="00856BC6" w14:paraId="4E430FF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F851361"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5F45514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014BA69A"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484</w:t>
            </w:r>
          </w:p>
        </w:tc>
      </w:tr>
      <w:tr w:rsidR="00AA7D36" w:rsidRPr="00856BC6" w14:paraId="0A71FF2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DC7CB5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74D0F41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0F31F43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311</w:t>
            </w:r>
          </w:p>
        </w:tc>
      </w:tr>
      <w:tr w:rsidR="00AA7D36" w:rsidRPr="00856BC6" w14:paraId="32CAC80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2563E9A"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51AC861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62A0182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416</w:t>
            </w:r>
          </w:p>
        </w:tc>
      </w:tr>
      <w:tr w:rsidR="00AA7D36" w:rsidRPr="00856BC6" w14:paraId="66F1CC8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867F801"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Jur</w:t>
            </w:r>
            <w:proofErr w:type="spellEnd"/>
            <w:r w:rsidRPr="00856BC6">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37A1FAD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54%</w:t>
            </w:r>
          </w:p>
        </w:tc>
        <w:tc>
          <w:tcPr>
            <w:tcW w:w="1120" w:type="pct"/>
            <w:tcBorders>
              <w:top w:val="nil"/>
              <w:left w:val="nil"/>
              <w:bottom w:val="single" w:sz="4" w:space="0" w:color="auto"/>
              <w:right w:val="nil"/>
            </w:tcBorders>
            <w:shd w:val="clear" w:color="auto" w:fill="auto"/>
            <w:noWrap/>
            <w:vAlign w:val="bottom"/>
            <w:hideMark/>
          </w:tcPr>
          <w:p w14:paraId="5C20874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289</w:t>
            </w:r>
          </w:p>
        </w:tc>
      </w:tr>
      <w:tr w:rsidR="00AA7D36" w:rsidRPr="00856BC6" w14:paraId="598F68C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5418521"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1D9D348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51%</w:t>
            </w:r>
          </w:p>
        </w:tc>
        <w:tc>
          <w:tcPr>
            <w:tcW w:w="1120" w:type="pct"/>
            <w:tcBorders>
              <w:top w:val="nil"/>
              <w:left w:val="nil"/>
              <w:bottom w:val="single" w:sz="4" w:space="0" w:color="auto"/>
              <w:right w:val="nil"/>
            </w:tcBorders>
            <w:shd w:val="clear" w:color="auto" w:fill="auto"/>
            <w:noWrap/>
            <w:vAlign w:val="bottom"/>
            <w:hideMark/>
          </w:tcPr>
          <w:p w14:paraId="32F419D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54</w:t>
            </w:r>
          </w:p>
        </w:tc>
      </w:tr>
      <w:tr w:rsidR="00AA7D36" w:rsidRPr="00856BC6" w14:paraId="0F5B29A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DB36BD0"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173BFC6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734DEBC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588</w:t>
            </w:r>
          </w:p>
        </w:tc>
      </w:tr>
      <w:tr w:rsidR="00AA7D36" w:rsidRPr="00856BC6" w14:paraId="00B21B0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758D48A"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65DE7DC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79%</w:t>
            </w:r>
          </w:p>
        </w:tc>
        <w:tc>
          <w:tcPr>
            <w:tcW w:w="1120" w:type="pct"/>
            <w:tcBorders>
              <w:top w:val="nil"/>
              <w:left w:val="nil"/>
              <w:bottom w:val="single" w:sz="4" w:space="0" w:color="auto"/>
              <w:right w:val="nil"/>
            </w:tcBorders>
            <w:shd w:val="clear" w:color="auto" w:fill="auto"/>
            <w:noWrap/>
            <w:vAlign w:val="bottom"/>
            <w:hideMark/>
          </w:tcPr>
          <w:p w14:paraId="238D599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419</w:t>
            </w:r>
          </w:p>
        </w:tc>
      </w:tr>
      <w:tr w:rsidR="00AA7D36" w:rsidRPr="00856BC6" w14:paraId="380BF29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BC44924" w14:textId="58A3428B" w:rsidR="00AA7D36" w:rsidRPr="00856BC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4436C33E"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03ED0CA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489</w:t>
            </w:r>
          </w:p>
        </w:tc>
      </w:tr>
      <w:tr w:rsidR="00AA7D36" w:rsidRPr="00856BC6" w14:paraId="52D5557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D661EA3"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11B22B4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w:t>
            </w:r>
          </w:p>
        </w:tc>
        <w:tc>
          <w:tcPr>
            <w:tcW w:w="1120" w:type="pct"/>
            <w:tcBorders>
              <w:top w:val="nil"/>
              <w:left w:val="nil"/>
              <w:bottom w:val="single" w:sz="4" w:space="0" w:color="auto"/>
              <w:right w:val="nil"/>
            </w:tcBorders>
            <w:shd w:val="clear" w:color="auto" w:fill="auto"/>
            <w:noWrap/>
            <w:vAlign w:val="bottom"/>
            <w:hideMark/>
          </w:tcPr>
          <w:p w14:paraId="7B3246DC"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w:t>
            </w:r>
          </w:p>
        </w:tc>
      </w:tr>
      <w:tr w:rsidR="00AA7D36" w:rsidRPr="00856BC6" w14:paraId="34751B1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D3D8815"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1C9A682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6A9A171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486</w:t>
            </w:r>
          </w:p>
        </w:tc>
      </w:tr>
      <w:tr w:rsidR="00AA7D36" w:rsidRPr="00856BC6" w14:paraId="200B645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9DD2C6"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40ABA1F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55%</w:t>
            </w:r>
          </w:p>
        </w:tc>
        <w:tc>
          <w:tcPr>
            <w:tcW w:w="1120" w:type="pct"/>
            <w:tcBorders>
              <w:top w:val="nil"/>
              <w:left w:val="nil"/>
              <w:bottom w:val="single" w:sz="4" w:space="0" w:color="auto"/>
              <w:right w:val="nil"/>
            </w:tcBorders>
            <w:shd w:val="clear" w:color="auto" w:fill="auto"/>
            <w:noWrap/>
            <w:vAlign w:val="bottom"/>
            <w:hideMark/>
          </w:tcPr>
          <w:p w14:paraId="1372394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180</w:t>
            </w:r>
          </w:p>
        </w:tc>
      </w:tr>
      <w:tr w:rsidR="00AA7D36" w:rsidRPr="00856BC6" w14:paraId="403CC41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015C68E"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0E6F2B1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59D44A8C"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1550</w:t>
            </w:r>
          </w:p>
        </w:tc>
      </w:tr>
      <w:tr w:rsidR="00AA7D36" w:rsidRPr="00856BC6" w14:paraId="022B30D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63C4B8C"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Region</w:t>
            </w:r>
          </w:p>
        </w:tc>
      </w:tr>
      <w:tr w:rsidR="00AA7D36" w:rsidRPr="00856BC6" w14:paraId="682623A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DFDB964"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19BE12E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2BE76BFA"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1839</w:t>
            </w:r>
          </w:p>
        </w:tc>
      </w:tr>
      <w:tr w:rsidR="00AA7D36" w:rsidRPr="00856BC6" w14:paraId="01C79BA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A334CC3"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3D148F0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58C1117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365</w:t>
            </w:r>
          </w:p>
        </w:tc>
      </w:tr>
      <w:tr w:rsidR="00AA7D36" w:rsidRPr="00856BC6" w14:paraId="78692E5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1AA5F6E"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601BE70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297B409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3391</w:t>
            </w:r>
          </w:p>
        </w:tc>
      </w:tr>
      <w:tr w:rsidR="00AA7D36" w:rsidRPr="00856BC6" w14:paraId="634ECF7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624228F"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State</w:t>
            </w:r>
          </w:p>
        </w:tc>
      </w:tr>
      <w:tr w:rsidR="00AA7D36" w:rsidRPr="00856BC6" w14:paraId="336C29E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17B053D"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 xml:space="preserve">Eastern </w:t>
            </w:r>
            <w:proofErr w:type="spellStart"/>
            <w:r w:rsidRPr="00856BC6">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4784E7A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50B7BA1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365</w:t>
            </w:r>
          </w:p>
        </w:tc>
      </w:tr>
      <w:tr w:rsidR="00AA7D36" w:rsidRPr="00856BC6" w14:paraId="48A6321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790594F"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57BF161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67%</w:t>
            </w:r>
          </w:p>
        </w:tc>
        <w:tc>
          <w:tcPr>
            <w:tcW w:w="1120" w:type="pct"/>
            <w:tcBorders>
              <w:top w:val="nil"/>
              <w:left w:val="nil"/>
              <w:bottom w:val="single" w:sz="4" w:space="0" w:color="auto"/>
              <w:right w:val="nil"/>
            </w:tcBorders>
            <w:shd w:val="clear" w:color="auto" w:fill="auto"/>
            <w:noWrap/>
            <w:vAlign w:val="bottom"/>
            <w:hideMark/>
          </w:tcPr>
          <w:p w14:paraId="58BF943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925</w:t>
            </w:r>
          </w:p>
        </w:tc>
      </w:tr>
      <w:tr w:rsidR="00AA7D36" w:rsidRPr="00856BC6" w14:paraId="0B9694D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ADB641C"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3D9C46E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2F59301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1496</w:t>
            </w:r>
          </w:p>
        </w:tc>
      </w:tr>
      <w:tr w:rsidR="00AA7D36" w:rsidRPr="00856BC6" w14:paraId="738264D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AD97FBC"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75061188"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04DB7E2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970</w:t>
            </w:r>
          </w:p>
        </w:tc>
      </w:tr>
      <w:tr w:rsidR="00AA7D36" w:rsidRPr="00856BC6" w14:paraId="4EB0970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C64914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6926621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008D7AE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1839</w:t>
            </w:r>
          </w:p>
        </w:tc>
      </w:tr>
      <w:tr w:rsidR="00AA7D36" w:rsidRPr="00856BC6" w14:paraId="551F33A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79EE0B3"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Language</w:t>
            </w:r>
          </w:p>
        </w:tc>
      </w:tr>
      <w:tr w:rsidR="00AA7D36" w:rsidRPr="00856BC6" w14:paraId="610EEB1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0E6F55"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29D1D08B"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72%</w:t>
            </w:r>
          </w:p>
        </w:tc>
        <w:tc>
          <w:tcPr>
            <w:tcW w:w="1120" w:type="pct"/>
            <w:tcBorders>
              <w:top w:val="nil"/>
              <w:left w:val="nil"/>
              <w:bottom w:val="single" w:sz="4" w:space="0" w:color="auto"/>
              <w:right w:val="nil"/>
            </w:tcBorders>
            <w:shd w:val="clear" w:color="auto" w:fill="auto"/>
            <w:noWrap/>
            <w:vAlign w:val="bottom"/>
            <w:hideMark/>
          </w:tcPr>
          <w:p w14:paraId="713A34F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2567</w:t>
            </w:r>
          </w:p>
        </w:tc>
      </w:tr>
      <w:tr w:rsidR="00AA7D36" w:rsidRPr="00856BC6" w14:paraId="53E0778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45D4824"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59A559CE"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37730DA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1048</w:t>
            </w:r>
          </w:p>
        </w:tc>
      </w:tr>
      <w:tr w:rsidR="00AA7D36" w:rsidRPr="00856BC6" w14:paraId="6980AA2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55602B4"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2FB2A7FB"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52%</w:t>
            </w:r>
          </w:p>
        </w:tc>
        <w:tc>
          <w:tcPr>
            <w:tcW w:w="1120" w:type="pct"/>
            <w:tcBorders>
              <w:top w:val="nil"/>
              <w:left w:val="nil"/>
              <w:bottom w:val="single" w:sz="4" w:space="0" w:color="auto"/>
              <w:right w:val="nil"/>
            </w:tcBorders>
            <w:shd w:val="clear" w:color="auto" w:fill="auto"/>
            <w:noWrap/>
            <w:vAlign w:val="bottom"/>
            <w:hideMark/>
          </w:tcPr>
          <w:p w14:paraId="73E313E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54</w:t>
            </w:r>
          </w:p>
        </w:tc>
      </w:tr>
      <w:tr w:rsidR="00AA7D36" w:rsidRPr="00856BC6" w14:paraId="75325AA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80CEE4B"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731E6F5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71A22A0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293</w:t>
            </w:r>
          </w:p>
        </w:tc>
      </w:tr>
      <w:tr w:rsidR="00AA7D36" w:rsidRPr="00856BC6" w14:paraId="29E4438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7CBAC7B"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4BA4A40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0634927C"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1614</w:t>
            </w:r>
          </w:p>
        </w:tc>
      </w:tr>
    </w:tbl>
    <w:p w14:paraId="34FFCA38" w14:textId="77777777" w:rsidR="00AA7D36" w:rsidRDefault="00AA7D36" w:rsidP="00AA7D36"/>
    <w:p w14:paraId="53FD8BF4" w14:textId="77777777" w:rsidR="00AA7D36" w:rsidRDefault="00AA7D36" w:rsidP="00AA7D36"/>
    <w:p w14:paraId="40EEDFAA" w14:textId="77777777" w:rsidR="00AA7D36" w:rsidRDefault="00AA7D36" w:rsidP="00AA7D36"/>
    <w:p w14:paraId="2707564D" w14:textId="77777777" w:rsidR="00AA7D36" w:rsidRDefault="00AA7D36" w:rsidP="00AA7D36"/>
    <w:p w14:paraId="5F867DC5" w14:textId="77777777" w:rsidR="00AA7D36" w:rsidRDefault="00AA7D36" w:rsidP="00AA7D36"/>
    <w:p w14:paraId="4593D871" w14:textId="77777777" w:rsidR="00AA7D36" w:rsidRDefault="00AA7D36" w:rsidP="00AA7D36"/>
    <w:p w14:paraId="53E333C7" w14:textId="77777777" w:rsidR="00AA7D36" w:rsidRDefault="00AA7D36" w:rsidP="00AA7D36"/>
    <w:p w14:paraId="4E463322" w14:textId="77777777" w:rsidR="00AA7D36" w:rsidRDefault="00AA7D36" w:rsidP="00AA7D36"/>
    <w:p w14:paraId="76247105" w14:textId="77777777" w:rsidR="00AA7D36" w:rsidRDefault="00AA7D36" w:rsidP="00AA7D36"/>
    <w:p w14:paraId="6F10CC91" w14:textId="77777777" w:rsidR="00AA7D36" w:rsidRDefault="00AA7D36" w:rsidP="00AA7D36"/>
    <w:p w14:paraId="7284CB56" w14:textId="77777777" w:rsidR="00AA7D36" w:rsidRDefault="00AA7D36" w:rsidP="00AA7D36"/>
    <w:p w14:paraId="6B799B66" w14:textId="77777777" w:rsidR="00AA7D36" w:rsidRDefault="00AA7D36" w:rsidP="00AA7D36"/>
    <w:p w14:paraId="334B8D52" w14:textId="77777777" w:rsidR="00AA7D36" w:rsidRDefault="00AA7D36" w:rsidP="00AA7D36"/>
    <w:p w14:paraId="7479409A" w14:textId="77777777" w:rsidR="00AA7D36" w:rsidRDefault="00AA7D36" w:rsidP="00AA7D36"/>
    <w:p w14:paraId="6AB04E87" w14:textId="77777777" w:rsidR="00AA7D36" w:rsidRDefault="00AA7D36" w:rsidP="00AA7D36"/>
    <w:p w14:paraId="08C1712E" w14:textId="77777777" w:rsidR="00AA7D36" w:rsidRDefault="00AA7D36" w:rsidP="00AA7D36"/>
    <w:p w14:paraId="001FA6EA" w14:textId="77777777" w:rsidR="00AA7D36" w:rsidRDefault="00AA7D36" w:rsidP="00AA7D36"/>
    <w:p w14:paraId="59531122" w14:textId="77777777" w:rsidR="00AA7D36" w:rsidRDefault="00AA7D36" w:rsidP="00AA7D36"/>
    <w:p w14:paraId="62C5330C" w14:textId="77777777" w:rsidR="00AA7D36" w:rsidRDefault="00AA7D36" w:rsidP="00AA7D36"/>
    <w:p w14:paraId="42443896" w14:textId="77777777" w:rsidR="00AA7D36" w:rsidRDefault="00AA7D36" w:rsidP="00AA7D36"/>
    <w:p w14:paraId="4E3BBB8B" w14:textId="77777777" w:rsidR="00AA7D36" w:rsidRDefault="00AA7D36" w:rsidP="00AA7D36"/>
    <w:p w14:paraId="6496904C" w14:textId="77777777" w:rsidR="00AA7D36" w:rsidRDefault="00AA7D36" w:rsidP="00AA7D36"/>
    <w:p w14:paraId="7F2A946A" w14:textId="77777777" w:rsidR="00AA7D36" w:rsidRDefault="00AA7D36" w:rsidP="00AA7D36"/>
    <w:p w14:paraId="1F8C9A6D" w14:textId="74B3BD8E" w:rsidR="00AA7D36" w:rsidRDefault="00AA7D36" w:rsidP="00AA7D36">
      <w:pPr>
        <w:pStyle w:val="Caption"/>
      </w:pPr>
      <w:r>
        <w:lastRenderedPageBreak/>
        <w:t xml:space="preserve">Table </w:t>
      </w:r>
      <w:fldSimple w:instr=" SEQ Table \* ARABIC ">
        <w:r w:rsidR="00A66512">
          <w:rPr>
            <w:noProof/>
          </w:rPr>
          <w:t>33</w:t>
        </w:r>
      </w:fldSimple>
      <w:r>
        <w:t>. Indicator 23 Disaggregated REsults</w:t>
      </w:r>
    </w:p>
    <w:tbl>
      <w:tblPr>
        <w:tblW w:w="5000" w:type="pct"/>
        <w:tblLook w:val="04A0" w:firstRow="1" w:lastRow="0" w:firstColumn="1" w:lastColumn="0" w:noHBand="0" w:noVBand="1"/>
      </w:tblPr>
      <w:tblGrid>
        <w:gridCol w:w="3222"/>
        <w:gridCol w:w="4240"/>
        <w:gridCol w:w="1898"/>
      </w:tblGrid>
      <w:tr w:rsidR="00AA7D36" w:rsidRPr="00974A0F" w14:paraId="3D08D99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00CFB12" w14:textId="77777777" w:rsidR="00AA7D36" w:rsidRPr="00974A0F" w:rsidRDefault="00AA7D36" w:rsidP="00CB0121">
            <w:pPr>
              <w:spacing w:after="0" w:line="240" w:lineRule="auto"/>
              <w:rPr>
                <w:rFonts w:eastAsia="Times New Roman" w:cs="Calibri"/>
                <w:b/>
                <w:bCs/>
                <w:color w:val="FFFFFF"/>
                <w:sz w:val="20"/>
                <w:szCs w:val="20"/>
              </w:rPr>
            </w:pPr>
            <w:r w:rsidRPr="00974A0F">
              <w:rPr>
                <w:rFonts w:eastAsia="Times New Roman" w:cs="Calibri"/>
                <w:b/>
                <w:bCs/>
                <w:color w:val="FFFFFF"/>
                <w:sz w:val="20"/>
                <w:szCs w:val="20"/>
              </w:rPr>
              <w:t>Percent of population that are satisfied with government services</w:t>
            </w:r>
          </w:p>
        </w:tc>
      </w:tr>
      <w:tr w:rsidR="00AA7D36" w:rsidRPr="00974A0F" w14:paraId="2244FA14"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178FB5F2" w14:textId="77777777" w:rsidR="00AA7D36" w:rsidRPr="00974A0F" w:rsidRDefault="00AA7D36" w:rsidP="00CB0121">
            <w:pPr>
              <w:spacing w:after="0" w:line="240" w:lineRule="auto"/>
              <w:jc w:val="center"/>
              <w:rPr>
                <w:rFonts w:eastAsia="Times New Roman" w:cs="Calibri"/>
                <w:b/>
                <w:bCs/>
                <w:color w:val="000000"/>
                <w:sz w:val="20"/>
                <w:szCs w:val="20"/>
              </w:rPr>
            </w:pPr>
            <w:r w:rsidRPr="00974A0F">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7F43BAB6" w14:textId="77777777" w:rsidR="00AA7D36" w:rsidRPr="00974A0F" w:rsidRDefault="00AA7D36" w:rsidP="00CB0121">
            <w:pPr>
              <w:spacing w:after="0" w:line="240" w:lineRule="auto"/>
              <w:jc w:val="center"/>
              <w:rPr>
                <w:rFonts w:eastAsia="Times New Roman" w:cs="Calibri"/>
                <w:b/>
                <w:bCs/>
                <w:color w:val="000000"/>
                <w:sz w:val="20"/>
                <w:szCs w:val="20"/>
              </w:rPr>
            </w:pPr>
            <w:r w:rsidRPr="00974A0F">
              <w:rPr>
                <w:rFonts w:eastAsia="Times New Roman" w:cs="Calibri"/>
                <w:b/>
                <w:bCs/>
                <w:color w:val="000000"/>
                <w:sz w:val="20"/>
                <w:szCs w:val="20"/>
              </w:rPr>
              <w:t>Percent Responded Satisfied</w:t>
            </w:r>
          </w:p>
        </w:tc>
        <w:tc>
          <w:tcPr>
            <w:tcW w:w="1014" w:type="pct"/>
            <w:tcBorders>
              <w:top w:val="nil"/>
              <w:left w:val="nil"/>
              <w:bottom w:val="single" w:sz="4" w:space="0" w:color="auto"/>
              <w:right w:val="nil"/>
            </w:tcBorders>
            <w:shd w:val="clear" w:color="000000" w:fill="CFCDC9"/>
            <w:noWrap/>
            <w:vAlign w:val="bottom"/>
            <w:hideMark/>
          </w:tcPr>
          <w:p w14:paraId="645EC1FD" w14:textId="77777777" w:rsidR="00AA7D36" w:rsidRPr="00974A0F" w:rsidRDefault="00AA7D36" w:rsidP="00CB0121">
            <w:pPr>
              <w:spacing w:after="0" w:line="240" w:lineRule="auto"/>
              <w:jc w:val="center"/>
              <w:rPr>
                <w:rFonts w:eastAsia="Times New Roman" w:cs="Calibri"/>
                <w:b/>
                <w:bCs/>
                <w:color w:val="000000"/>
                <w:sz w:val="20"/>
                <w:szCs w:val="20"/>
              </w:rPr>
            </w:pPr>
            <w:r w:rsidRPr="00974A0F">
              <w:rPr>
                <w:rFonts w:eastAsia="Times New Roman" w:cs="Calibri"/>
                <w:b/>
                <w:bCs/>
                <w:color w:val="000000"/>
                <w:sz w:val="20"/>
                <w:szCs w:val="20"/>
              </w:rPr>
              <w:t>Observations</w:t>
            </w:r>
          </w:p>
        </w:tc>
      </w:tr>
      <w:tr w:rsidR="00AA7D36" w:rsidRPr="00974A0F" w14:paraId="200E92A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B3A8BB6"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Overall</w:t>
            </w:r>
          </w:p>
        </w:tc>
      </w:tr>
      <w:tr w:rsidR="00AA7D36" w:rsidRPr="00974A0F" w14:paraId="404EAF3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A1D83E2"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0959662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29%</w:t>
            </w:r>
          </w:p>
        </w:tc>
        <w:tc>
          <w:tcPr>
            <w:tcW w:w="1014" w:type="pct"/>
            <w:tcBorders>
              <w:top w:val="nil"/>
              <w:left w:val="nil"/>
              <w:bottom w:val="single" w:sz="4" w:space="0" w:color="auto"/>
              <w:right w:val="nil"/>
            </w:tcBorders>
            <w:shd w:val="clear" w:color="auto" w:fill="auto"/>
            <w:noWrap/>
            <w:vAlign w:val="bottom"/>
            <w:hideMark/>
          </w:tcPr>
          <w:p w14:paraId="45B15D22"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850</w:t>
            </w:r>
          </w:p>
        </w:tc>
      </w:tr>
      <w:tr w:rsidR="00AA7D36" w:rsidRPr="00974A0F" w14:paraId="266584D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5A42D2B"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Location</w:t>
            </w:r>
          </w:p>
        </w:tc>
      </w:tr>
      <w:tr w:rsidR="00AA7D36" w:rsidRPr="00974A0F" w14:paraId="4B18075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FA60B1E"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40053DAA"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30%</w:t>
            </w:r>
          </w:p>
        </w:tc>
        <w:tc>
          <w:tcPr>
            <w:tcW w:w="1014" w:type="pct"/>
            <w:tcBorders>
              <w:top w:val="nil"/>
              <w:left w:val="nil"/>
              <w:bottom w:val="single" w:sz="4" w:space="0" w:color="auto"/>
              <w:right w:val="nil"/>
            </w:tcBorders>
            <w:shd w:val="clear" w:color="auto" w:fill="auto"/>
            <w:noWrap/>
            <w:vAlign w:val="bottom"/>
            <w:hideMark/>
          </w:tcPr>
          <w:p w14:paraId="241B6C57"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694</w:t>
            </w:r>
          </w:p>
        </w:tc>
      </w:tr>
      <w:tr w:rsidR="00AA7D36" w:rsidRPr="00974A0F" w14:paraId="24A0D3D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3DD93BA"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16793697"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28%</w:t>
            </w:r>
          </w:p>
        </w:tc>
        <w:tc>
          <w:tcPr>
            <w:tcW w:w="1014" w:type="pct"/>
            <w:tcBorders>
              <w:top w:val="nil"/>
              <w:left w:val="nil"/>
              <w:bottom w:val="single" w:sz="4" w:space="0" w:color="auto"/>
              <w:right w:val="nil"/>
            </w:tcBorders>
            <w:shd w:val="clear" w:color="auto" w:fill="auto"/>
            <w:noWrap/>
            <w:vAlign w:val="bottom"/>
            <w:hideMark/>
          </w:tcPr>
          <w:p w14:paraId="4330079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156</w:t>
            </w:r>
          </w:p>
        </w:tc>
      </w:tr>
      <w:tr w:rsidR="00AA7D36" w:rsidRPr="00974A0F" w14:paraId="7C2758D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8EB0B8F"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Sex</w:t>
            </w:r>
          </w:p>
        </w:tc>
      </w:tr>
      <w:tr w:rsidR="00AA7D36" w:rsidRPr="00974A0F" w14:paraId="23D1896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C8845E4"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62EDF333"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5D97CE48"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292</w:t>
            </w:r>
          </w:p>
        </w:tc>
      </w:tr>
      <w:tr w:rsidR="00AA7D36" w:rsidRPr="00974A0F" w14:paraId="233BCEE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89222AB"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5948CE9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29%</w:t>
            </w:r>
          </w:p>
        </w:tc>
        <w:tc>
          <w:tcPr>
            <w:tcW w:w="1014" w:type="pct"/>
            <w:tcBorders>
              <w:top w:val="nil"/>
              <w:left w:val="nil"/>
              <w:bottom w:val="single" w:sz="4" w:space="0" w:color="auto"/>
              <w:right w:val="nil"/>
            </w:tcBorders>
            <w:shd w:val="clear" w:color="auto" w:fill="auto"/>
            <w:noWrap/>
            <w:vAlign w:val="bottom"/>
            <w:hideMark/>
          </w:tcPr>
          <w:p w14:paraId="59295F5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140</w:t>
            </w:r>
          </w:p>
        </w:tc>
      </w:tr>
      <w:tr w:rsidR="00AA7D36" w:rsidRPr="00974A0F" w14:paraId="7E94C1F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87D00CE"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County</w:t>
            </w:r>
          </w:p>
        </w:tc>
      </w:tr>
      <w:tr w:rsidR="00AA7D36" w:rsidRPr="00974A0F" w14:paraId="04A1D47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BE2067C"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191F904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14%</w:t>
            </w:r>
          </w:p>
        </w:tc>
        <w:tc>
          <w:tcPr>
            <w:tcW w:w="1014" w:type="pct"/>
            <w:tcBorders>
              <w:top w:val="nil"/>
              <w:left w:val="nil"/>
              <w:bottom w:val="single" w:sz="4" w:space="0" w:color="auto"/>
              <w:right w:val="nil"/>
            </w:tcBorders>
            <w:shd w:val="clear" w:color="auto" w:fill="auto"/>
            <w:noWrap/>
            <w:vAlign w:val="bottom"/>
            <w:hideMark/>
          </w:tcPr>
          <w:p w14:paraId="6AEF97D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w:t>
            </w:r>
          </w:p>
        </w:tc>
      </w:tr>
      <w:tr w:rsidR="00AA7D36" w:rsidRPr="00974A0F" w14:paraId="72FF00A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F61020B"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579842E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074B68C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189</w:t>
            </w:r>
          </w:p>
        </w:tc>
      </w:tr>
      <w:tr w:rsidR="00AA7D36" w:rsidRPr="00974A0F" w14:paraId="17F1CAB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BC97551"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3AA66C22"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40%</w:t>
            </w:r>
          </w:p>
        </w:tc>
        <w:tc>
          <w:tcPr>
            <w:tcW w:w="1014" w:type="pct"/>
            <w:tcBorders>
              <w:top w:val="nil"/>
              <w:left w:val="nil"/>
              <w:bottom w:val="single" w:sz="4" w:space="0" w:color="auto"/>
              <w:right w:val="nil"/>
            </w:tcBorders>
            <w:shd w:val="clear" w:color="auto" w:fill="auto"/>
            <w:noWrap/>
            <w:vAlign w:val="bottom"/>
            <w:hideMark/>
          </w:tcPr>
          <w:p w14:paraId="1D8F27A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128</w:t>
            </w:r>
          </w:p>
        </w:tc>
      </w:tr>
      <w:tr w:rsidR="00AA7D36" w:rsidRPr="00974A0F" w14:paraId="1C62F78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1FB01DC"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058328E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w:t>
            </w:r>
          </w:p>
        </w:tc>
        <w:tc>
          <w:tcPr>
            <w:tcW w:w="1014" w:type="pct"/>
            <w:tcBorders>
              <w:top w:val="nil"/>
              <w:left w:val="nil"/>
              <w:bottom w:val="single" w:sz="4" w:space="0" w:color="auto"/>
              <w:right w:val="nil"/>
            </w:tcBorders>
            <w:shd w:val="clear" w:color="auto" w:fill="auto"/>
            <w:noWrap/>
            <w:vAlign w:val="bottom"/>
            <w:hideMark/>
          </w:tcPr>
          <w:p w14:paraId="13C58A9A"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61</w:t>
            </w:r>
          </w:p>
        </w:tc>
      </w:tr>
      <w:tr w:rsidR="00AA7D36" w:rsidRPr="00974A0F" w14:paraId="7A9D7D3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BBE0D98"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Jur</w:t>
            </w:r>
            <w:proofErr w:type="spellEnd"/>
            <w:r w:rsidRPr="00974A0F">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651C521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0A8710D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112</w:t>
            </w:r>
          </w:p>
        </w:tc>
      </w:tr>
      <w:tr w:rsidR="00AA7D36" w:rsidRPr="00974A0F" w14:paraId="3884471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6DA8067"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077CB0F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24%</w:t>
            </w:r>
          </w:p>
        </w:tc>
        <w:tc>
          <w:tcPr>
            <w:tcW w:w="1014" w:type="pct"/>
            <w:tcBorders>
              <w:top w:val="nil"/>
              <w:left w:val="nil"/>
              <w:bottom w:val="single" w:sz="4" w:space="0" w:color="auto"/>
              <w:right w:val="nil"/>
            </w:tcBorders>
            <w:shd w:val="clear" w:color="auto" w:fill="auto"/>
            <w:noWrap/>
            <w:vAlign w:val="bottom"/>
            <w:hideMark/>
          </w:tcPr>
          <w:p w14:paraId="559E648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46</w:t>
            </w:r>
          </w:p>
        </w:tc>
      </w:tr>
      <w:tr w:rsidR="00AA7D36" w:rsidRPr="00974A0F" w14:paraId="2B8F1DA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5A93831"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07DD9808"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33%</w:t>
            </w:r>
          </w:p>
        </w:tc>
        <w:tc>
          <w:tcPr>
            <w:tcW w:w="1014" w:type="pct"/>
            <w:tcBorders>
              <w:top w:val="nil"/>
              <w:left w:val="nil"/>
              <w:bottom w:val="single" w:sz="4" w:space="0" w:color="auto"/>
              <w:right w:val="nil"/>
            </w:tcBorders>
            <w:shd w:val="clear" w:color="auto" w:fill="auto"/>
            <w:noWrap/>
            <w:vAlign w:val="bottom"/>
            <w:hideMark/>
          </w:tcPr>
          <w:p w14:paraId="5B1E116B"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78</w:t>
            </w:r>
          </w:p>
        </w:tc>
      </w:tr>
      <w:tr w:rsidR="00AA7D36" w:rsidRPr="00974A0F" w14:paraId="720ED6E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C7132BC"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0DB4307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54B2FFDE"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51</w:t>
            </w:r>
          </w:p>
        </w:tc>
      </w:tr>
      <w:tr w:rsidR="00AA7D36" w:rsidRPr="00974A0F" w14:paraId="3C0A2C4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E57C518" w14:textId="56969FF2" w:rsidR="00AA7D36" w:rsidRPr="00974A0F"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48310DBF"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16%</w:t>
            </w:r>
          </w:p>
        </w:tc>
        <w:tc>
          <w:tcPr>
            <w:tcW w:w="1014" w:type="pct"/>
            <w:tcBorders>
              <w:top w:val="nil"/>
              <w:left w:val="nil"/>
              <w:bottom w:val="single" w:sz="4" w:space="0" w:color="auto"/>
              <w:right w:val="nil"/>
            </w:tcBorders>
            <w:shd w:val="clear" w:color="auto" w:fill="auto"/>
            <w:noWrap/>
            <w:vAlign w:val="bottom"/>
            <w:hideMark/>
          </w:tcPr>
          <w:p w14:paraId="1CE9450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31</w:t>
            </w:r>
          </w:p>
        </w:tc>
      </w:tr>
      <w:tr w:rsidR="00AA7D36" w:rsidRPr="00974A0F" w14:paraId="3BD4862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D51A0F8"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6F9929A0"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61DECFBE"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r>
      <w:tr w:rsidR="00AA7D36" w:rsidRPr="00974A0F" w14:paraId="7754E09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32BC070"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208277F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4840C1BA"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16</w:t>
            </w:r>
          </w:p>
        </w:tc>
      </w:tr>
      <w:tr w:rsidR="00AA7D36" w:rsidRPr="00974A0F" w14:paraId="6A7AD76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E393A3B"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447BAB98"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5772CEF8"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r>
      <w:tr w:rsidR="00AA7D36" w:rsidRPr="00974A0F" w14:paraId="3852C94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5A5BBE6"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42260C3E"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41%</w:t>
            </w:r>
          </w:p>
        </w:tc>
        <w:tc>
          <w:tcPr>
            <w:tcW w:w="1014" w:type="pct"/>
            <w:tcBorders>
              <w:top w:val="nil"/>
              <w:left w:val="nil"/>
              <w:bottom w:val="single" w:sz="4" w:space="0" w:color="auto"/>
              <w:right w:val="nil"/>
            </w:tcBorders>
            <w:shd w:val="clear" w:color="auto" w:fill="auto"/>
            <w:noWrap/>
            <w:vAlign w:val="bottom"/>
            <w:hideMark/>
          </w:tcPr>
          <w:p w14:paraId="48B08E6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109</w:t>
            </w:r>
          </w:p>
        </w:tc>
      </w:tr>
      <w:tr w:rsidR="00AA7D36" w:rsidRPr="00974A0F" w14:paraId="374DFB5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B005872"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Region</w:t>
            </w:r>
          </w:p>
        </w:tc>
      </w:tr>
      <w:tr w:rsidR="00AA7D36" w:rsidRPr="00974A0F" w14:paraId="2FFAB8A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5AFD7A0"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05EFF69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61D47E3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221</w:t>
            </w:r>
          </w:p>
        </w:tc>
      </w:tr>
      <w:tr w:rsidR="00AA7D36" w:rsidRPr="00974A0F" w14:paraId="37019E1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08AD31B"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28D196F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0B9A3C22"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174</w:t>
            </w:r>
          </w:p>
        </w:tc>
      </w:tr>
      <w:tr w:rsidR="00AA7D36" w:rsidRPr="00974A0F" w14:paraId="1DFE39C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41BE6D3"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4D730524"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22%</w:t>
            </w:r>
          </w:p>
        </w:tc>
        <w:tc>
          <w:tcPr>
            <w:tcW w:w="1014" w:type="pct"/>
            <w:tcBorders>
              <w:top w:val="nil"/>
              <w:left w:val="nil"/>
              <w:bottom w:val="single" w:sz="4" w:space="0" w:color="auto"/>
              <w:right w:val="nil"/>
            </w:tcBorders>
            <w:shd w:val="clear" w:color="auto" w:fill="auto"/>
            <w:noWrap/>
            <w:vAlign w:val="bottom"/>
            <w:hideMark/>
          </w:tcPr>
          <w:p w14:paraId="509923C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455</w:t>
            </w:r>
          </w:p>
        </w:tc>
      </w:tr>
      <w:tr w:rsidR="00AA7D36" w:rsidRPr="00974A0F" w14:paraId="0A4A28E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CFB2869"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State</w:t>
            </w:r>
          </w:p>
        </w:tc>
      </w:tr>
      <w:tr w:rsidR="00AA7D36" w:rsidRPr="00974A0F" w14:paraId="7E22014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A10CB56"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 xml:space="preserve">Eastern </w:t>
            </w:r>
            <w:proofErr w:type="spellStart"/>
            <w:r w:rsidRPr="00974A0F">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15587C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59466F2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174</w:t>
            </w:r>
          </w:p>
        </w:tc>
      </w:tr>
      <w:tr w:rsidR="00AA7D36" w:rsidRPr="00974A0F" w14:paraId="458E2E5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998EFA3"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7B2E4C67"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13%</w:t>
            </w:r>
          </w:p>
        </w:tc>
        <w:tc>
          <w:tcPr>
            <w:tcW w:w="1014" w:type="pct"/>
            <w:tcBorders>
              <w:top w:val="nil"/>
              <w:left w:val="nil"/>
              <w:bottom w:val="single" w:sz="4" w:space="0" w:color="auto"/>
              <w:right w:val="nil"/>
            </w:tcBorders>
            <w:shd w:val="clear" w:color="auto" w:fill="auto"/>
            <w:noWrap/>
            <w:vAlign w:val="bottom"/>
            <w:hideMark/>
          </w:tcPr>
          <w:p w14:paraId="3A3605E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90</w:t>
            </w:r>
          </w:p>
        </w:tc>
      </w:tr>
      <w:tr w:rsidR="00AA7D36" w:rsidRPr="00974A0F" w14:paraId="3F47558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A947FE4"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2DFB483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31%</w:t>
            </w:r>
          </w:p>
        </w:tc>
        <w:tc>
          <w:tcPr>
            <w:tcW w:w="1014" w:type="pct"/>
            <w:tcBorders>
              <w:top w:val="nil"/>
              <w:left w:val="nil"/>
              <w:bottom w:val="single" w:sz="4" w:space="0" w:color="auto"/>
              <w:right w:val="nil"/>
            </w:tcBorders>
            <w:shd w:val="clear" w:color="auto" w:fill="auto"/>
            <w:noWrap/>
            <w:vAlign w:val="bottom"/>
            <w:hideMark/>
          </w:tcPr>
          <w:p w14:paraId="1C0D24BE"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160</w:t>
            </w:r>
          </w:p>
        </w:tc>
      </w:tr>
      <w:tr w:rsidR="00AA7D36" w:rsidRPr="00974A0F" w14:paraId="0AFFDDE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EA9FBD5"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4A2EECA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46%</w:t>
            </w:r>
          </w:p>
        </w:tc>
        <w:tc>
          <w:tcPr>
            <w:tcW w:w="1014" w:type="pct"/>
            <w:tcBorders>
              <w:top w:val="nil"/>
              <w:left w:val="nil"/>
              <w:bottom w:val="single" w:sz="4" w:space="0" w:color="auto"/>
              <w:right w:val="nil"/>
            </w:tcBorders>
            <w:shd w:val="clear" w:color="auto" w:fill="auto"/>
            <w:noWrap/>
            <w:vAlign w:val="bottom"/>
            <w:hideMark/>
          </w:tcPr>
          <w:p w14:paraId="0539871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205</w:t>
            </w:r>
          </w:p>
        </w:tc>
      </w:tr>
      <w:tr w:rsidR="00AA7D36" w:rsidRPr="00974A0F" w14:paraId="02BE921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F01C38"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5A77402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2BE4C74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221</w:t>
            </w:r>
          </w:p>
        </w:tc>
      </w:tr>
      <w:tr w:rsidR="00AA7D36" w:rsidRPr="00974A0F" w14:paraId="4672F21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3F844C4"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Language</w:t>
            </w:r>
          </w:p>
        </w:tc>
      </w:tr>
      <w:tr w:rsidR="00AA7D36" w:rsidRPr="00974A0F" w14:paraId="4103CDC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2BD3F02"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7126F87B"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33%</w:t>
            </w:r>
          </w:p>
        </w:tc>
        <w:tc>
          <w:tcPr>
            <w:tcW w:w="1014" w:type="pct"/>
            <w:tcBorders>
              <w:top w:val="nil"/>
              <w:left w:val="nil"/>
              <w:bottom w:val="single" w:sz="4" w:space="0" w:color="auto"/>
              <w:right w:val="nil"/>
            </w:tcBorders>
            <w:shd w:val="clear" w:color="auto" w:fill="auto"/>
            <w:noWrap/>
            <w:vAlign w:val="bottom"/>
            <w:hideMark/>
          </w:tcPr>
          <w:p w14:paraId="7F176ED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134</w:t>
            </w:r>
          </w:p>
        </w:tc>
      </w:tr>
      <w:tr w:rsidR="00AA7D36" w:rsidRPr="00974A0F" w14:paraId="66D0A32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9FB0504"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3DFC589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14DFBFE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273</w:t>
            </w:r>
          </w:p>
        </w:tc>
      </w:tr>
      <w:tr w:rsidR="00AA7D36" w:rsidRPr="00974A0F" w14:paraId="3AE6CD3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D0F1003"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75E639E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24%</w:t>
            </w:r>
          </w:p>
        </w:tc>
        <w:tc>
          <w:tcPr>
            <w:tcW w:w="1014" w:type="pct"/>
            <w:tcBorders>
              <w:top w:val="nil"/>
              <w:left w:val="nil"/>
              <w:bottom w:val="single" w:sz="4" w:space="0" w:color="auto"/>
              <w:right w:val="nil"/>
            </w:tcBorders>
            <w:shd w:val="clear" w:color="auto" w:fill="auto"/>
            <w:noWrap/>
            <w:vAlign w:val="bottom"/>
            <w:hideMark/>
          </w:tcPr>
          <w:p w14:paraId="1C49163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46</w:t>
            </w:r>
          </w:p>
        </w:tc>
      </w:tr>
      <w:tr w:rsidR="00AA7D36" w:rsidRPr="00974A0F" w14:paraId="7E3F147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35CAE5F"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559A4D1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39%</w:t>
            </w:r>
          </w:p>
        </w:tc>
        <w:tc>
          <w:tcPr>
            <w:tcW w:w="1014" w:type="pct"/>
            <w:tcBorders>
              <w:top w:val="nil"/>
              <w:left w:val="nil"/>
              <w:bottom w:val="single" w:sz="4" w:space="0" w:color="auto"/>
              <w:right w:val="nil"/>
            </w:tcBorders>
            <w:shd w:val="clear" w:color="auto" w:fill="auto"/>
            <w:noWrap/>
            <w:vAlign w:val="bottom"/>
            <w:hideMark/>
          </w:tcPr>
          <w:p w14:paraId="1B8CA914"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112</w:t>
            </w:r>
          </w:p>
        </w:tc>
      </w:tr>
      <w:tr w:rsidR="00AA7D36" w:rsidRPr="00974A0F" w14:paraId="740BF25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5002B62"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028D440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24%</w:t>
            </w:r>
          </w:p>
        </w:tc>
        <w:tc>
          <w:tcPr>
            <w:tcW w:w="1014" w:type="pct"/>
            <w:tcBorders>
              <w:top w:val="nil"/>
              <w:left w:val="nil"/>
              <w:bottom w:val="single" w:sz="4" w:space="0" w:color="auto"/>
              <w:right w:val="nil"/>
            </w:tcBorders>
            <w:shd w:val="clear" w:color="auto" w:fill="auto"/>
            <w:noWrap/>
            <w:vAlign w:val="bottom"/>
            <w:hideMark/>
          </w:tcPr>
          <w:p w14:paraId="00771923"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172</w:t>
            </w:r>
          </w:p>
        </w:tc>
      </w:tr>
    </w:tbl>
    <w:p w14:paraId="095DAF6D" w14:textId="77777777" w:rsidR="00AA7D36" w:rsidRDefault="00AA7D36" w:rsidP="00AA7D36"/>
    <w:p w14:paraId="6A1FA091" w14:textId="77777777" w:rsidR="00AA7D36" w:rsidRDefault="00AA7D36" w:rsidP="00AA7D36"/>
    <w:p w14:paraId="5A5FCED0" w14:textId="77777777" w:rsidR="00AA7D36" w:rsidRDefault="00AA7D36" w:rsidP="00AA7D36"/>
    <w:p w14:paraId="288DF03C" w14:textId="77777777" w:rsidR="00AA7D36" w:rsidRDefault="00AA7D36" w:rsidP="00AA7D36"/>
    <w:p w14:paraId="6845EC23" w14:textId="77777777" w:rsidR="00AA7D36" w:rsidRDefault="00AA7D36" w:rsidP="00AA7D36"/>
    <w:p w14:paraId="5D80D959" w14:textId="77777777" w:rsidR="00AA7D36" w:rsidRDefault="00AA7D36" w:rsidP="00AA7D36"/>
    <w:p w14:paraId="331F14FB" w14:textId="77777777" w:rsidR="00AA7D36" w:rsidRDefault="00AA7D36" w:rsidP="00AA7D36"/>
    <w:p w14:paraId="4A74BF5E" w14:textId="77777777" w:rsidR="00AA7D36" w:rsidRDefault="00AA7D36" w:rsidP="00AA7D36"/>
    <w:p w14:paraId="7BDE5F59" w14:textId="77777777" w:rsidR="00AA7D36" w:rsidRDefault="00AA7D36" w:rsidP="00AA7D36"/>
    <w:p w14:paraId="1CFCD03F" w14:textId="77777777" w:rsidR="00AA7D36" w:rsidRDefault="00AA7D36" w:rsidP="00AA7D36"/>
    <w:p w14:paraId="29CDBE8E" w14:textId="77777777" w:rsidR="00AA7D36" w:rsidRDefault="00AA7D36" w:rsidP="00AA7D36"/>
    <w:p w14:paraId="551413DE" w14:textId="77777777" w:rsidR="00AA7D36" w:rsidRDefault="00AA7D36" w:rsidP="00AA7D36"/>
    <w:p w14:paraId="7E4B1405" w14:textId="77777777" w:rsidR="00AA7D36" w:rsidRDefault="00AA7D36" w:rsidP="00AA7D36"/>
    <w:p w14:paraId="214C04FF" w14:textId="77777777" w:rsidR="00AA7D36" w:rsidRDefault="00AA7D36" w:rsidP="00AA7D36"/>
    <w:p w14:paraId="7C6863CE" w14:textId="77777777" w:rsidR="00AA7D36" w:rsidRDefault="00AA7D36" w:rsidP="00AA7D36"/>
    <w:p w14:paraId="4BC9C661" w14:textId="77777777" w:rsidR="00AA7D36" w:rsidRDefault="00AA7D36" w:rsidP="00AA7D36"/>
    <w:p w14:paraId="16CC4A7D" w14:textId="77777777" w:rsidR="00AA7D36" w:rsidRDefault="00AA7D36" w:rsidP="00AA7D36"/>
    <w:p w14:paraId="36524952" w14:textId="77777777" w:rsidR="00AA7D36" w:rsidRDefault="00AA7D36" w:rsidP="00AA7D36"/>
    <w:p w14:paraId="0DD39334" w14:textId="77777777" w:rsidR="00AA7D36" w:rsidRDefault="00AA7D36" w:rsidP="00AA7D36"/>
    <w:p w14:paraId="08C2DF27" w14:textId="77777777" w:rsidR="00AA7D36" w:rsidRDefault="00AA7D36" w:rsidP="00AA7D36"/>
    <w:p w14:paraId="36F7838E" w14:textId="77777777" w:rsidR="00AA7D36" w:rsidRDefault="00AA7D36" w:rsidP="00AA7D36"/>
    <w:p w14:paraId="507EB4C1" w14:textId="77777777" w:rsidR="00AA7D36" w:rsidRDefault="00AA7D36" w:rsidP="00AA7D36"/>
    <w:p w14:paraId="27E9259C" w14:textId="77777777" w:rsidR="00AA7D36" w:rsidRDefault="00AA7D36" w:rsidP="00AA7D36"/>
    <w:p w14:paraId="36548ED0" w14:textId="2B5A1A0F" w:rsidR="00AA7D36" w:rsidRDefault="00AA7D36" w:rsidP="00AA7D36">
      <w:pPr>
        <w:pStyle w:val="Caption"/>
      </w:pPr>
      <w:r>
        <w:lastRenderedPageBreak/>
        <w:t xml:space="preserve">Table </w:t>
      </w:r>
      <w:fldSimple w:instr=" SEQ Table \* ARABIC ">
        <w:r w:rsidR="00A66512">
          <w:rPr>
            <w:noProof/>
          </w:rPr>
          <w:t>34</w:t>
        </w:r>
      </w:fldSimple>
      <w:r>
        <w:t>. Indicator 24 Disaggregated REsults</w:t>
      </w:r>
    </w:p>
    <w:tbl>
      <w:tblPr>
        <w:tblW w:w="5000" w:type="pct"/>
        <w:tblLook w:val="04A0" w:firstRow="1" w:lastRow="0" w:firstColumn="1" w:lastColumn="0" w:noHBand="0" w:noVBand="1"/>
      </w:tblPr>
      <w:tblGrid>
        <w:gridCol w:w="3222"/>
        <w:gridCol w:w="4240"/>
        <w:gridCol w:w="1898"/>
      </w:tblGrid>
      <w:tr w:rsidR="00AA7D36" w:rsidRPr="00E7239A" w14:paraId="0B53819C" w14:textId="77777777" w:rsidTr="00CB0121">
        <w:trPr>
          <w:trHeight w:val="323"/>
        </w:trPr>
        <w:tc>
          <w:tcPr>
            <w:tcW w:w="5000" w:type="pct"/>
            <w:gridSpan w:val="3"/>
            <w:tcBorders>
              <w:top w:val="single" w:sz="4" w:space="0" w:color="auto"/>
              <w:left w:val="nil"/>
              <w:bottom w:val="single" w:sz="4" w:space="0" w:color="auto"/>
              <w:right w:val="nil"/>
            </w:tcBorders>
            <w:shd w:val="clear" w:color="000000" w:fill="0067B9"/>
            <w:vAlign w:val="bottom"/>
            <w:hideMark/>
          </w:tcPr>
          <w:p w14:paraId="64F7A3CB" w14:textId="77777777" w:rsidR="00AA7D36" w:rsidRPr="00E7239A" w:rsidRDefault="00AA7D36" w:rsidP="00CB0121">
            <w:pPr>
              <w:spacing w:after="0" w:line="240" w:lineRule="auto"/>
              <w:rPr>
                <w:rFonts w:eastAsia="Times New Roman" w:cs="Calibri"/>
                <w:b/>
                <w:bCs/>
                <w:color w:val="FFFFFF"/>
                <w:sz w:val="20"/>
                <w:szCs w:val="20"/>
              </w:rPr>
            </w:pPr>
            <w:r w:rsidRPr="00E7239A">
              <w:rPr>
                <w:rFonts w:eastAsia="Times New Roman" w:cs="Calibri"/>
                <w:b/>
                <w:bCs/>
                <w:color w:val="FFFFFF"/>
                <w:sz w:val="20"/>
                <w:szCs w:val="20"/>
              </w:rPr>
              <w:t>Level of satisfaction with the involvement of traditional leaders in conflict resolution</w:t>
            </w:r>
          </w:p>
        </w:tc>
      </w:tr>
      <w:tr w:rsidR="00AA7D36" w:rsidRPr="00E7239A" w14:paraId="2075BCE2"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1D9FEF80" w14:textId="77777777" w:rsidR="00AA7D36" w:rsidRPr="00E7239A" w:rsidRDefault="00AA7D36" w:rsidP="00CB0121">
            <w:pPr>
              <w:spacing w:after="0" w:line="240" w:lineRule="auto"/>
              <w:jc w:val="center"/>
              <w:rPr>
                <w:rFonts w:eastAsia="Times New Roman" w:cs="Calibri"/>
                <w:b/>
                <w:bCs/>
                <w:color w:val="000000"/>
                <w:sz w:val="20"/>
                <w:szCs w:val="20"/>
              </w:rPr>
            </w:pPr>
            <w:r w:rsidRPr="00E7239A">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1BB3D353" w14:textId="77777777" w:rsidR="00AA7D36" w:rsidRPr="00E7239A" w:rsidRDefault="00AA7D36" w:rsidP="00CB0121">
            <w:pPr>
              <w:spacing w:after="0" w:line="240" w:lineRule="auto"/>
              <w:jc w:val="center"/>
              <w:rPr>
                <w:rFonts w:eastAsia="Times New Roman" w:cs="Calibri"/>
                <w:b/>
                <w:bCs/>
                <w:color w:val="000000"/>
                <w:sz w:val="20"/>
                <w:szCs w:val="20"/>
              </w:rPr>
            </w:pPr>
            <w:r w:rsidRPr="00E7239A">
              <w:rPr>
                <w:rFonts w:eastAsia="Times New Roman" w:cs="Calibri"/>
                <w:b/>
                <w:bCs/>
                <w:color w:val="000000"/>
                <w:sz w:val="20"/>
                <w:szCs w:val="20"/>
              </w:rPr>
              <w:t>Percent Responded Satisfied</w:t>
            </w:r>
          </w:p>
        </w:tc>
        <w:tc>
          <w:tcPr>
            <w:tcW w:w="1014" w:type="pct"/>
            <w:tcBorders>
              <w:top w:val="nil"/>
              <w:left w:val="nil"/>
              <w:bottom w:val="single" w:sz="4" w:space="0" w:color="auto"/>
              <w:right w:val="nil"/>
            </w:tcBorders>
            <w:shd w:val="clear" w:color="000000" w:fill="CFCDC9"/>
            <w:noWrap/>
            <w:vAlign w:val="bottom"/>
            <w:hideMark/>
          </w:tcPr>
          <w:p w14:paraId="5CBED81D" w14:textId="77777777" w:rsidR="00AA7D36" w:rsidRPr="00E7239A" w:rsidRDefault="00AA7D36" w:rsidP="00CB0121">
            <w:pPr>
              <w:spacing w:after="0" w:line="240" w:lineRule="auto"/>
              <w:jc w:val="center"/>
              <w:rPr>
                <w:rFonts w:eastAsia="Times New Roman" w:cs="Calibri"/>
                <w:b/>
                <w:bCs/>
                <w:color w:val="000000"/>
                <w:sz w:val="20"/>
                <w:szCs w:val="20"/>
              </w:rPr>
            </w:pPr>
            <w:r w:rsidRPr="00E7239A">
              <w:rPr>
                <w:rFonts w:eastAsia="Times New Roman" w:cs="Calibri"/>
                <w:b/>
                <w:bCs/>
                <w:color w:val="000000"/>
                <w:sz w:val="20"/>
                <w:szCs w:val="20"/>
              </w:rPr>
              <w:t>Observations</w:t>
            </w:r>
          </w:p>
        </w:tc>
      </w:tr>
      <w:tr w:rsidR="00AA7D36" w:rsidRPr="00E7239A" w14:paraId="14905D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FDBF69A"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Overall</w:t>
            </w:r>
          </w:p>
        </w:tc>
      </w:tr>
      <w:tr w:rsidR="00AA7D36" w:rsidRPr="00E7239A" w14:paraId="36A41D3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55F190"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5920D337"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5B53BDC5"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209</w:t>
            </w:r>
          </w:p>
        </w:tc>
      </w:tr>
      <w:tr w:rsidR="00AA7D36" w:rsidRPr="00E7239A" w14:paraId="64E2EC2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1026B80"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Location</w:t>
            </w:r>
          </w:p>
        </w:tc>
      </w:tr>
      <w:tr w:rsidR="00AA7D36" w:rsidRPr="00E7239A" w14:paraId="2F3FE54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89BDFF"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6F4AE42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2720C55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102</w:t>
            </w:r>
          </w:p>
        </w:tc>
      </w:tr>
      <w:tr w:rsidR="00AA7D36" w:rsidRPr="00E7239A" w14:paraId="306F377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14C0852"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1CE813B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0E496332"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107</w:t>
            </w:r>
          </w:p>
        </w:tc>
      </w:tr>
      <w:tr w:rsidR="00AA7D36" w:rsidRPr="00E7239A" w14:paraId="3EEE6FF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5B013A5"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Sex</w:t>
            </w:r>
          </w:p>
        </w:tc>
      </w:tr>
      <w:tr w:rsidR="00AA7D36" w:rsidRPr="00E7239A" w14:paraId="36F3DED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C4B2EF3"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4B550BA6"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18ACC45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76</w:t>
            </w:r>
          </w:p>
        </w:tc>
      </w:tr>
      <w:tr w:rsidR="00AA7D36" w:rsidRPr="00E7239A" w14:paraId="6CE5795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4B8DDA2"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031B6F8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4E92B2E2"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30</w:t>
            </w:r>
          </w:p>
        </w:tc>
      </w:tr>
      <w:tr w:rsidR="00AA7D36" w:rsidRPr="00E7239A" w14:paraId="604FE65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A6C1AE0"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County</w:t>
            </w:r>
          </w:p>
        </w:tc>
      </w:tr>
      <w:tr w:rsidR="00AA7D36" w:rsidRPr="00E7239A" w14:paraId="76928C7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44508DF"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17724EB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39%</w:t>
            </w:r>
          </w:p>
        </w:tc>
        <w:tc>
          <w:tcPr>
            <w:tcW w:w="1014" w:type="pct"/>
            <w:tcBorders>
              <w:top w:val="nil"/>
              <w:left w:val="nil"/>
              <w:bottom w:val="single" w:sz="4" w:space="0" w:color="auto"/>
              <w:right w:val="nil"/>
            </w:tcBorders>
            <w:shd w:val="clear" w:color="auto" w:fill="auto"/>
            <w:noWrap/>
            <w:vAlign w:val="bottom"/>
            <w:hideMark/>
          </w:tcPr>
          <w:p w14:paraId="1742BE7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9</w:t>
            </w:r>
          </w:p>
        </w:tc>
      </w:tr>
      <w:tr w:rsidR="00AA7D36" w:rsidRPr="00E7239A" w14:paraId="46FF5C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F247166"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641F35BC"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88%</w:t>
            </w:r>
          </w:p>
        </w:tc>
        <w:tc>
          <w:tcPr>
            <w:tcW w:w="1014" w:type="pct"/>
            <w:tcBorders>
              <w:top w:val="nil"/>
              <w:left w:val="nil"/>
              <w:bottom w:val="single" w:sz="4" w:space="0" w:color="auto"/>
              <w:right w:val="nil"/>
            </w:tcBorders>
            <w:shd w:val="clear" w:color="auto" w:fill="auto"/>
            <w:noWrap/>
            <w:vAlign w:val="bottom"/>
            <w:hideMark/>
          </w:tcPr>
          <w:p w14:paraId="1C5D6BD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w:t>
            </w:r>
          </w:p>
        </w:tc>
      </w:tr>
      <w:tr w:rsidR="00AA7D36" w:rsidRPr="00E7239A" w14:paraId="707A948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D79ECC7"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597D7AA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16%</w:t>
            </w:r>
          </w:p>
        </w:tc>
        <w:tc>
          <w:tcPr>
            <w:tcW w:w="1014" w:type="pct"/>
            <w:tcBorders>
              <w:top w:val="nil"/>
              <w:left w:val="nil"/>
              <w:bottom w:val="single" w:sz="4" w:space="0" w:color="auto"/>
              <w:right w:val="nil"/>
            </w:tcBorders>
            <w:shd w:val="clear" w:color="auto" w:fill="auto"/>
            <w:noWrap/>
            <w:vAlign w:val="bottom"/>
            <w:hideMark/>
          </w:tcPr>
          <w:p w14:paraId="3DD6B215"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7</w:t>
            </w:r>
          </w:p>
        </w:tc>
      </w:tr>
      <w:tr w:rsidR="00AA7D36" w:rsidRPr="00E7239A" w14:paraId="2EA3A39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9A23659"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4F0BCCAC"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23%</w:t>
            </w:r>
          </w:p>
        </w:tc>
        <w:tc>
          <w:tcPr>
            <w:tcW w:w="1014" w:type="pct"/>
            <w:tcBorders>
              <w:top w:val="nil"/>
              <w:left w:val="nil"/>
              <w:bottom w:val="single" w:sz="4" w:space="0" w:color="auto"/>
              <w:right w:val="nil"/>
            </w:tcBorders>
            <w:shd w:val="clear" w:color="auto" w:fill="auto"/>
            <w:noWrap/>
            <w:vAlign w:val="bottom"/>
            <w:hideMark/>
          </w:tcPr>
          <w:p w14:paraId="12B7C23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w:t>
            </w:r>
          </w:p>
        </w:tc>
      </w:tr>
      <w:tr w:rsidR="00AA7D36" w:rsidRPr="00E7239A" w14:paraId="0ABAE77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6C85E67"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Jur</w:t>
            </w:r>
            <w:proofErr w:type="spellEnd"/>
            <w:r w:rsidRPr="00E7239A">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5FDA813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5C9CE99C"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r>
      <w:tr w:rsidR="00AA7D36" w:rsidRPr="00E7239A" w14:paraId="4B4BAAC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F4E288E"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34769A2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50426A7"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29</w:t>
            </w:r>
          </w:p>
        </w:tc>
      </w:tr>
      <w:tr w:rsidR="00AA7D36" w:rsidRPr="00E7239A" w14:paraId="022A046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0E2C95E"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0753DC6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373B8A0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r>
      <w:tr w:rsidR="00AA7D36" w:rsidRPr="00E7239A" w14:paraId="4E60CA9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0F6EA09"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3B7D2B3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BEFECEB"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w:t>
            </w:r>
          </w:p>
        </w:tc>
      </w:tr>
      <w:tr w:rsidR="00AA7D36" w:rsidRPr="00E7239A" w14:paraId="79B4DFA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48C6D0" w14:textId="1687E2B4" w:rsidR="00AA7D36" w:rsidRPr="00E7239A"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6D00101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367676B5"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w:t>
            </w:r>
          </w:p>
        </w:tc>
      </w:tr>
      <w:tr w:rsidR="00AA7D36" w:rsidRPr="00E7239A" w14:paraId="671E296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AF625ED"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4019B78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35A3C736"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100</w:t>
            </w:r>
          </w:p>
        </w:tc>
      </w:tr>
      <w:tr w:rsidR="00AA7D36" w:rsidRPr="00E7239A" w14:paraId="27E10D7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B280707"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19A2558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03B73E6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w:t>
            </w:r>
          </w:p>
        </w:tc>
      </w:tr>
      <w:tr w:rsidR="00AA7D36" w:rsidRPr="00E7239A" w14:paraId="4E95613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FCF7715"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5518587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62%</w:t>
            </w:r>
          </w:p>
        </w:tc>
        <w:tc>
          <w:tcPr>
            <w:tcW w:w="1014" w:type="pct"/>
            <w:tcBorders>
              <w:top w:val="nil"/>
              <w:left w:val="nil"/>
              <w:bottom w:val="single" w:sz="4" w:space="0" w:color="auto"/>
              <w:right w:val="nil"/>
            </w:tcBorders>
            <w:shd w:val="clear" w:color="auto" w:fill="auto"/>
            <w:noWrap/>
            <w:vAlign w:val="bottom"/>
            <w:hideMark/>
          </w:tcPr>
          <w:p w14:paraId="2205AB9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21</w:t>
            </w:r>
          </w:p>
        </w:tc>
      </w:tr>
      <w:tr w:rsidR="00AA7D36" w:rsidRPr="00E7239A" w14:paraId="43DCBEA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3BFDAF1"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023F267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69%</w:t>
            </w:r>
          </w:p>
        </w:tc>
        <w:tc>
          <w:tcPr>
            <w:tcW w:w="1014" w:type="pct"/>
            <w:tcBorders>
              <w:top w:val="nil"/>
              <w:left w:val="nil"/>
              <w:bottom w:val="single" w:sz="4" w:space="0" w:color="auto"/>
              <w:right w:val="nil"/>
            </w:tcBorders>
            <w:shd w:val="clear" w:color="auto" w:fill="auto"/>
            <w:noWrap/>
            <w:vAlign w:val="bottom"/>
            <w:hideMark/>
          </w:tcPr>
          <w:p w14:paraId="4BB3980B"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14</w:t>
            </w:r>
          </w:p>
        </w:tc>
      </w:tr>
      <w:tr w:rsidR="00AA7D36" w:rsidRPr="00E7239A" w14:paraId="1EFDFE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68B09A7"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Region</w:t>
            </w:r>
          </w:p>
        </w:tc>
      </w:tr>
      <w:tr w:rsidR="00AA7D36" w:rsidRPr="00E7239A" w14:paraId="3EEF667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10F81AB"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1AEE3B3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40635CE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17</w:t>
            </w:r>
          </w:p>
        </w:tc>
      </w:tr>
      <w:tr w:rsidR="00AA7D36" w:rsidRPr="00E7239A" w14:paraId="4591B89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3B3363"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72F0101"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43%</w:t>
            </w:r>
          </w:p>
        </w:tc>
        <w:tc>
          <w:tcPr>
            <w:tcW w:w="1014" w:type="pct"/>
            <w:tcBorders>
              <w:top w:val="nil"/>
              <w:left w:val="nil"/>
              <w:bottom w:val="single" w:sz="4" w:space="0" w:color="auto"/>
              <w:right w:val="nil"/>
            </w:tcBorders>
            <w:shd w:val="clear" w:color="auto" w:fill="auto"/>
            <w:noWrap/>
            <w:vAlign w:val="bottom"/>
            <w:hideMark/>
          </w:tcPr>
          <w:p w14:paraId="41466B5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r>
      <w:tr w:rsidR="00AA7D36" w:rsidRPr="00E7239A" w14:paraId="6EEAA1E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2631841"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2EA62D36"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382141EB"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156</w:t>
            </w:r>
          </w:p>
        </w:tc>
      </w:tr>
      <w:tr w:rsidR="00AA7D36" w:rsidRPr="00E7239A" w14:paraId="11E35D5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A52B480"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State</w:t>
            </w:r>
          </w:p>
        </w:tc>
      </w:tr>
      <w:tr w:rsidR="00AA7D36" w:rsidRPr="00E7239A" w14:paraId="6C4E80E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A813124"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 xml:space="preserve">Eastern </w:t>
            </w:r>
            <w:proofErr w:type="spellStart"/>
            <w:r w:rsidRPr="00E7239A">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29471E0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43%</w:t>
            </w:r>
          </w:p>
        </w:tc>
        <w:tc>
          <w:tcPr>
            <w:tcW w:w="1014" w:type="pct"/>
            <w:tcBorders>
              <w:top w:val="nil"/>
              <w:left w:val="nil"/>
              <w:bottom w:val="single" w:sz="4" w:space="0" w:color="auto"/>
              <w:right w:val="nil"/>
            </w:tcBorders>
            <w:shd w:val="clear" w:color="auto" w:fill="auto"/>
            <w:noWrap/>
            <w:vAlign w:val="bottom"/>
            <w:hideMark/>
          </w:tcPr>
          <w:p w14:paraId="2858A8B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r>
      <w:tr w:rsidR="00AA7D36" w:rsidRPr="00E7239A" w14:paraId="18B39B5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AB4E043"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280C2E0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764D90A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133</w:t>
            </w:r>
          </w:p>
        </w:tc>
      </w:tr>
      <w:tr w:rsidR="00AA7D36" w:rsidRPr="00E7239A" w14:paraId="539F333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D5BC48E"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049054E8"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3015E92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w:t>
            </w:r>
          </w:p>
        </w:tc>
      </w:tr>
      <w:tr w:rsidR="00AA7D36" w:rsidRPr="00E7239A" w14:paraId="4363AEC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D7CDD50"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5A43041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68%</w:t>
            </w:r>
          </w:p>
        </w:tc>
        <w:tc>
          <w:tcPr>
            <w:tcW w:w="1014" w:type="pct"/>
            <w:tcBorders>
              <w:top w:val="nil"/>
              <w:left w:val="nil"/>
              <w:bottom w:val="single" w:sz="4" w:space="0" w:color="auto"/>
              <w:right w:val="nil"/>
            </w:tcBorders>
            <w:shd w:val="clear" w:color="auto" w:fill="auto"/>
            <w:noWrap/>
            <w:vAlign w:val="bottom"/>
            <w:hideMark/>
          </w:tcPr>
          <w:p w14:paraId="58014292"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13</w:t>
            </w:r>
          </w:p>
        </w:tc>
      </w:tr>
      <w:tr w:rsidR="00AA7D36" w:rsidRPr="00E7239A" w14:paraId="4E3D5C8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23617E2"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503F2D6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22BD2B9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17</w:t>
            </w:r>
          </w:p>
        </w:tc>
      </w:tr>
      <w:tr w:rsidR="00AA7D36" w:rsidRPr="00E7239A" w14:paraId="16DAB5B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31279E3"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Language</w:t>
            </w:r>
          </w:p>
        </w:tc>
      </w:tr>
      <w:tr w:rsidR="00AA7D36" w:rsidRPr="00E7239A" w14:paraId="7A92E49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F79BC17"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5C31A84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78128C07"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38</w:t>
            </w:r>
          </w:p>
        </w:tc>
      </w:tr>
      <w:tr w:rsidR="00AA7D36" w:rsidRPr="00E7239A" w14:paraId="2F04301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59A02B"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39628DEE"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13%</w:t>
            </w:r>
          </w:p>
        </w:tc>
        <w:tc>
          <w:tcPr>
            <w:tcW w:w="1014" w:type="pct"/>
            <w:tcBorders>
              <w:top w:val="nil"/>
              <w:left w:val="nil"/>
              <w:bottom w:val="single" w:sz="4" w:space="0" w:color="auto"/>
              <w:right w:val="nil"/>
            </w:tcBorders>
            <w:shd w:val="clear" w:color="auto" w:fill="auto"/>
            <w:noWrap/>
            <w:vAlign w:val="bottom"/>
            <w:hideMark/>
          </w:tcPr>
          <w:p w14:paraId="14EBA421"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w:t>
            </w:r>
          </w:p>
        </w:tc>
      </w:tr>
      <w:tr w:rsidR="00AA7D36" w:rsidRPr="00E7239A" w14:paraId="0BBCF0B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EB60C11"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38F9D1F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62F9299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29</w:t>
            </w:r>
          </w:p>
        </w:tc>
      </w:tr>
      <w:tr w:rsidR="00AA7D36" w:rsidRPr="00E7239A" w14:paraId="0E321B8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A6BE0DE"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479E818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17%</w:t>
            </w:r>
          </w:p>
        </w:tc>
        <w:tc>
          <w:tcPr>
            <w:tcW w:w="1014" w:type="pct"/>
            <w:tcBorders>
              <w:top w:val="nil"/>
              <w:left w:val="nil"/>
              <w:bottom w:val="single" w:sz="4" w:space="0" w:color="auto"/>
              <w:right w:val="nil"/>
            </w:tcBorders>
            <w:shd w:val="clear" w:color="auto" w:fill="auto"/>
            <w:noWrap/>
            <w:vAlign w:val="bottom"/>
            <w:hideMark/>
          </w:tcPr>
          <w:p w14:paraId="26DD2DC8"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7</w:t>
            </w:r>
          </w:p>
        </w:tc>
      </w:tr>
      <w:tr w:rsidR="00AA7D36" w:rsidRPr="00E7239A" w14:paraId="7A56B8C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357345B"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33805BE1"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35%</w:t>
            </w:r>
          </w:p>
        </w:tc>
        <w:tc>
          <w:tcPr>
            <w:tcW w:w="1014" w:type="pct"/>
            <w:tcBorders>
              <w:top w:val="nil"/>
              <w:left w:val="nil"/>
              <w:bottom w:val="single" w:sz="4" w:space="0" w:color="auto"/>
              <w:right w:val="nil"/>
            </w:tcBorders>
            <w:shd w:val="clear" w:color="auto" w:fill="auto"/>
            <w:noWrap/>
            <w:vAlign w:val="bottom"/>
            <w:hideMark/>
          </w:tcPr>
          <w:p w14:paraId="5E5191E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113</w:t>
            </w:r>
          </w:p>
        </w:tc>
      </w:tr>
    </w:tbl>
    <w:p w14:paraId="6BFBD281" w14:textId="77777777" w:rsidR="00AA7D36" w:rsidRDefault="00AA7D36" w:rsidP="00AA7D36"/>
    <w:p w14:paraId="36C796D3" w14:textId="77777777" w:rsidR="00AA7D36" w:rsidRDefault="00AA7D36" w:rsidP="00AA7D36"/>
    <w:p w14:paraId="21F1EF27" w14:textId="77777777" w:rsidR="00AA7D36" w:rsidRDefault="00AA7D36" w:rsidP="00AA7D36"/>
    <w:p w14:paraId="59705E1E" w14:textId="77777777" w:rsidR="00AA7D36" w:rsidRDefault="00AA7D36" w:rsidP="00AA7D36"/>
    <w:p w14:paraId="46D79285" w14:textId="77777777" w:rsidR="00AA7D36" w:rsidRDefault="00AA7D36" w:rsidP="00AA7D36"/>
    <w:p w14:paraId="571CC830" w14:textId="77777777" w:rsidR="00AA7D36" w:rsidRDefault="00AA7D36" w:rsidP="00AA7D36"/>
    <w:p w14:paraId="0638CB68" w14:textId="77777777" w:rsidR="00AA7D36" w:rsidRDefault="00AA7D36" w:rsidP="00AA7D36"/>
    <w:p w14:paraId="4BE012D2" w14:textId="77777777" w:rsidR="00AA7D36" w:rsidRDefault="00AA7D36" w:rsidP="00AA7D36"/>
    <w:p w14:paraId="6E3EEB69" w14:textId="77777777" w:rsidR="00AA7D36" w:rsidRDefault="00AA7D36" w:rsidP="00AA7D36"/>
    <w:p w14:paraId="7EDA1546" w14:textId="77777777" w:rsidR="00AA7D36" w:rsidRDefault="00AA7D36" w:rsidP="00AA7D36"/>
    <w:p w14:paraId="0F6F21A2" w14:textId="77777777" w:rsidR="00AA7D36" w:rsidRDefault="00AA7D36" w:rsidP="00AA7D36"/>
    <w:p w14:paraId="3569F96D" w14:textId="77777777" w:rsidR="00AA7D36" w:rsidRDefault="00AA7D36" w:rsidP="00AA7D36"/>
    <w:p w14:paraId="3D929F91" w14:textId="77777777" w:rsidR="00AA7D36" w:rsidRDefault="00AA7D36" w:rsidP="00AA7D36"/>
    <w:p w14:paraId="3D0056C4" w14:textId="77777777" w:rsidR="00AA7D36" w:rsidRDefault="00AA7D36" w:rsidP="00AA7D36"/>
    <w:p w14:paraId="510D75EB" w14:textId="77777777" w:rsidR="00AA7D36" w:rsidRDefault="00AA7D36" w:rsidP="00AA7D36"/>
    <w:p w14:paraId="0C71949C" w14:textId="77777777" w:rsidR="00AA7D36" w:rsidRDefault="00AA7D36" w:rsidP="00AA7D36"/>
    <w:p w14:paraId="7C5EEF26" w14:textId="77777777" w:rsidR="00AA7D36" w:rsidRDefault="00AA7D36" w:rsidP="00AA7D36"/>
    <w:p w14:paraId="610973C6" w14:textId="77777777" w:rsidR="00AA7D36" w:rsidRDefault="00AA7D36" w:rsidP="00AA7D36"/>
    <w:p w14:paraId="42AB4D38" w14:textId="77777777" w:rsidR="00AA7D36" w:rsidRDefault="00AA7D36" w:rsidP="00AA7D36"/>
    <w:p w14:paraId="40BE3276" w14:textId="77777777" w:rsidR="00AA7D36" w:rsidRDefault="00AA7D36" w:rsidP="00AA7D36"/>
    <w:p w14:paraId="5BA2BFE4" w14:textId="77777777" w:rsidR="00AA7D36" w:rsidRDefault="00AA7D36" w:rsidP="00AA7D36"/>
    <w:p w14:paraId="0DA884AB" w14:textId="77777777" w:rsidR="00AA7D36" w:rsidRDefault="00AA7D36" w:rsidP="00AA7D36"/>
    <w:p w14:paraId="14F64ABF" w14:textId="77777777" w:rsidR="00AA7D36" w:rsidRDefault="00AA7D36" w:rsidP="00AA7D36"/>
    <w:p w14:paraId="479E44D2" w14:textId="08558660" w:rsidR="00AA7D36" w:rsidRDefault="00AA7D36" w:rsidP="00AA7D36">
      <w:pPr>
        <w:pStyle w:val="Caption"/>
      </w:pPr>
      <w:r>
        <w:lastRenderedPageBreak/>
        <w:t xml:space="preserve">Table </w:t>
      </w:r>
      <w:fldSimple w:instr=" SEQ Table \* ARABIC ">
        <w:r w:rsidR="00A66512">
          <w:rPr>
            <w:noProof/>
          </w:rPr>
          <w:t>35</w:t>
        </w:r>
      </w:fldSimple>
      <w:r>
        <w:t>. Indicator 25 Disaggregated REsults</w:t>
      </w:r>
    </w:p>
    <w:tbl>
      <w:tblPr>
        <w:tblW w:w="5000" w:type="pct"/>
        <w:tblLook w:val="04A0" w:firstRow="1" w:lastRow="0" w:firstColumn="1" w:lastColumn="0" w:noHBand="0" w:noVBand="1"/>
      </w:tblPr>
      <w:tblGrid>
        <w:gridCol w:w="3222"/>
        <w:gridCol w:w="4240"/>
        <w:gridCol w:w="1898"/>
      </w:tblGrid>
      <w:tr w:rsidR="00AA7D36" w:rsidRPr="00C04716" w14:paraId="608C521A" w14:textId="77777777" w:rsidTr="00CB0121">
        <w:trPr>
          <w:trHeight w:val="323"/>
        </w:trPr>
        <w:tc>
          <w:tcPr>
            <w:tcW w:w="5000" w:type="pct"/>
            <w:gridSpan w:val="3"/>
            <w:tcBorders>
              <w:top w:val="single" w:sz="4" w:space="0" w:color="auto"/>
              <w:left w:val="nil"/>
              <w:bottom w:val="single" w:sz="4" w:space="0" w:color="auto"/>
              <w:right w:val="nil"/>
            </w:tcBorders>
            <w:shd w:val="clear" w:color="000000" w:fill="0067B9"/>
            <w:vAlign w:val="bottom"/>
            <w:hideMark/>
          </w:tcPr>
          <w:p w14:paraId="1DC3186A" w14:textId="77777777" w:rsidR="00AA7D36" w:rsidRPr="00C04716" w:rsidRDefault="00AA7D36" w:rsidP="00CB0121">
            <w:pPr>
              <w:spacing w:after="0" w:line="240" w:lineRule="auto"/>
              <w:rPr>
                <w:rFonts w:eastAsia="Times New Roman" w:cs="Calibri"/>
                <w:b/>
                <w:bCs/>
                <w:color w:val="FFFFFF"/>
                <w:sz w:val="20"/>
                <w:szCs w:val="20"/>
              </w:rPr>
            </w:pPr>
            <w:r w:rsidRPr="00C04716">
              <w:rPr>
                <w:rFonts w:eastAsia="Times New Roman" w:cs="Calibri"/>
                <w:b/>
                <w:bCs/>
                <w:color w:val="FFFFFF"/>
                <w:sz w:val="20"/>
                <w:szCs w:val="20"/>
              </w:rPr>
              <w:t>Perception of improved state/government legitimacy</w:t>
            </w:r>
          </w:p>
        </w:tc>
      </w:tr>
      <w:tr w:rsidR="00AA7D36" w:rsidRPr="00C04716" w14:paraId="304EB9B9"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0236A71C" w14:textId="77777777" w:rsidR="00AA7D36" w:rsidRPr="00C04716" w:rsidRDefault="00AA7D36" w:rsidP="00CB0121">
            <w:pPr>
              <w:spacing w:after="0" w:line="240" w:lineRule="auto"/>
              <w:jc w:val="center"/>
              <w:rPr>
                <w:rFonts w:eastAsia="Times New Roman" w:cs="Calibri"/>
                <w:b/>
                <w:bCs/>
                <w:color w:val="000000"/>
                <w:sz w:val="20"/>
                <w:szCs w:val="20"/>
              </w:rPr>
            </w:pPr>
            <w:r w:rsidRPr="00C04716">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05B593B9" w14:textId="77777777" w:rsidR="00AA7D36" w:rsidRPr="00C04716" w:rsidRDefault="00AA7D36" w:rsidP="00CB0121">
            <w:pPr>
              <w:spacing w:after="0" w:line="240" w:lineRule="auto"/>
              <w:jc w:val="center"/>
              <w:rPr>
                <w:rFonts w:eastAsia="Times New Roman" w:cs="Calibri"/>
                <w:b/>
                <w:bCs/>
                <w:color w:val="000000"/>
                <w:sz w:val="20"/>
                <w:szCs w:val="20"/>
              </w:rPr>
            </w:pPr>
            <w:r w:rsidRPr="00C04716">
              <w:rPr>
                <w:rFonts w:eastAsia="Times New Roman" w:cs="Calibri"/>
                <w:b/>
                <w:bCs/>
                <w:color w:val="000000"/>
                <w:sz w:val="20"/>
                <w:szCs w:val="20"/>
              </w:rPr>
              <w:t>Percent Responded Acceptable</w:t>
            </w:r>
          </w:p>
        </w:tc>
        <w:tc>
          <w:tcPr>
            <w:tcW w:w="1014" w:type="pct"/>
            <w:tcBorders>
              <w:top w:val="nil"/>
              <w:left w:val="nil"/>
              <w:bottom w:val="single" w:sz="4" w:space="0" w:color="auto"/>
              <w:right w:val="nil"/>
            </w:tcBorders>
            <w:shd w:val="clear" w:color="000000" w:fill="CFCDC9"/>
            <w:noWrap/>
            <w:vAlign w:val="bottom"/>
            <w:hideMark/>
          </w:tcPr>
          <w:p w14:paraId="21F0DCAE" w14:textId="77777777" w:rsidR="00AA7D36" w:rsidRPr="00C04716" w:rsidRDefault="00AA7D36" w:rsidP="00CB0121">
            <w:pPr>
              <w:spacing w:after="0" w:line="240" w:lineRule="auto"/>
              <w:jc w:val="center"/>
              <w:rPr>
                <w:rFonts w:eastAsia="Times New Roman" w:cs="Calibri"/>
                <w:b/>
                <w:bCs/>
                <w:color w:val="000000"/>
                <w:sz w:val="20"/>
                <w:szCs w:val="20"/>
              </w:rPr>
            </w:pPr>
            <w:r w:rsidRPr="00C04716">
              <w:rPr>
                <w:rFonts w:eastAsia="Times New Roman" w:cs="Calibri"/>
                <w:b/>
                <w:bCs/>
                <w:color w:val="000000"/>
                <w:sz w:val="20"/>
                <w:szCs w:val="20"/>
              </w:rPr>
              <w:t>Observations</w:t>
            </w:r>
          </w:p>
        </w:tc>
      </w:tr>
      <w:tr w:rsidR="00AA7D36" w:rsidRPr="00C04716" w14:paraId="0EED398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737B37A"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Overall</w:t>
            </w:r>
          </w:p>
        </w:tc>
      </w:tr>
      <w:tr w:rsidR="00AA7D36" w:rsidRPr="00C04716" w14:paraId="33C4123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DC4EF46"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471C143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1B4150C3"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1313</w:t>
            </w:r>
          </w:p>
        </w:tc>
      </w:tr>
      <w:tr w:rsidR="00AA7D36" w:rsidRPr="00C04716" w14:paraId="49BD3D8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3FADB57"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Location</w:t>
            </w:r>
          </w:p>
        </w:tc>
      </w:tr>
      <w:tr w:rsidR="00AA7D36" w:rsidRPr="00C04716" w14:paraId="7CBB892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BEEEC63"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17EF8B9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49%</w:t>
            </w:r>
          </w:p>
        </w:tc>
        <w:tc>
          <w:tcPr>
            <w:tcW w:w="1014" w:type="pct"/>
            <w:tcBorders>
              <w:top w:val="nil"/>
              <w:left w:val="nil"/>
              <w:bottom w:val="single" w:sz="4" w:space="0" w:color="auto"/>
              <w:right w:val="nil"/>
            </w:tcBorders>
            <w:shd w:val="clear" w:color="auto" w:fill="auto"/>
            <w:noWrap/>
            <w:vAlign w:val="bottom"/>
            <w:hideMark/>
          </w:tcPr>
          <w:p w14:paraId="5BCA58BF"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1052</w:t>
            </w:r>
          </w:p>
        </w:tc>
      </w:tr>
      <w:tr w:rsidR="00AA7D36" w:rsidRPr="00C04716" w14:paraId="44DCDDA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188867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2D9C389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5D349249"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261</w:t>
            </w:r>
          </w:p>
        </w:tc>
      </w:tr>
      <w:tr w:rsidR="00AA7D36" w:rsidRPr="00C04716" w14:paraId="16BE7F8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8300F0E"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Sex</w:t>
            </w:r>
          </w:p>
        </w:tc>
      </w:tr>
      <w:tr w:rsidR="00AA7D36" w:rsidRPr="00C04716" w14:paraId="13C7986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5301A8B"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41770390"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0DD0869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387</w:t>
            </w:r>
          </w:p>
        </w:tc>
      </w:tr>
      <w:tr w:rsidR="00AA7D36" w:rsidRPr="00C04716" w14:paraId="104BB53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B2DBF6A"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5515413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2B73B0A0"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212</w:t>
            </w:r>
          </w:p>
        </w:tc>
      </w:tr>
      <w:tr w:rsidR="00AA7D36" w:rsidRPr="00C04716" w14:paraId="3D18485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37365E1"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County</w:t>
            </w:r>
          </w:p>
        </w:tc>
      </w:tr>
      <w:tr w:rsidR="00AA7D36" w:rsidRPr="00C04716" w14:paraId="3ECCFD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9C4F7A"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72A1F0A8"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40%</w:t>
            </w:r>
          </w:p>
        </w:tc>
        <w:tc>
          <w:tcPr>
            <w:tcW w:w="1014" w:type="pct"/>
            <w:tcBorders>
              <w:top w:val="nil"/>
              <w:left w:val="nil"/>
              <w:bottom w:val="single" w:sz="4" w:space="0" w:color="auto"/>
              <w:right w:val="nil"/>
            </w:tcBorders>
            <w:shd w:val="clear" w:color="auto" w:fill="auto"/>
            <w:noWrap/>
            <w:vAlign w:val="bottom"/>
            <w:hideMark/>
          </w:tcPr>
          <w:p w14:paraId="499A481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15</w:t>
            </w:r>
          </w:p>
        </w:tc>
      </w:tr>
      <w:tr w:rsidR="00AA7D36" w:rsidRPr="00C04716" w14:paraId="3E7F794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91347B0"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53B1FE7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63%</w:t>
            </w:r>
          </w:p>
        </w:tc>
        <w:tc>
          <w:tcPr>
            <w:tcW w:w="1014" w:type="pct"/>
            <w:tcBorders>
              <w:top w:val="nil"/>
              <w:left w:val="nil"/>
              <w:bottom w:val="single" w:sz="4" w:space="0" w:color="auto"/>
              <w:right w:val="nil"/>
            </w:tcBorders>
            <w:shd w:val="clear" w:color="auto" w:fill="auto"/>
            <w:noWrap/>
            <w:vAlign w:val="bottom"/>
            <w:hideMark/>
          </w:tcPr>
          <w:p w14:paraId="6E7CA2D3"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279</w:t>
            </w:r>
          </w:p>
        </w:tc>
      </w:tr>
      <w:tr w:rsidR="00AA7D36" w:rsidRPr="00C04716" w14:paraId="2BF772E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B5D7A88"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0C327B0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51%</w:t>
            </w:r>
          </w:p>
        </w:tc>
        <w:tc>
          <w:tcPr>
            <w:tcW w:w="1014" w:type="pct"/>
            <w:tcBorders>
              <w:top w:val="nil"/>
              <w:left w:val="nil"/>
              <w:bottom w:val="single" w:sz="4" w:space="0" w:color="auto"/>
              <w:right w:val="nil"/>
            </w:tcBorders>
            <w:shd w:val="clear" w:color="auto" w:fill="auto"/>
            <w:noWrap/>
            <w:vAlign w:val="bottom"/>
            <w:hideMark/>
          </w:tcPr>
          <w:p w14:paraId="07A6FAF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180</w:t>
            </w:r>
          </w:p>
        </w:tc>
      </w:tr>
      <w:tr w:rsidR="00AA7D36" w:rsidRPr="00C04716" w14:paraId="308E9DD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F00148F"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5121897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25%</w:t>
            </w:r>
          </w:p>
        </w:tc>
        <w:tc>
          <w:tcPr>
            <w:tcW w:w="1014" w:type="pct"/>
            <w:tcBorders>
              <w:top w:val="nil"/>
              <w:left w:val="nil"/>
              <w:bottom w:val="single" w:sz="4" w:space="0" w:color="auto"/>
              <w:right w:val="nil"/>
            </w:tcBorders>
            <w:shd w:val="clear" w:color="auto" w:fill="auto"/>
            <w:noWrap/>
            <w:vAlign w:val="bottom"/>
            <w:hideMark/>
          </w:tcPr>
          <w:p w14:paraId="0EA37A1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94</w:t>
            </w:r>
          </w:p>
        </w:tc>
      </w:tr>
      <w:tr w:rsidR="00AA7D36" w:rsidRPr="00C04716" w14:paraId="0A1C8A3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A4B1042"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Jur</w:t>
            </w:r>
            <w:proofErr w:type="spellEnd"/>
            <w:r w:rsidRPr="00C04716">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5CBBA02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57%</w:t>
            </w:r>
          </w:p>
        </w:tc>
        <w:tc>
          <w:tcPr>
            <w:tcW w:w="1014" w:type="pct"/>
            <w:tcBorders>
              <w:top w:val="nil"/>
              <w:left w:val="nil"/>
              <w:bottom w:val="single" w:sz="4" w:space="0" w:color="auto"/>
              <w:right w:val="nil"/>
            </w:tcBorders>
            <w:shd w:val="clear" w:color="auto" w:fill="auto"/>
            <w:noWrap/>
            <w:vAlign w:val="bottom"/>
            <w:hideMark/>
          </w:tcPr>
          <w:p w14:paraId="24FC9CEA"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137</w:t>
            </w:r>
          </w:p>
        </w:tc>
      </w:tr>
      <w:tr w:rsidR="00AA7D36" w:rsidRPr="00C04716" w14:paraId="21CE978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3EE0A5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5E104AB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79%</w:t>
            </w:r>
          </w:p>
        </w:tc>
        <w:tc>
          <w:tcPr>
            <w:tcW w:w="1014" w:type="pct"/>
            <w:tcBorders>
              <w:top w:val="nil"/>
              <w:left w:val="nil"/>
              <w:bottom w:val="single" w:sz="4" w:space="0" w:color="auto"/>
              <w:right w:val="nil"/>
            </w:tcBorders>
            <w:shd w:val="clear" w:color="auto" w:fill="auto"/>
            <w:noWrap/>
            <w:vAlign w:val="bottom"/>
            <w:hideMark/>
          </w:tcPr>
          <w:p w14:paraId="320FC39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156</w:t>
            </w:r>
          </w:p>
        </w:tc>
      </w:tr>
      <w:tr w:rsidR="00AA7D36" w:rsidRPr="00C04716" w14:paraId="0C6A072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D96CCB7"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6D383955"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20FC5C3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92</w:t>
            </w:r>
          </w:p>
        </w:tc>
      </w:tr>
      <w:tr w:rsidR="00AA7D36" w:rsidRPr="00C04716" w14:paraId="1C1B852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AA0B828"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62C5CCB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594A8D4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51</w:t>
            </w:r>
          </w:p>
        </w:tc>
      </w:tr>
      <w:tr w:rsidR="00AA7D36" w:rsidRPr="00C04716" w14:paraId="026D2BE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6CF5219" w14:textId="7D117FA9" w:rsidR="00AA7D36" w:rsidRPr="00C0471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3A8D86B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31%</w:t>
            </w:r>
          </w:p>
        </w:tc>
        <w:tc>
          <w:tcPr>
            <w:tcW w:w="1014" w:type="pct"/>
            <w:tcBorders>
              <w:top w:val="nil"/>
              <w:left w:val="nil"/>
              <w:bottom w:val="single" w:sz="4" w:space="0" w:color="auto"/>
              <w:right w:val="nil"/>
            </w:tcBorders>
            <w:shd w:val="clear" w:color="auto" w:fill="auto"/>
            <w:noWrap/>
            <w:vAlign w:val="bottom"/>
            <w:hideMark/>
          </w:tcPr>
          <w:p w14:paraId="6276CB9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57</w:t>
            </w:r>
          </w:p>
        </w:tc>
      </w:tr>
      <w:tr w:rsidR="00AA7D36" w:rsidRPr="00C04716" w14:paraId="0CCEB36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13A4B22"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246127C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32%</w:t>
            </w:r>
          </w:p>
        </w:tc>
        <w:tc>
          <w:tcPr>
            <w:tcW w:w="1014" w:type="pct"/>
            <w:tcBorders>
              <w:top w:val="nil"/>
              <w:left w:val="nil"/>
              <w:bottom w:val="single" w:sz="4" w:space="0" w:color="auto"/>
              <w:right w:val="nil"/>
            </w:tcBorders>
            <w:shd w:val="clear" w:color="auto" w:fill="auto"/>
            <w:noWrap/>
            <w:vAlign w:val="bottom"/>
            <w:hideMark/>
          </w:tcPr>
          <w:p w14:paraId="3E3EDDC5"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57</w:t>
            </w:r>
          </w:p>
        </w:tc>
      </w:tr>
      <w:tr w:rsidR="00AA7D36" w:rsidRPr="00C04716" w14:paraId="0A294EE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C5FC71"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76725C7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76%</w:t>
            </w:r>
          </w:p>
        </w:tc>
        <w:tc>
          <w:tcPr>
            <w:tcW w:w="1014" w:type="pct"/>
            <w:tcBorders>
              <w:top w:val="nil"/>
              <w:left w:val="nil"/>
              <w:bottom w:val="single" w:sz="4" w:space="0" w:color="auto"/>
              <w:right w:val="nil"/>
            </w:tcBorders>
            <w:shd w:val="clear" w:color="auto" w:fill="auto"/>
            <w:noWrap/>
            <w:vAlign w:val="bottom"/>
            <w:hideMark/>
          </w:tcPr>
          <w:p w14:paraId="1C51D37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19</w:t>
            </w:r>
          </w:p>
        </w:tc>
      </w:tr>
      <w:tr w:rsidR="00AA7D36" w:rsidRPr="00C04716" w14:paraId="023E195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DC58867"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4E0EBAFF" w14:textId="77777777" w:rsidR="00AA7D36" w:rsidRPr="00C04716"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2628B1EA" w14:textId="77777777" w:rsidR="00AA7D36" w:rsidRPr="00C04716"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r>
      <w:tr w:rsidR="00AA7D36" w:rsidRPr="00C04716" w14:paraId="36F446F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35F6624"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1DDE41C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728D6F50"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176</w:t>
            </w:r>
          </w:p>
        </w:tc>
      </w:tr>
      <w:tr w:rsidR="00AA7D36" w:rsidRPr="00C04716" w14:paraId="278D5BB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453A27C"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Region</w:t>
            </w:r>
          </w:p>
        </w:tc>
      </w:tr>
      <w:tr w:rsidR="00AA7D36" w:rsidRPr="00C04716" w14:paraId="18934EA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037DAC"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21F930AA"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62%</w:t>
            </w:r>
          </w:p>
        </w:tc>
        <w:tc>
          <w:tcPr>
            <w:tcW w:w="1014" w:type="pct"/>
            <w:tcBorders>
              <w:top w:val="nil"/>
              <w:left w:val="nil"/>
              <w:bottom w:val="single" w:sz="4" w:space="0" w:color="auto"/>
              <w:right w:val="nil"/>
            </w:tcBorders>
            <w:shd w:val="clear" w:color="auto" w:fill="auto"/>
            <w:noWrap/>
            <w:vAlign w:val="bottom"/>
            <w:hideMark/>
          </w:tcPr>
          <w:p w14:paraId="6FCCA2E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313</w:t>
            </w:r>
          </w:p>
        </w:tc>
      </w:tr>
      <w:tr w:rsidR="00AA7D36" w:rsidRPr="00C04716" w14:paraId="40FE12D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63CBCD2"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4324BCE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61%</w:t>
            </w:r>
          </w:p>
        </w:tc>
        <w:tc>
          <w:tcPr>
            <w:tcW w:w="1014" w:type="pct"/>
            <w:tcBorders>
              <w:top w:val="nil"/>
              <w:left w:val="nil"/>
              <w:bottom w:val="single" w:sz="4" w:space="0" w:color="auto"/>
              <w:right w:val="nil"/>
            </w:tcBorders>
            <w:shd w:val="clear" w:color="auto" w:fill="auto"/>
            <w:noWrap/>
            <w:vAlign w:val="bottom"/>
            <w:hideMark/>
          </w:tcPr>
          <w:p w14:paraId="7370948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336</w:t>
            </w:r>
          </w:p>
        </w:tc>
      </w:tr>
      <w:tr w:rsidR="00AA7D36" w:rsidRPr="00C04716" w14:paraId="085C88B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E25DD94"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3DB2734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01FE004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664</w:t>
            </w:r>
          </w:p>
        </w:tc>
      </w:tr>
      <w:tr w:rsidR="00AA7D36" w:rsidRPr="00C04716" w14:paraId="29B4B57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0F4C84A"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State</w:t>
            </w:r>
          </w:p>
        </w:tc>
      </w:tr>
      <w:tr w:rsidR="00AA7D36" w:rsidRPr="00C04716" w14:paraId="4109C16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A33535"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 xml:space="preserve">Eastern </w:t>
            </w:r>
            <w:proofErr w:type="spellStart"/>
            <w:r w:rsidRPr="00C04716">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43CFFF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61%</w:t>
            </w:r>
          </w:p>
        </w:tc>
        <w:tc>
          <w:tcPr>
            <w:tcW w:w="1014" w:type="pct"/>
            <w:tcBorders>
              <w:top w:val="nil"/>
              <w:left w:val="nil"/>
              <w:bottom w:val="single" w:sz="4" w:space="0" w:color="auto"/>
              <w:right w:val="nil"/>
            </w:tcBorders>
            <w:shd w:val="clear" w:color="auto" w:fill="auto"/>
            <w:noWrap/>
            <w:vAlign w:val="bottom"/>
            <w:hideMark/>
          </w:tcPr>
          <w:p w14:paraId="43341B5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336</w:t>
            </w:r>
          </w:p>
        </w:tc>
      </w:tr>
      <w:tr w:rsidR="00AA7D36" w:rsidRPr="00C04716" w14:paraId="04F31D9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E4E7739"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13408C8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28%</w:t>
            </w:r>
          </w:p>
        </w:tc>
        <w:tc>
          <w:tcPr>
            <w:tcW w:w="1014" w:type="pct"/>
            <w:tcBorders>
              <w:top w:val="nil"/>
              <w:left w:val="nil"/>
              <w:bottom w:val="single" w:sz="4" w:space="0" w:color="auto"/>
              <w:right w:val="nil"/>
            </w:tcBorders>
            <w:shd w:val="clear" w:color="auto" w:fill="auto"/>
            <w:noWrap/>
            <w:vAlign w:val="bottom"/>
            <w:hideMark/>
          </w:tcPr>
          <w:p w14:paraId="2E5B706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166</w:t>
            </w:r>
          </w:p>
        </w:tc>
      </w:tr>
      <w:tr w:rsidR="00AA7D36" w:rsidRPr="00C04716" w14:paraId="63EC958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DC225D4"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1C32344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4D0C177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200</w:t>
            </w:r>
          </w:p>
        </w:tc>
      </w:tr>
      <w:tr w:rsidR="00AA7D36" w:rsidRPr="00C04716" w14:paraId="4C2A929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6324F51"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53198B0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15F752A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298</w:t>
            </w:r>
          </w:p>
        </w:tc>
      </w:tr>
      <w:tr w:rsidR="00AA7D36" w:rsidRPr="00C04716" w14:paraId="7897723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8471828"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7A7673D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62%</w:t>
            </w:r>
          </w:p>
        </w:tc>
        <w:tc>
          <w:tcPr>
            <w:tcW w:w="1014" w:type="pct"/>
            <w:tcBorders>
              <w:top w:val="nil"/>
              <w:left w:val="nil"/>
              <w:bottom w:val="single" w:sz="4" w:space="0" w:color="auto"/>
              <w:right w:val="nil"/>
            </w:tcBorders>
            <w:shd w:val="clear" w:color="auto" w:fill="auto"/>
            <w:noWrap/>
            <w:vAlign w:val="bottom"/>
            <w:hideMark/>
          </w:tcPr>
          <w:p w14:paraId="2D462F75"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313</w:t>
            </w:r>
          </w:p>
        </w:tc>
      </w:tr>
      <w:tr w:rsidR="00AA7D36" w:rsidRPr="00C04716" w14:paraId="037C479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504C812"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Language</w:t>
            </w:r>
          </w:p>
        </w:tc>
      </w:tr>
      <w:tr w:rsidR="00AA7D36" w:rsidRPr="00C04716" w14:paraId="6745775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1D21DC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04CE2E0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74C93D6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219</w:t>
            </w:r>
          </w:p>
        </w:tc>
      </w:tr>
      <w:tr w:rsidR="00AA7D36" w:rsidRPr="00C04716" w14:paraId="404A699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F0096E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04AAFD2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2EBDBEB8"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365</w:t>
            </w:r>
          </w:p>
        </w:tc>
      </w:tr>
      <w:tr w:rsidR="00AA7D36" w:rsidRPr="00C04716" w14:paraId="049AA3E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C2A4E6"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233CBE8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79%</w:t>
            </w:r>
          </w:p>
        </w:tc>
        <w:tc>
          <w:tcPr>
            <w:tcW w:w="1014" w:type="pct"/>
            <w:tcBorders>
              <w:top w:val="nil"/>
              <w:left w:val="nil"/>
              <w:bottom w:val="single" w:sz="4" w:space="0" w:color="auto"/>
              <w:right w:val="nil"/>
            </w:tcBorders>
            <w:shd w:val="clear" w:color="auto" w:fill="auto"/>
            <w:noWrap/>
            <w:vAlign w:val="bottom"/>
            <w:hideMark/>
          </w:tcPr>
          <w:p w14:paraId="6C65487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156</w:t>
            </w:r>
          </w:p>
        </w:tc>
      </w:tr>
      <w:tr w:rsidR="00AA7D36" w:rsidRPr="00C04716" w14:paraId="2FBD856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B8F7DB6"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0AD674F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50%</w:t>
            </w:r>
          </w:p>
        </w:tc>
        <w:tc>
          <w:tcPr>
            <w:tcW w:w="1014" w:type="pct"/>
            <w:tcBorders>
              <w:top w:val="nil"/>
              <w:left w:val="nil"/>
              <w:bottom w:val="single" w:sz="4" w:space="0" w:color="auto"/>
              <w:right w:val="nil"/>
            </w:tcBorders>
            <w:shd w:val="clear" w:color="auto" w:fill="auto"/>
            <w:noWrap/>
            <w:vAlign w:val="bottom"/>
            <w:hideMark/>
          </w:tcPr>
          <w:p w14:paraId="6051733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161</w:t>
            </w:r>
          </w:p>
        </w:tc>
      </w:tr>
      <w:tr w:rsidR="00AA7D36" w:rsidRPr="00C04716" w14:paraId="0EB20F0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B4AA40"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71F4123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43%</w:t>
            </w:r>
          </w:p>
        </w:tc>
        <w:tc>
          <w:tcPr>
            <w:tcW w:w="1014" w:type="pct"/>
            <w:tcBorders>
              <w:top w:val="nil"/>
              <w:left w:val="nil"/>
              <w:bottom w:val="single" w:sz="4" w:space="0" w:color="auto"/>
              <w:right w:val="nil"/>
            </w:tcBorders>
            <w:shd w:val="clear" w:color="auto" w:fill="auto"/>
            <w:noWrap/>
            <w:vAlign w:val="bottom"/>
            <w:hideMark/>
          </w:tcPr>
          <w:p w14:paraId="3B6AE3C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278</w:t>
            </w:r>
          </w:p>
        </w:tc>
      </w:tr>
    </w:tbl>
    <w:p w14:paraId="5FF689E7" w14:textId="77777777" w:rsidR="00AA7D36" w:rsidRDefault="00AA7D36" w:rsidP="00AA7D36"/>
    <w:p w14:paraId="10155C61" w14:textId="77777777" w:rsidR="00AA7D36" w:rsidRDefault="00AA7D36" w:rsidP="00AA7D36"/>
    <w:p w14:paraId="1E85B993" w14:textId="77777777" w:rsidR="00AA7D36" w:rsidRDefault="00AA7D36" w:rsidP="00AA7D36"/>
    <w:p w14:paraId="0B2D090F" w14:textId="77777777" w:rsidR="00AA7D36" w:rsidRDefault="00AA7D36" w:rsidP="00AA7D36"/>
    <w:p w14:paraId="59C130F5" w14:textId="77777777" w:rsidR="00AA7D36" w:rsidRDefault="00AA7D36" w:rsidP="00AA7D36"/>
    <w:p w14:paraId="637FFCCC" w14:textId="77777777" w:rsidR="00AA7D36" w:rsidRDefault="00AA7D36" w:rsidP="00AA7D36"/>
    <w:p w14:paraId="4011F720" w14:textId="77777777" w:rsidR="00AA7D36" w:rsidRDefault="00AA7D36" w:rsidP="00AA7D36"/>
    <w:p w14:paraId="0C425860" w14:textId="77777777" w:rsidR="00AA7D36" w:rsidRDefault="00AA7D36" w:rsidP="00AA7D36"/>
    <w:p w14:paraId="684514DE" w14:textId="77777777" w:rsidR="00AA7D36" w:rsidRDefault="00AA7D36" w:rsidP="00AA7D36"/>
    <w:p w14:paraId="3D3E791E" w14:textId="77777777" w:rsidR="00AA7D36" w:rsidRDefault="00AA7D36" w:rsidP="00AA7D36"/>
    <w:p w14:paraId="20B94007" w14:textId="77777777" w:rsidR="00AA7D36" w:rsidRDefault="00AA7D36" w:rsidP="00AA7D36"/>
    <w:p w14:paraId="7DDA14FF" w14:textId="77777777" w:rsidR="00AA7D36" w:rsidRDefault="00AA7D36" w:rsidP="00AA7D36"/>
    <w:p w14:paraId="32646D47" w14:textId="77777777" w:rsidR="00AA7D36" w:rsidRDefault="00AA7D36" w:rsidP="00AA7D36"/>
    <w:p w14:paraId="51C11356" w14:textId="77777777" w:rsidR="00AA7D36" w:rsidRDefault="00AA7D36" w:rsidP="00AA7D36"/>
    <w:p w14:paraId="770F9C36" w14:textId="77777777" w:rsidR="00AA7D36" w:rsidRDefault="00AA7D36" w:rsidP="00AA7D36"/>
    <w:p w14:paraId="2CE8B8E2" w14:textId="77777777" w:rsidR="00AA7D36" w:rsidRDefault="00AA7D36" w:rsidP="00AA7D36"/>
    <w:p w14:paraId="770973EA" w14:textId="77777777" w:rsidR="00AA7D36" w:rsidRDefault="00AA7D36" w:rsidP="00AA7D36"/>
    <w:p w14:paraId="40B0D297" w14:textId="77777777" w:rsidR="00AA7D36" w:rsidRDefault="00AA7D36" w:rsidP="00AA7D36"/>
    <w:p w14:paraId="5A8BCAFD" w14:textId="77777777" w:rsidR="00AA7D36" w:rsidRDefault="00AA7D36" w:rsidP="00AA7D36"/>
    <w:p w14:paraId="3FF72779" w14:textId="77777777" w:rsidR="00AA7D36" w:rsidRDefault="00AA7D36" w:rsidP="00AA7D36"/>
    <w:p w14:paraId="07B22573" w14:textId="77777777" w:rsidR="00AA7D36" w:rsidRDefault="00AA7D36" w:rsidP="00AA7D36"/>
    <w:p w14:paraId="5853741C" w14:textId="77777777" w:rsidR="00AA7D36" w:rsidRDefault="00AA7D36" w:rsidP="00AA7D36"/>
    <w:p w14:paraId="149A2D04" w14:textId="77777777" w:rsidR="00AA7D36" w:rsidRDefault="00AA7D36" w:rsidP="00AA7D36"/>
    <w:p w14:paraId="79BDB9EE" w14:textId="5A39E881" w:rsidR="00AA7D36" w:rsidRDefault="00AA7D36" w:rsidP="00AA7D36">
      <w:pPr>
        <w:pStyle w:val="Caption"/>
      </w:pPr>
      <w:r>
        <w:lastRenderedPageBreak/>
        <w:t xml:space="preserve">Table </w:t>
      </w:r>
      <w:fldSimple w:instr=" SEQ Table \* ARABIC ">
        <w:r w:rsidR="00A66512">
          <w:rPr>
            <w:noProof/>
          </w:rPr>
          <w:t>36</w:t>
        </w:r>
      </w:fldSimple>
      <w:r>
        <w:t>. Indicator 26 Disaggregated REsults</w:t>
      </w:r>
    </w:p>
    <w:tbl>
      <w:tblPr>
        <w:tblW w:w="5000" w:type="pct"/>
        <w:tblLook w:val="04A0" w:firstRow="1" w:lastRow="0" w:firstColumn="1" w:lastColumn="0" w:noHBand="0" w:noVBand="1"/>
      </w:tblPr>
      <w:tblGrid>
        <w:gridCol w:w="4042"/>
        <w:gridCol w:w="5318"/>
      </w:tblGrid>
      <w:tr w:rsidR="00AA7D36" w:rsidRPr="00781226" w14:paraId="653EFB9F" w14:textId="77777777" w:rsidTr="00CB0121">
        <w:trPr>
          <w:trHeight w:val="320"/>
        </w:trPr>
        <w:tc>
          <w:tcPr>
            <w:tcW w:w="5000" w:type="pct"/>
            <w:gridSpan w:val="2"/>
            <w:tcBorders>
              <w:top w:val="single" w:sz="4" w:space="0" w:color="auto"/>
              <w:left w:val="nil"/>
              <w:bottom w:val="single" w:sz="4" w:space="0" w:color="auto"/>
              <w:right w:val="nil"/>
            </w:tcBorders>
            <w:shd w:val="clear" w:color="000000" w:fill="0067B9"/>
            <w:vAlign w:val="bottom"/>
            <w:hideMark/>
          </w:tcPr>
          <w:p w14:paraId="7E92EA99" w14:textId="77777777" w:rsidR="00AA7D36" w:rsidRPr="00781226" w:rsidRDefault="00AA7D36" w:rsidP="00CB0121">
            <w:pPr>
              <w:spacing w:after="0" w:line="240" w:lineRule="auto"/>
              <w:rPr>
                <w:rFonts w:eastAsia="Times New Roman" w:cs="Calibri"/>
                <w:b/>
                <w:bCs/>
                <w:color w:val="FFFFFF"/>
                <w:sz w:val="20"/>
                <w:szCs w:val="20"/>
              </w:rPr>
            </w:pPr>
            <w:r w:rsidRPr="00781226">
              <w:rPr>
                <w:rFonts w:eastAsia="Times New Roman" w:cs="Calibri"/>
                <w:b/>
                <w:bCs/>
                <w:color w:val="FFFFFF"/>
                <w:sz w:val="20"/>
                <w:szCs w:val="20"/>
              </w:rPr>
              <w:t>Ability to recover from shocks and stresses index</w:t>
            </w:r>
          </w:p>
        </w:tc>
      </w:tr>
      <w:tr w:rsidR="00AA7D36" w:rsidRPr="00781226" w14:paraId="01C7DC75" w14:textId="77777777" w:rsidTr="00CB0121">
        <w:trPr>
          <w:trHeight w:val="320"/>
        </w:trPr>
        <w:tc>
          <w:tcPr>
            <w:tcW w:w="2159" w:type="pct"/>
            <w:tcBorders>
              <w:top w:val="nil"/>
              <w:left w:val="nil"/>
              <w:bottom w:val="single" w:sz="4" w:space="0" w:color="auto"/>
              <w:right w:val="nil"/>
            </w:tcBorders>
            <w:shd w:val="clear" w:color="000000" w:fill="CFCDC9"/>
            <w:noWrap/>
            <w:vAlign w:val="bottom"/>
            <w:hideMark/>
          </w:tcPr>
          <w:p w14:paraId="3C47EF55" w14:textId="77777777" w:rsidR="00AA7D36" w:rsidRPr="00781226" w:rsidRDefault="00AA7D36" w:rsidP="00CB0121">
            <w:pPr>
              <w:spacing w:after="0" w:line="240" w:lineRule="auto"/>
              <w:jc w:val="center"/>
              <w:rPr>
                <w:rFonts w:eastAsia="Times New Roman" w:cs="Calibri"/>
                <w:b/>
                <w:bCs/>
                <w:color w:val="000000"/>
                <w:sz w:val="20"/>
                <w:szCs w:val="20"/>
              </w:rPr>
            </w:pPr>
            <w:r w:rsidRPr="00781226">
              <w:rPr>
                <w:rFonts w:eastAsia="Times New Roman" w:cs="Calibri"/>
                <w:b/>
                <w:bCs/>
                <w:color w:val="000000"/>
                <w:sz w:val="20"/>
                <w:szCs w:val="20"/>
              </w:rPr>
              <w:t>Disaggregate Type</w:t>
            </w:r>
          </w:p>
        </w:tc>
        <w:tc>
          <w:tcPr>
            <w:tcW w:w="2841" w:type="pct"/>
            <w:tcBorders>
              <w:top w:val="nil"/>
              <w:left w:val="nil"/>
              <w:bottom w:val="single" w:sz="4" w:space="0" w:color="auto"/>
              <w:right w:val="nil"/>
            </w:tcBorders>
            <w:shd w:val="clear" w:color="000000" w:fill="CFCDC9"/>
            <w:noWrap/>
            <w:vAlign w:val="bottom"/>
            <w:hideMark/>
          </w:tcPr>
          <w:p w14:paraId="2EB57149" w14:textId="77777777" w:rsidR="00AA7D36" w:rsidRPr="00781226" w:rsidRDefault="00AA7D36" w:rsidP="00CB0121">
            <w:pPr>
              <w:spacing w:after="0" w:line="240" w:lineRule="auto"/>
              <w:jc w:val="center"/>
              <w:rPr>
                <w:rFonts w:eastAsia="Times New Roman" w:cs="Calibri"/>
                <w:b/>
                <w:bCs/>
                <w:color w:val="000000"/>
                <w:sz w:val="20"/>
                <w:szCs w:val="20"/>
              </w:rPr>
            </w:pPr>
            <w:r w:rsidRPr="00781226">
              <w:rPr>
                <w:rFonts w:eastAsia="Times New Roman" w:cs="Calibri"/>
                <w:b/>
                <w:bCs/>
                <w:color w:val="000000"/>
                <w:sz w:val="20"/>
                <w:szCs w:val="20"/>
              </w:rPr>
              <w:t>Mean Score (Range 1.9 to 6.2)</w:t>
            </w:r>
          </w:p>
        </w:tc>
      </w:tr>
      <w:tr w:rsidR="00AA7D36" w:rsidRPr="00781226" w14:paraId="0A13B0AE"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6B612D4C"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Overall</w:t>
            </w:r>
          </w:p>
        </w:tc>
      </w:tr>
      <w:tr w:rsidR="00AA7D36" w:rsidRPr="00781226" w14:paraId="7BA8A73F"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06DB530"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Overall</w:t>
            </w:r>
          </w:p>
        </w:tc>
        <w:tc>
          <w:tcPr>
            <w:tcW w:w="2841" w:type="pct"/>
            <w:tcBorders>
              <w:top w:val="nil"/>
              <w:left w:val="nil"/>
              <w:bottom w:val="single" w:sz="4" w:space="0" w:color="auto"/>
              <w:right w:val="nil"/>
            </w:tcBorders>
            <w:shd w:val="clear" w:color="auto" w:fill="auto"/>
            <w:noWrap/>
            <w:vAlign w:val="bottom"/>
            <w:hideMark/>
          </w:tcPr>
          <w:p w14:paraId="7BCCD231"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77D950F3"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025090F"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Location</w:t>
            </w:r>
          </w:p>
        </w:tc>
      </w:tr>
      <w:tr w:rsidR="00AA7D36" w:rsidRPr="00781226" w14:paraId="63041EF4"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7036593"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Rural</w:t>
            </w:r>
          </w:p>
        </w:tc>
        <w:tc>
          <w:tcPr>
            <w:tcW w:w="2841" w:type="pct"/>
            <w:tcBorders>
              <w:top w:val="nil"/>
              <w:left w:val="nil"/>
              <w:bottom w:val="single" w:sz="4" w:space="0" w:color="auto"/>
              <w:right w:val="nil"/>
            </w:tcBorders>
            <w:shd w:val="clear" w:color="auto" w:fill="auto"/>
            <w:noWrap/>
            <w:vAlign w:val="bottom"/>
            <w:hideMark/>
          </w:tcPr>
          <w:p w14:paraId="085C9671"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3.6</w:t>
            </w:r>
          </w:p>
        </w:tc>
      </w:tr>
      <w:tr w:rsidR="00AA7D36" w:rsidRPr="00781226" w14:paraId="5CADC1FA"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0244F6F"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Urban</w:t>
            </w:r>
          </w:p>
        </w:tc>
        <w:tc>
          <w:tcPr>
            <w:tcW w:w="2841" w:type="pct"/>
            <w:tcBorders>
              <w:top w:val="nil"/>
              <w:left w:val="nil"/>
              <w:bottom w:val="single" w:sz="4" w:space="0" w:color="auto"/>
              <w:right w:val="nil"/>
            </w:tcBorders>
            <w:shd w:val="clear" w:color="auto" w:fill="auto"/>
            <w:noWrap/>
            <w:vAlign w:val="bottom"/>
            <w:hideMark/>
          </w:tcPr>
          <w:p w14:paraId="7C08122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4.5</w:t>
            </w:r>
          </w:p>
        </w:tc>
      </w:tr>
      <w:tr w:rsidR="00AA7D36" w:rsidRPr="00781226" w14:paraId="027298D3"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0F7833E"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Sex</w:t>
            </w:r>
          </w:p>
        </w:tc>
      </w:tr>
      <w:tr w:rsidR="00AA7D36" w:rsidRPr="00781226" w14:paraId="5E0635F0"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15D8C15"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Male-head of household</w:t>
            </w:r>
          </w:p>
        </w:tc>
        <w:tc>
          <w:tcPr>
            <w:tcW w:w="2841" w:type="pct"/>
            <w:tcBorders>
              <w:top w:val="nil"/>
              <w:left w:val="nil"/>
              <w:bottom w:val="single" w:sz="4" w:space="0" w:color="auto"/>
              <w:right w:val="nil"/>
            </w:tcBorders>
            <w:shd w:val="clear" w:color="auto" w:fill="auto"/>
            <w:noWrap/>
            <w:vAlign w:val="bottom"/>
            <w:hideMark/>
          </w:tcPr>
          <w:p w14:paraId="7CD3A24C"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4.0</w:t>
            </w:r>
          </w:p>
        </w:tc>
      </w:tr>
      <w:tr w:rsidR="00AA7D36" w:rsidRPr="00781226" w14:paraId="6E09331F"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2F501A6B"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Female-head of household</w:t>
            </w:r>
          </w:p>
        </w:tc>
        <w:tc>
          <w:tcPr>
            <w:tcW w:w="2841" w:type="pct"/>
            <w:tcBorders>
              <w:top w:val="nil"/>
              <w:left w:val="nil"/>
              <w:bottom w:val="single" w:sz="4" w:space="0" w:color="auto"/>
              <w:right w:val="nil"/>
            </w:tcBorders>
            <w:shd w:val="clear" w:color="auto" w:fill="auto"/>
            <w:noWrap/>
            <w:vAlign w:val="bottom"/>
            <w:hideMark/>
          </w:tcPr>
          <w:p w14:paraId="2F1259BB"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3.7</w:t>
            </w:r>
          </w:p>
        </w:tc>
      </w:tr>
      <w:tr w:rsidR="00AA7D36" w:rsidRPr="00781226" w14:paraId="4AB210BD"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71FB2472"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County</w:t>
            </w:r>
          </w:p>
        </w:tc>
      </w:tr>
      <w:tr w:rsidR="00AA7D36" w:rsidRPr="00781226" w14:paraId="58B3E24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2C390F15"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Akobo</w:t>
            </w:r>
          </w:p>
        </w:tc>
        <w:tc>
          <w:tcPr>
            <w:tcW w:w="2841" w:type="pct"/>
            <w:tcBorders>
              <w:top w:val="nil"/>
              <w:left w:val="nil"/>
              <w:bottom w:val="single" w:sz="4" w:space="0" w:color="auto"/>
              <w:right w:val="nil"/>
            </w:tcBorders>
            <w:shd w:val="clear" w:color="auto" w:fill="auto"/>
            <w:noWrap/>
            <w:vAlign w:val="bottom"/>
            <w:hideMark/>
          </w:tcPr>
          <w:p w14:paraId="24046C1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3.5</w:t>
            </w:r>
          </w:p>
        </w:tc>
      </w:tr>
      <w:tr w:rsidR="00AA7D36" w:rsidRPr="00781226" w14:paraId="699C884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7FBDC64"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Baliet</w:t>
            </w:r>
            <w:proofErr w:type="spellEnd"/>
          </w:p>
        </w:tc>
        <w:tc>
          <w:tcPr>
            <w:tcW w:w="2841" w:type="pct"/>
            <w:tcBorders>
              <w:top w:val="nil"/>
              <w:left w:val="nil"/>
              <w:bottom w:val="single" w:sz="4" w:space="0" w:color="auto"/>
              <w:right w:val="nil"/>
            </w:tcBorders>
            <w:shd w:val="clear" w:color="auto" w:fill="auto"/>
            <w:noWrap/>
            <w:vAlign w:val="bottom"/>
            <w:hideMark/>
          </w:tcPr>
          <w:p w14:paraId="644296B5"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356C2EC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525D70D"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Budi</w:t>
            </w:r>
          </w:p>
        </w:tc>
        <w:tc>
          <w:tcPr>
            <w:tcW w:w="2841" w:type="pct"/>
            <w:tcBorders>
              <w:top w:val="nil"/>
              <w:left w:val="nil"/>
              <w:bottom w:val="single" w:sz="4" w:space="0" w:color="auto"/>
              <w:right w:val="nil"/>
            </w:tcBorders>
            <w:shd w:val="clear" w:color="auto" w:fill="auto"/>
            <w:noWrap/>
            <w:vAlign w:val="bottom"/>
            <w:hideMark/>
          </w:tcPr>
          <w:p w14:paraId="07B7E8D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1651988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24BB515"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Duk</w:t>
            </w:r>
            <w:proofErr w:type="spellEnd"/>
          </w:p>
        </w:tc>
        <w:tc>
          <w:tcPr>
            <w:tcW w:w="2841" w:type="pct"/>
            <w:tcBorders>
              <w:top w:val="nil"/>
              <w:left w:val="nil"/>
              <w:bottom w:val="single" w:sz="4" w:space="0" w:color="auto"/>
              <w:right w:val="nil"/>
            </w:tcBorders>
            <w:shd w:val="clear" w:color="auto" w:fill="auto"/>
            <w:noWrap/>
            <w:vAlign w:val="bottom"/>
            <w:hideMark/>
          </w:tcPr>
          <w:p w14:paraId="7D6E94DB"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4.2</w:t>
            </w:r>
          </w:p>
        </w:tc>
      </w:tr>
      <w:tr w:rsidR="00AA7D36" w:rsidRPr="00781226" w14:paraId="108617EA"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535586BA"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Jur</w:t>
            </w:r>
            <w:proofErr w:type="spellEnd"/>
            <w:r w:rsidRPr="00781226">
              <w:rPr>
                <w:rFonts w:eastAsia="Times New Roman" w:cs="Calibri"/>
                <w:color w:val="000000"/>
                <w:sz w:val="20"/>
                <w:szCs w:val="20"/>
              </w:rPr>
              <w:t xml:space="preserve"> River</w:t>
            </w:r>
          </w:p>
        </w:tc>
        <w:tc>
          <w:tcPr>
            <w:tcW w:w="2841" w:type="pct"/>
            <w:tcBorders>
              <w:top w:val="nil"/>
              <w:left w:val="nil"/>
              <w:bottom w:val="single" w:sz="4" w:space="0" w:color="auto"/>
              <w:right w:val="nil"/>
            </w:tcBorders>
            <w:shd w:val="clear" w:color="auto" w:fill="auto"/>
            <w:noWrap/>
            <w:vAlign w:val="bottom"/>
            <w:hideMark/>
          </w:tcPr>
          <w:p w14:paraId="131E67F0"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4.2</w:t>
            </w:r>
          </w:p>
        </w:tc>
      </w:tr>
      <w:tr w:rsidR="00AA7D36" w:rsidRPr="00781226" w14:paraId="1FC7DE0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350288E"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Kapoeta North</w:t>
            </w:r>
          </w:p>
        </w:tc>
        <w:tc>
          <w:tcPr>
            <w:tcW w:w="2841" w:type="pct"/>
            <w:tcBorders>
              <w:top w:val="nil"/>
              <w:left w:val="nil"/>
              <w:bottom w:val="single" w:sz="4" w:space="0" w:color="auto"/>
              <w:right w:val="nil"/>
            </w:tcBorders>
            <w:shd w:val="clear" w:color="auto" w:fill="auto"/>
            <w:noWrap/>
            <w:vAlign w:val="bottom"/>
            <w:hideMark/>
          </w:tcPr>
          <w:p w14:paraId="35307A12"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4.0</w:t>
            </w:r>
          </w:p>
        </w:tc>
      </w:tr>
      <w:tr w:rsidR="00AA7D36" w:rsidRPr="00781226" w14:paraId="1EB6C6EB"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519CB88F"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Leer</w:t>
            </w:r>
          </w:p>
        </w:tc>
        <w:tc>
          <w:tcPr>
            <w:tcW w:w="2841" w:type="pct"/>
            <w:tcBorders>
              <w:top w:val="nil"/>
              <w:left w:val="nil"/>
              <w:bottom w:val="single" w:sz="4" w:space="0" w:color="auto"/>
              <w:right w:val="nil"/>
            </w:tcBorders>
            <w:shd w:val="clear" w:color="auto" w:fill="auto"/>
            <w:noWrap/>
            <w:vAlign w:val="bottom"/>
            <w:hideMark/>
          </w:tcPr>
          <w:p w14:paraId="04612AE2"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6AA60B3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4F9DC4B"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Mayendit</w:t>
            </w:r>
            <w:proofErr w:type="spellEnd"/>
          </w:p>
        </w:tc>
        <w:tc>
          <w:tcPr>
            <w:tcW w:w="2841" w:type="pct"/>
            <w:tcBorders>
              <w:top w:val="nil"/>
              <w:left w:val="nil"/>
              <w:bottom w:val="single" w:sz="4" w:space="0" w:color="auto"/>
              <w:right w:val="nil"/>
            </w:tcBorders>
            <w:shd w:val="clear" w:color="auto" w:fill="auto"/>
            <w:noWrap/>
            <w:vAlign w:val="bottom"/>
            <w:hideMark/>
          </w:tcPr>
          <w:p w14:paraId="6085088E"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2.9</w:t>
            </w:r>
          </w:p>
        </w:tc>
      </w:tr>
      <w:tr w:rsidR="00AA7D36" w:rsidRPr="00781226" w14:paraId="52C717AB"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7F09692A" w14:textId="0799950E" w:rsidR="00AA7D36" w:rsidRPr="0078122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841" w:type="pct"/>
            <w:tcBorders>
              <w:top w:val="nil"/>
              <w:left w:val="nil"/>
              <w:bottom w:val="single" w:sz="4" w:space="0" w:color="auto"/>
              <w:right w:val="nil"/>
            </w:tcBorders>
            <w:shd w:val="clear" w:color="auto" w:fill="auto"/>
            <w:noWrap/>
            <w:vAlign w:val="bottom"/>
            <w:hideMark/>
          </w:tcPr>
          <w:p w14:paraId="271459D5"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4C91D7C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AE3EC6A"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Pibor</w:t>
            </w:r>
          </w:p>
        </w:tc>
        <w:tc>
          <w:tcPr>
            <w:tcW w:w="2841" w:type="pct"/>
            <w:tcBorders>
              <w:top w:val="nil"/>
              <w:left w:val="nil"/>
              <w:bottom w:val="single" w:sz="4" w:space="0" w:color="auto"/>
              <w:right w:val="nil"/>
            </w:tcBorders>
            <w:shd w:val="clear" w:color="auto" w:fill="auto"/>
            <w:noWrap/>
            <w:vAlign w:val="bottom"/>
            <w:hideMark/>
          </w:tcPr>
          <w:p w14:paraId="54F16A8F"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5.2</w:t>
            </w:r>
          </w:p>
        </w:tc>
      </w:tr>
      <w:tr w:rsidR="00AA7D36" w:rsidRPr="00781226" w14:paraId="6CE89276"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210A3E0"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Ulang</w:t>
            </w:r>
            <w:proofErr w:type="spellEnd"/>
          </w:p>
        </w:tc>
        <w:tc>
          <w:tcPr>
            <w:tcW w:w="2841" w:type="pct"/>
            <w:tcBorders>
              <w:top w:val="nil"/>
              <w:left w:val="nil"/>
              <w:bottom w:val="single" w:sz="4" w:space="0" w:color="auto"/>
              <w:right w:val="nil"/>
            </w:tcBorders>
            <w:shd w:val="clear" w:color="auto" w:fill="auto"/>
            <w:noWrap/>
            <w:vAlign w:val="bottom"/>
            <w:hideMark/>
          </w:tcPr>
          <w:p w14:paraId="236B7808"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2.5</w:t>
            </w:r>
          </w:p>
        </w:tc>
      </w:tr>
      <w:tr w:rsidR="00AA7D36" w:rsidRPr="00781226" w14:paraId="5023F99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147A49E"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Uror</w:t>
            </w:r>
            <w:proofErr w:type="spellEnd"/>
          </w:p>
        </w:tc>
        <w:tc>
          <w:tcPr>
            <w:tcW w:w="2841" w:type="pct"/>
            <w:tcBorders>
              <w:top w:val="nil"/>
              <w:left w:val="nil"/>
              <w:bottom w:val="single" w:sz="4" w:space="0" w:color="auto"/>
              <w:right w:val="nil"/>
            </w:tcBorders>
            <w:shd w:val="clear" w:color="auto" w:fill="auto"/>
            <w:noWrap/>
            <w:vAlign w:val="bottom"/>
            <w:hideMark/>
          </w:tcPr>
          <w:p w14:paraId="2482FCAB"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5D1BD7F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F2B3562"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Wau</w:t>
            </w:r>
            <w:proofErr w:type="spellEnd"/>
          </w:p>
        </w:tc>
        <w:tc>
          <w:tcPr>
            <w:tcW w:w="2841" w:type="pct"/>
            <w:tcBorders>
              <w:top w:val="nil"/>
              <w:left w:val="nil"/>
              <w:bottom w:val="single" w:sz="4" w:space="0" w:color="auto"/>
              <w:right w:val="nil"/>
            </w:tcBorders>
            <w:shd w:val="clear" w:color="auto" w:fill="auto"/>
            <w:noWrap/>
            <w:vAlign w:val="bottom"/>
            <w:hideMark/>
          </w:tcPr>
          <w:p w14:paraId="07AB9911"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3.7</w:t>
            </w:r>
          </w:p>
        </w:tc>
      </w:tr>
      <w:tr w:rsidR="00AA7D36" w:rsidRPr="00781226" w14:paraId="5C61022F"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03856A7"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Region</w:t>
            </w:r>
          </w:p>
        </w:tc>
      </w:tr>
      <w:tr w:rsidR="00AA7D36" w:rsidRPr="00781226" w14:paraId="625FF77E"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09DA3C9"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Bahr El-Ghazel</w:t>
            </w:r>
          </w:p>
        </w:tc>
        <w:tc>
          <w:tcPr>
            <w:tcW w:w="2841" w:type="pct"/>
            <w:tcBorders>
              <w:top w:val="nil"/>
              <w:left w:val="nil"/>
              <w:bottom w:val="single" w:sz="4" w:space="0" w:color="auto"/>
              <w:right w:val="nil"/>
            </w:tcBorders>
            <w:shd w:val="clear" w:color="auto" w:fill="auto"/>
            <w:noWrap/>
            <w:vAlign w:val="bottom"/>
            <w:hideMark/>
          </w:tcPr>
          <w:p w14:paraId="0AA1204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4EFEE88E"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6A6835A"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Equatoria</w:t>
            </w:r>
            <w:proofErr w:type="spellEnd"/>
          </w:p>
        </w:tc>
        <w:tc>
          <w:tcPr>
            <w:tcW w:w="2841" w:type="pct"/>
            <w:tcBorders>
              <w:top w:val="nil"/>
              <w:left w:val="nil"/>
              <w:bottom w:val="single" w:sz="4" w:space="0" w:color="auto"/>
              <w:right w:val="nil"/>
            </w:tcBorders>
            <w:shd w:val="clear" w:color="auto" w:fill="auto"/>
            <w:noWrap/>
            <w:vAlign w:val="bottom"/>
            <w:hideMark/>
          </w:tcPr>
          <w:p w14:paraId="0D09E0B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24317E73"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242C7724"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Great Upper Nile</w:t>
            </w:r>
          </w:p>
        </w:tc>
        <w:tc>
          <w:tcPr>
            <w:tcW w:w="2841" w:type="pct"/>
            <w:tcBorders>
              <w:top w:val="nil"/>
              <w:left w:val="nil"/>
              <w:bottom w:val="single" w:sz="4" w:space="0" w:color="auto"/>
              <w:right w:val="nil"/>
            </w:tcBorders>
            <w:shd w:val="clear" w:color="auto" w:fill="auto"/>
            <w:noWrap/>
            <w:vAlign w:val="bottom"/>
            <w:hideMark/>
          </w:tcPr>
          <w:p w14:paraId="58E3549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601B3036"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9CCC7D7"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State</w:t>
            </w:r>
          </w:p>
        </w:tc>
      </w:tr>
      <w:tr w:rsidR="00AA7D36" w:rsidRPr="00781226" w14:paraId="59D21346"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E156ECC"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 xml:space="preserve">Eastern </w:t>
            </w:r>
            <w:proofErr w:type="spellStart"/>
            <w:r w:rsidRPr="00781226">
              <w:rPr>
                <w:rFonts w:eastAsia="Times New Roman" w:cs="Calibri"/>
                <w:color w:val="000000"/>
                <w:sz w:val="20"/>
                <w:szCs w:val="20"/>
              </w:rPr>
              <w:t>Equatoria</w:t>
            </w:r>
            <w:proofErr w:type="spellEnd"/>
          </w:p>
        </w:tc>
        <w:tc>
          <w:tcPr>
            <w:tcW w:w="2841" w:type="pct"/>
            <w:tcBorders>
              <w:top w:val="nil"/>
              <w:left w:val="nil"/>
              <w:bottom w:val="single" w:sz="4" w:space="0" w:color="auto"/>
              <w:right w:val="nil"/>
            </w:tcBorders>
            <w:shd w:val="clear" w:color="auto" w:fill="auto"/>
            <w:noWrap/>
            <w:vAlign w:val="bottom"/>
            <w:hideMark/>
          </w:tcPr>
          <w:p w14:paraId="6748402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64599FBE"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B3A4EFA"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Jonglei</w:t>
            </w:r>
          </w:p>
        </w:tc>
        <w:tc>
          <w:tcPr>
            <w:tcW w:w="2841" w:type="pct"/>
            <w:tcBorders>
              <w:top w:val="nil"/>
              <w:left w:val="nil"/>
              <w:bottom w:val="single" w:sz="4" w:space="0" w:color="auto"/>
              <w:right w:val="nil"/>
            </w:tcBorders>
            <w:shd w:val="clear" w:color="auto" w:fill="auto"/>
            <w:noWrap/>
            <w:vAlign w:val="bottom"/>
            <w:hideMark/>
          </w:tcPr>
          <w:p w14:paraId="36F4B1E6"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4.1</w:t>
            </w:r>
          </w:p>
        </w:tc>
      </w:tr>
      <w:tr w:rsidR="00AA7D36" w:rsidRPr="00781226" w14:paraId="5448DF3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5D521809"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Unity</w:t>
            </w:r>
          </w:p>
        </w:tc>
        <w:tc>
          <w:tcPr>
            <w:tcW w:w="2841" w:type="pct"/>
            <w:tcBorders>
              <w:top w:val="nil"/>
              <w:left w:val="nil"/>
              <w:bottom w:val="single" w:sz="4" w:space="0" w:color="auto"/>
              <w:right w:val="nil"/>
            </w:tcBorders>
            <w:shd w:val="clear" w:color="auto" w:fill="auto"/>
            <w:noWrap/>
            <w:vAlign w:val="bottom"/>
            <w:hideMark/>
          </w:tcPr>
          <w:p w14:paraId="3170ED35"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3.3</w:t>
            </w:r>
          </w:p>
        </w:tc>
      </w:tr>
      <w:tr w:rsidR="00AA7D36" w:rsidRPr="00781226" w14:paraId="373412E4"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AA866CD"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Upper Nile</w:t>
            </w:r>
          </w:p>
        </w:tc>
        <w:tc>
          <w:tcPr>
            <w:tcW w:w="2841" w:type="pct"/>
            <w:tcBorders>
              <w:top w:val="nil"/>
              <w:left w:val="nil"/>
              <w:bottom w:val="single" w:sz="4" w:space="0" w:color="auto"/>
              <w:right w:val="nil"/>
            </w:tcBorders>
            <w:shd w:val="clear" w:color="auto" w:fill="auto"/>
            <w:noWrap/>
            <w:vAlign w:val="bottom"/>
            <w:hideMark/>
          </w:tcPr>
          <w:p w14:paraId="797C78D2"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2.8</w:t>
            </w:r>
          </w:p>
        </w:tc>
      </w:tr>
      <w:tr w:rsidR="00AA7D36" w:rsidRPr="00781226" w14:paraId="6EBE6E70"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3C57F61"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Western Bahr El-Ghazel</w:t>
            </w:r>
          </w:p>
        </w:tc>
        <w:tc>
          <w:tcPr>
            <w:tcW w:w="2841" w:type="pct"/>
            <w:tcBorders>
              <w:top w:val="nil"/>
              <w:left w:val="nil"/>
              <w:bottom w:val="single" w:sz="4" w:space="0" w:color="auto"/>
              <w:right w:val="nil"/>
            </w:tcBorders>
            <w:shd w:val="clear" w:color="auto" w:fill="auto"/>
            <w:noWrap/>
            <w:vAlign w:val="bottom"/>
            <w:hideMark/>
          </w:tcPr>
          <w:p w14:paraId="2AB4A22D"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7BB8F606"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A9FB394"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Language</w:t>
            </w:r>
          </w:p>
        </w:tc>
      </w:tr>
      <w:tr w:rsidR="00AA7D36" w:rsidRPr="00781226" w14:paraId="683399D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1C34C67"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Nuer</w:t>
            </w:r>
          </w:p>
        </w:tc>
        <w:tc>
          <w:tcPr>
            <w:tcW w:w="2841" w:type="pct"/>
            <w:tcBorders>
              <w:top w:val="nil"/>
              <w:left w:val="nil"/>
              <w:bottom w:val="single" w:sz="4" w:space="0" w:color="auto"/>
              <w:right w:val="nil"/>
            </w:tcBorders>
            <w:shd w:val="clear" w:color="auto" w:fill="auto"/>
            <w:noWrap/>
            <w:vAlign w:val="bottom"/>
            <w:hideMark/>
          </w:tcPr>
          <w:p w14:paraId="3C56C796"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5066DDE4"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EA291FF"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Dinka</w:t>
            </w:r>
          </w:p>
        </w:tc>
        <w:tc>
          <w:tcPr>
            <w:tcW w:w="2841" w:type="pct"/>
            <w:tcBorders>
              <w:top w:val="nil"/>
              <w:left w:val="nil"/>
              <w:bottom w:val="single" w:sz="4" w:space="0" w:color="auto"/>
              <w:right w:val="nil"/>
            </w:tcBorders>
            <w:shd w:val="clear" w:color="auto" w:fill="auto"/>
            <w:noWrap/>
            <w:vAlign w:val="bottom"/>
            <w:hideMark/>
          </w:tcPr>
          <w:p w14:paraId="5DC7ADE4"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0733188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55B5A68"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lastRenderedPageBreak/>
              <w:t>Toposa</w:t>
            </w:r>
            <w:proofErr w:type="spellEnd"/>
          </w:p>
        </w:tc>
        <w:tc>
          <w:tcPr>
            <w:tcW w:w="2841" w:type="pct"/>
            <w:tcBorders>
              <w:top w:val="nil"/>
              <w:left w:val="nil"/>
              <w:bottom w:val="single" w:sz="4" w:space="0" w:color="auto"/>
              <w:right w:val="nil"/>
            </w:tcBorders>
            <w:shd w:val="clear" w:color="auto" w:fill="auto"/>
            <w:noWrap/>
            <w:vAlign w:val="bottom"/>
            <w:hideMark/>
          </w:tcPr>
          <w:p w14:paraId="6CA814CE"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4.0</w:t>
            </w:r>
          </w:p>
        </w:tc>
      </w:tr>
      <w:tr w:rsidR="00AA7D36" w:rsidRPr="00781226" w14:paraId="6755484C"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4E419A7C"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Didinga</w:t>
            </w:r>
            <w:proofErr w:type="spellEnd"/>
          </w:p>
        </w:tc>
        <w:tc>
          <w:tcPr>
            <w:tcW w:w="2841" w:type="pct"/>
            <w:tcBorders>
              <w:top w:val="nil"/>
              <w:left w:val="nil"/>
              <w:bottom w:val="single" w:sz="4" w:space="0" w:color="auto"/>
              <w:right w:val="nil"/>
            </w:tcBorders>
            <w:shd w:val="clear" w:color="auto" w:fill="auto"/>
            <w:noWrap/>
            <w:vAlign w:val="bottom"/>
            <w:hideMark/>
          </w:tcPr>
          <w:p w14:paraId="45D068E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1188C18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4DC37868"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Other</w:t>
            </w:r>
          </w:p>
        </w:tc>
        <w:tc>
          <w:tcPr>
            <w:tcW w:w="2841" w:type="pct"/>
            <w:tcBorders>
              <w:top w:val="nil"/>
              <w:left w:val="nil"/>
              <w:bottom w:val="single" w:sz="4" w:space="0" w:color="auto"/>
              <w:right w:val="nil"/>
            </w:tcBorders>
            <w:shd w:val="clear" w:color="auto" w:fill="auto"/>
            <w:noWrap/>
            <w:vAlign w:val="bottom"/>
            <w:hideMark/>
          </w:tcPr>
          <w:p w14:paraId="5EEEFDB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4.7</w:t>
            </w:r>
          </w:p>
        </w:tc>
      </w:tr>
    </w:tbl>
    <w:p w14:paraId="46745225" w14:textId="77777777" w:rsidR="00AA7D36" w:rsidRDefault="00AA7D36" w:rsidP="00AA7D36"/>
    <w:p w14:paraId="77803EF0" w14:textId="77777777" w:rsidR="00AA7D36" w:rsidRDefault="00AA7D36" w:rsidP="00AA7D36"/>
    <w:p w14:paraId="0DFB73CD" w14:textId="77777777" w:rsidR="00AA7D36" w:rsidRDefault="00AA7D36" w:rsidP="00AA7D36"/>
    <w:p w14:paraId="029647A2" w14:textId="77777777" w:rsidR="00AA7D36" w:rsidRDefault="00AA7D36" w:rsidP="00AA7D36"/>
    <w:p w14:paraId="5A46C241" w14:textId="77777777" w:rsidR="00AA7D36" w:rsidRDefault="00AA7D36" w:rsidP="00AA7D36"/>
    <w:p w14:paraId="67971E7D" w14:textId="77777777" w:rsidR="00AA7D36" w:rsidRDefault="00AA7D36" w:rsidP="00AA7D36"/>
    <w:p w14:paraId="2B79A150" w14:textId="77777777" w:rsidR="00AA7D36" w:rsidRDefault="00AA7D36" w:rsidP="00AA7D36"/>
    <w:p w14:paraId="742E5639" w14:textId="77777777" w:rsidR="00AA7D36" w:rsidRDefault="00AA7D36" w:rsidP="00AA7D36"/>
    <w:p w14:paraId="30AEB295" w14:textId="77777777" w:rsidR="00AA7D36" w:rsidRDefault="00AA7D36" w:rsidP="00AA7D36"/>
    <w:p w14:paraId="3905CAEE" w14:textId="77777777" w:rsidR="00AA7D36" w:rsidRDefault="00AA7D36" w:rsidP="00AA7D36"/>
    <w:p w14:paraId="2E46ED45" w14:textId="77777777" w:rsidR="00AA7D36" w:rsidRDefault="00AA7D36" w:rsidP="00AA7D36"/>
    <w:p w14:paraId="72093D9D" w14:textId="77777777" w:rsidR="00AA7D36" w:rsidRDefault="00AA7D36" w:rsidP="00AA7D36"/>
    <w:p w14:paraId="678DB029" w14:textId="77777777" w:rsidR="00AA7D36" w:rsidRDefault="00AA7D36" w:rsidP="00AA7D36"/>
    <w:p w14:paraId="41AC061D" w14:textId="77777777" w:rsidR="00AA7D36" w:rsidRDefault="00AA7D36" w:rsidP="00AA7D36"/>
    <w:p w14:paraId="7F734B9E" w14:textId="77777777" w:rsidR="00AA7D36" w:rsidRDefault="00AA7D36" w:rsidP="00AA7D36"/>
    <w:p w14:paraId="0528D860" w14:textId="77777777" w:rsidR="00AA7D36" w:rsidRDefault="00AA7D36" w:rsidP="00AA7D36"/>
    <w:p w14:paraId="0B01849D" w14:textId="77777777" w:rsidR="00AA7D36" w:rsidRDefault="00AA7D36" w:rsidP="00AA7D36"/>
    <w:p w14:paraId="5449352E" w14:textId="77777777" w:rsidR="00AA7D36" w:rsidRDefault="00AA7D36" w:rsidP="00AA7D36"/>
    <w:p w14:paraId="1789FDC1" w14:textId="77777777" w:rsidR="00AA7D36" w:rsidRDefault="00AA7D36" w:rsidP="00AA7D36"/>
    <w:p w14:paraId="23D89900" w14:textId="77777777" w:rsidR="00AA7D36" w:rsidRDefault="00AA7D36" w:rsidP="00AA7D36"/>
    <w:p w14:paraId="47725E34" w14:textId="77777777" w:rsidR="00AA7D36" w:rsidRDefault="00AA7D36" w:rsidP="00AA7D36"/>
    <w:p w14:paraId="0994DC7E" w14:textId="77777777" w:rsidR="00AA7D36" w:rsidRDefault="00AA7D36" w:rsidP="00AA7D36"/>
    <w:p w14:paraId="2EDB7AF5" w14:textId="77777777" w:rsidR="00AA7D36" w:rsidRDefault="00AA7D36" w:rsidP="00AA7D36"/>
    <w:p w14:paraId="0974577A" w14:textId="2C0F9786" w:rsidR="00AA7D36" w:rsidRDefault="00AA7D36" w:rsidP="00AA7D36">
      <w:pPr>
        <w:pStyle w:val="Caption"/>
      </w:pPr>
      <w:r>
        <w:lastRenderedPageBreak/>
        <w:t xml:space="preserve">Table </w:t>
      </w:r>
      <w:fldSimple w:instr=" SEQ Table \* ARABIC ">
        <w:r w:rsidR="00A66512">
          <w:rPr>
            <w:noProof/>
          </w:rPr>
          <w:t>37</w:t>
        </w:r>
      </w:fldSimple>
      <w:r>
        <w:t>. Indicator 28 Disaggregated REsults</w:t>
      </w:r>
    </w:p>
    <w:tbl>
      <w:tblPr>
        <w:tblW w:w="5000" w:type="pct"/>
        <w:tblLook w:val="04A0" w:firstRow="1" w:lastRow="0" w:firstColumn="1" w:lastColumn="0" w:noHBand="0" w:noVBand="1"/>
      </w:tblPr>
      <w:tblGrid>
        <w:gridCol w:w="4326"/>
        <w:gridCol w:w="5034"/>
      </w:tblGrid>
      <w:tr w:rsidR="00AA7D36" w:rsidRPr="00781F73" w14:paraId="4664B740" w14:textId="77777777" w:rsidTr="00CB0121">
        <w:trPr>
          <w:trHeight w:val="323"/>
        </w:trPr>
        <w:tc>
          <w:tcPr>
            <w:tcW w:w="5000" w:type="pct"/>
            <w:gridSpan w:val="2"/>
            <w:tcBorders>
              <w:top w:val="single" w:sz="4" w:space="0" w:color="auto"/>
              <w:left w:val="nil"/>
              <w:bottom w:val="single" w:sz="4" w:space="0" w:color="auto"/>
              <w:right w:val="nil"/>
            </w:tcBorders>
            <w:shd w:val="clear" w:color="000000" w:fill="0067B9"/>
            <w:vAlign w:val="bottom"/>
            <w:hideMark/>
          </w:tcPr>
          <w:p w14:paraId="4F4C8A5B" w14:textId="77777777" w:rsidR="00AA7D36" w:rsidRPr="00781F73" w:rsidRDefault="00AA7D36" w:rsidP="00CB0121">
            <w:pPr>
              <w:spacing w:after="0" w:line="240" w:lineRule="auto"/>
              <w:rPr>
                <w:rFonts w:eastAsia="Times New Roman" w:cs="Calibri"/>
                <w:b/>
                <w:bCs/>
                <w:color w:val="FFFFFF"/>
                <w:sz w:val="20"/>
                <w:szCs w:val="20"/>
              </w:rPr>
            </w:pPr>
            <w:r w:rsidRPr="00781F73">
              <w:rPr>
                <w:rFonts w:eastAsia="Times New Roman" w:cs="Calibri"/>
                <w:b/>
                <w:bCs/>
                <w:color w:val="FFFFFF"/>
                <w:sz w:val="20"/>
                <w:szCs w:val="20"/>
              </w:rPr>
              <w:t>Belief local government will respond effectively to future shocks and stresses</w:t>
            </w:r>
          </w:p>
        </w:tc>
      </w:tr>
      <w:tr w:rsidR="00AA7D36" w:rsidRPr="00781F73" w14:paraId="41BBD7FE" w14:textId="77777777" w:rsidTr="00CB0121">
        <w:trPr>
          <w:trHeight w:val="320"/>
        </w:trPr>
        <w:tc>
          <w:tcPr>
            <w:tcW w:w="2311" w:type="pct"/>
            <w:tcBorders>
              <w:top w:val="nil"/>
              <w:left w:val="nil"/>
              <w:bottom w:val="single" w:sz="4" w:space="0" w:color="auto"/>
              <w:right w:val="nil"/>
            </w:tcBorders>
            <w:shd w:val="clear" w:color="000000" w:fill="CFCDC9"/>
            <w:noWrap/>
            <w:vAlign w:val="bottom"/>
            <w:hideMark/>
          </w:tcPr>
          <w:p w14:paraId="20D6E533" w14:textId="77777777" w:rsidR="00AA7D36" w:rsidRPr="00781F73" w:rsidRDefault="00AA7D36" w:rsidP="00CB0121">
            <w:pPr>
              <w:spacing w:after="0" w:line="240" w:lineRule="auto"/>
              <w:jc w:val="center"/>
              <w:rPr>
                <w:rFonts w:eastAsia="Times New Roman" w:cs="Calibri"/>
                <w:b/>
                <w:bCs/>
                <w:color w:val="000000"/>
                <w:sz w:val="20"/>
                <w:szCs w:val="20"/>
              </w:rPr>
            </w:pPr>
            <w:r w:rsidRPr="00781F73">
              <w:rPr>
                <w:rFonts w:eastAsia="Times New Roman" w:cs="Calibri"/>
                <w:b/>
                <w:bCs/>
                <w:color w:val="000000"/>
                <w:sz w:val="20"/>
                <w:szCs w:val="20"/>
              </w:rPr>
              <w:t>Disaggregate Type</w:t>
            </w:r>
          </w:p>
        </w:tc>
        <w:tc>
          <w:tcPr>
            <w:tcW w:w="2689" w:type="pct"/>
            <w:tcBorders>
              <w:top w:val="nil"/>
              <w:left w:val="nil"/>
              <w:bottom w:val="single" w:sz="4" w:space="0" w:color="auto"/>
              <w:right w:val="nil"/>
            </w:tcBorders>
            <w:shd w:val="clear" w:color="000000" w:fill="CFCDC9"/>
            <w:noWrap/>
            <w:vAlign w:val="bottom"/>
            <w:hideMark/>
          </w:tcPr>
          <w:p w14:paraId="6F238BEC" w14:textId="77777777" w:rsidR="00AA7D36" w:rsidRPr="00781F73" w:rsidRDefault="00AA7D36" w:rsidP="00CB0121">
            <w:pPr>
              <w:spacing w:after="0" w:line="240" w:lineRule="auto"/>
              <w:jc w:val="center"/>
              <w:rPr>
                <w:rFonts w:eastAsia="Times New Roman" w:cs="Calibri"/>
                <w:b/>
                <w:bCs/>
                <w:color w:val="000000"/>
                <w:sz w:val="20"/>
                <w:szCs w:val="20"/>
              </w:rPr>
            </w:pPr>
            <w:r w:rsidRPr="00781F73">
              <w:rPr>
                <w:rFonts w:eastAsia="Times New Roman" w:cs="Calibri"/>
                <w:b/>
                <w:bCs/>
                <w:color w:val="000000"/>
                <w:sz w:val="20"/>
                <w:szCs w:val="20"/>
              </w:rPr>
              <w:t>Mean Score (Range 0 to 1)</w:t>
            </w:r>
          </w:p>
        </w:tc>
      </w:tr>
      <w:tr w:rsidR="00AA7D36" w:rsidRPr="00781F73" w14:paraId="3D5DC866"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E59FD78"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Overall</w:t>
            </w:r>
          </w:p>
        </w:tc>
      </w:tr>
      <w:tr w:rsidR="00AA7D36" w:rsidRPr="00781F73" w14:paraId="25EB56BD"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1DDC8CC"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Overall</w:t>
            </w:r>
          </w:p>
        </w:tc>
        <w:tc>
          <w:tcPr>
            <w:tcW w:w="2689" w:type="pct"/>
            <w:tcBorders>
              <w:top w:val="nil"/>
              <w:left w:val="nil"/>
              <w:bottom w:val="single" w:sz="4" w:space="0" w:color="auto"/>
              <w:right w:val="nil"/>
            </w:tcBorders>
            <w:shd w:val="clear" w:color="auto" w:fill="auto"/>
            <w:noWrap/>
            <w:vAlign w:val="bottom"/>
            <w:hideMark/>
          </w:tcPr>
          <w:p w14:paraId="446D087C"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40918853"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06B5465"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Location</w:t>
            </w:r>
          </w:p>
        </w:tc>
      </w:tr>
      <w:tr w:rsidR="00AA7D36" w:rsidRPr="00781F73" w14:paraId="6C879357"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A27A5A1"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Rural</w:t>
            </w:r>
          </w:p>
        </w:tc>
        <w:tc>
          <w:tcPr>
            <w:tcW w:w="2689" w:type="pct"/>
            <w:tcBorders>
              <w:top w:val="nil"/>
              <w:left w:val="nil"/>
              <w:bottom w:val="single" w:sz="4" w:space="0" w:color="auto"/>
              <w:right w:val="nil"/>
            </w:tcBorders>
            <w:shd w:val="clear" w:color="auto" w:fill="auto"/>
            <w:noWrap/>
            <w:vAlign w:val="bottom"/>
            <w:hideMark/>
          </w:tcPr>
          <w:p w14:paraId="4E09E449"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5990057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82C741B"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Urban</w:t>
            </w:r>
          </w:p>
        </w:tc>
        <w:tc>
          <w:tcPr>
            <w:tcW w:w="2689" w:type="pct"/>
            <w:tcBorders>
              <w:top w:val="nil"/>
              <w:left w:val="nil"/>
              <w:bottom w:val="single" w:sz="4" w:space="0" w:color="auto"/>
              <w:right w:val="nil"/>
            </w:tcBorders>
            <w:shd w:val="clear" w:color="auto" w:fill="auto"/>
            <w:noWrap/>
            <w:vAlign w:val="bottom"/>
            <w:hideMark/>
          </w:tcPr>
          <w:p w14:paraId="4C6F0141"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r w:rsidR="00AA7D36" w:rsidRPr="00781F73" w14:paraId="5E510522"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052E5A76"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Sex</w:t>
            </w:r>
          </w:p>
        </w:tc>
      </w:tr>
      <w:tr w:rsidR="00AA7D36" w:rsidRPr="00781F73" w14:paraId="4CABC828"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53EBFE4"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Male-head of household</w:t>
            </w:r>
          </w:p>
        </w:tc>
        <w:tc>
          <w:tcPr>
            <w:tcW w:w="2689" w:type="pct"/>
            <w:tcBorders>
              <w:top w:val="nil"/>
              <w:left w:val="nil"/>
              <w:bottom w:val="single" w:sz="4" w:space="0" w:color="auto"/>
              <w:right w:val="nil"/>
            </w:tcBorders>
            <w:shd w:val="clear" w:color="auto" w:fill="auto"/>
            <w:noWrap/>
            <w:vAlign w:val="bottom"/>
            <w:hideMark/>
          </w:tcPr>
          <w:p w14:paraId="3354862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5A89258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52A8AA2"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Female-head of household</w:t>
            </w:r>
          </w:p>
        </w:tc>
        <w:tc>
          <w:tcPr>
            <w:tcW w:w="2689" w:type="pct"/>
            <w:tcBorders>
              <w:top w:val="nil"/>
              <w:left w:val="nil"/>
              <w:bottom w:val="single" w:sz="4" w:space="0" w:color="auto"/>
              <w:right w:val="nil"/>
            </w:tcBorders>
            <w:shd w:val="clear" w:color="auto" w:fill="auto"/>
            <w:noWrap/>
            <w:vAlign w:val="bottom"/>
            <w:hideMark/>
          </w:tcPr>
          <w:p w14:paraId="7C155C76"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7F69E091"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A72C12E"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County</w:t>
            </w:r>
          </w:p>
        </w:tc>
      </w:tr>
      <w:tr w:rsidR="00AA7D36" w:rsidRPr="00781F73" w14:paraId="74F78AC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1BD9193B"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Akobo</w:t>
            </w:r>
          </w:p>
        </w:tc>
        <w:tc>
          <w:tcPr>
            <w:tcW w:w="2689" w:type="pct"/>
            <w:tcBorders>
              <w:top w:val="nil"/>
              <w:left w:val="nil"/>
              <w:bottom w:val="single" w:sz="4" w:space="0" w:color="auto"/>
              <w:right w:val="nil"/>
            </w:tcBorders>
            <w:shd w:val="clear" w:color="auto" w:fill="auto"/>
            <w:noWrap/>
            <w:vAlign w:val="bottom"/>
            <w:hideMark/>
          </w:tcPr>
          <w:p w14:paraId="72A9BE5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48DF0A9A"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7950F6C"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Baliet</w:t>
            </w:r>
            <w:proofErr w:type="spellEnd"/>
          </w:p>
        </w:tc>
        <w:tc>
          <w:tcPr>
            <w:tcW w:w="2689" w:type="pct"/>
            <w:tcBorders>
              <w:top w:val="nil"/>
              <w:left w:val="nil"/>
              <w:bottom w:val="single" w:sz="4" w:space="0" w:color="auto"/>
              <w:right w:val="nil"/>
            </w:tcBorders>
            <w:shd w:val="clear" w:color="auto" w:fill="auto"/>
            <w:noWrap/>
            <w:vAlign w:val="bottom"/>
            <w:hideMark/>
          </w:tcPr>
          <w:p w14:paraId="0C7D958D"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713048AA"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FA6A19E"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Budi</w:t>
            </w:r>
          </w:p>
        </w:tc>
        <w:tc>
          <w:tcPr>
            <w:tcW w:w="2689" w:type="pct"/>
            <w:tcBorders>
              <w:top w:val="nil"/>
              <w:left w:val="nil"/>
              <w:bottom w:val="single" w:sz="4" w:space="0" w:color="auto"/>
              <w:right w:val="nil"/>
            </w:tcBorders>
            <w:shd w:val="clear" w:color="auto" w:fill="auto"/>
            <w:noWrap/>
            <w:vAlign w:val="bottom"/>
            <w:hideMark/>
          </w:tcPr>
          <w:p w14:paraId="269304E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5EDCA18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460A2C8"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Duk</w:t>
            </w:r>
            <w:proofErr w:type="spellEnd"/>
          </w:p>
        </w:tc>
        <w:tc>
          <w:tcPr>
            <w:tcW w:w="2689" w:type="pct"/>
            <w:tcBorders>
              <w:top w:val="nil"/>
              <w:left w:val="nil"/>
              <w:bottom w:val="single" w:sz="4" w:space="0" w:color="auto"/>
              <w:right w:val="nil"/>
            </w:tcBorders>
            <w:shd w:val="clear" w:color="auto" w:fill="auto"/>
            <w:noWrap/>
            <w:vAlign w:val="bottom"/>
            <w:hideMark/>
          </w:tcPr>
          <w:p w14:paraId="6A51CAC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769D1C74"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12EDB6A"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Jur</w:t>
            </w:r>
            <w:proofErr w:type="spellEnd"/>
            <w:r w:rsidRPr="00781F73">
              <w:rPr>
                <w:rFonts w:eastAsia="Times New Roman" w:cs="Calibri"/>
                <w:color w:val="000000"/>
                <w:sz w:val="20"/>
                <w:szCs w:val="20"/>
              </w:rPr>
              <w:t xml:space="preserve"> River</w:t>
            </w:r>
          </w:p>
        </w:tc>
        <w:tc>
          <w:tcPr>
            <w:tcW w:w="2689" w:type="pct"/>
            <w:tcBorders>
              <w:top w:val="nil"/>
              <w:left w:val="nil"/>
              <w:bottom w:val="single" w:sz="4" w:space="0" w:color="auto"/>
              <w:right w:val="nil"/>
            </w:tcBorders>
            <w:shd w:val="clear" w:color="auto" w:fill="auto"/>
            <w:noWrap/>
            <w:vAlign w:val="bottom"/>
            <w:hideMark/>
          </w:tcPr>
          <w:p w14:paraId="0DA46400"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52212980"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045980C9"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Kapoeta North</w:t>
            </w:r>
          </w:p>
        </w:tc>
        <w:tc>
          <w:tcPr>
            <w:tcW w:w="2689" w:type="pct"/>
            <w:tcBorders>
              <w:top w:val="nil"/>
              <w:left w:val="nil"/>
              <w:bottom w:val="single" w:sz="4" w:space="0" w:color="auto"/>
              <w:right w:val="nil"/>
            </w:tcBorders>
            <w:shd w:val="clear" w:color="auto" w:fill="auto"/>
            <w:noWrap/>
            <w:vAlign w:val="bottom"/>
            <w:hideMark/>
          </w:tcPr>
          <w:p w14:paraId="78AE4F32"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7A1E90EC"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D41E28C"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Leer</w:t>
            </w:r>
          </w:p>
        </w:tc>
        <w:tc>
          <w:tcPr>
            <w:tcW w:w="2689" w:type="pct"/>
            <w:tcBorders>
              <w:top w:val="nil"/>
              <w:left w:val="nil"/>
              <w:bottom w:val="single" w:sz="4" w:space="0" w:color="auto"/>
              <w:right w:val="nil"/>
            </w:tcBorders>
            <w:shd w:val="clear" w:color="auto" w:fill="auto"/>
            <w:noWrap/>
            <w:vAlign w:val="bottom"/>
            <w:hideMark/>
          </w:tcPr>
          <w:p w14:paraId="439D06E6"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4C4CF00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01AAB91B"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Mayendit</w:t>
            </w:r>
            <w:proofErr w:type="spellEnd"/>
          </w:p>
        </w:tc>
        <w:tc>
          <w:tcPr>
            <w:tcW w:w="2689" w:type="pct"/>
            <w:tcBorders>
              <w:top w:val="nil"/>
              <w:left w:val="nil"/>
              <w:bottom w:val="single" w:sz="4" w:space="0" w:color="auto"/>
              <w:right w:val="nil"/>
            </w:tcBorders>
            <w:shd w:val="clear" w:color="auto" w:fill="auto"/>
            <w:noWrap/>
            <w:vAlign w:val="bottom"/>
            <w:hideMark/>
          </w:tcPr>
          <w:p w14:paraId="0D8BEE98"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4B3129A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3EA0E681" w14:textId="29138B75" w:rsidR="00AA7D36" w:rsidRPr="00781F73"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689" w:type="pct"/>
            <w:tcBorders>
              <w:top w:val="nil"/>
              <w:left w:val="nil"/>
              <w:bottom w:val="single" w:sz="4" w:space="0" w:color="auto"/>
              <w:right w:val="nil"/>
            </w:tcBorders>
            <w:shd w:val="clear" w:color="auto" w:fill="auto"/>
            <w:noWrap/>
            <w:vAlign w:val="bottom"/>
            <w:hideMark/>
          </w:tcPr>
          <w:p w14:paraId="3DB7B1E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0648A485"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381909F3"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Pibor</w:t>
            </w:r>
          </w:p>
        </w:tc>
        <w:tc>
          <w:tcPr>
            <w:tcW w:w="2689" w:type="pct"/>
            <w:tcBorders>
              <w:top w:val="nil"/>
              <w:left w:val="nil"/>
              <w:bottom w:val="single" w:sz="4" w:space="0" w:color="auto"/>
              <w:right w:val="nil"/>
            </w:tcBorders>
            <w:shd w:val="clear" w:color="auto" w:fill="auto"/>
            <w:noWrap/>
            <w:vAlign w:val="bottom"/>
            <w:hideMark/>
          </w:tcPr>
          <w:p w14:paraId="339F6DEB"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r w:rsidR="00AA7D36" w:rsidRPr="00781F73" w14:paraId="126CEF3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BDC351F"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Ulang</w:t>
            </w:r>
            <w:proofErr w:type="spellEnd"/>
          </w:p>
        </w:tc>
        <w:tc>
          <w:tcPr>
            <w:tcW w:w="2689" w:type="pct"/>
            <w:tcBorders>
              <w:top w:val="nil"/>
              <w:left w:val="nil"/>
              <w:bottom w:val="single" w:sz="4" w:space="0" w:color="auto"/>
              <w:right w:val="nil"/>
            </w:tcBorders>
            <w:shd w:val="clear" w:color="auto" w:fill="auto"/>
            <w:noWrap/>
            <w:vAlign w:val="bottom"/>
            <w:hideMark/>
          </w:tcPr>
          <w:p w14:paraId="39EE9F95"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3F1C7BEE"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8230EBD"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Uror</w:t>
            </w:r>
            <w:proofErr w:type="spellEnd"/>
          </w:p>
        </w:tc>
        <w:tc>
          <w:tcPr>
            <w:tcW w:w="2689" w:type="pct"/>
            <w:tcBorders>
              <w:top w:val="nil"/>
              <w:left w:val="nil"/>
              <w:bottom w:val="single" w:sz="4" w:space="0" w:color="auto"/>
              <w:right w:val="nil"/>
            </w:tcBorders>
            <w:shd w:val="clear" w:color="auto" w:fill="auto"/>
            <w:noWrap/>
            <w:vAlign w:val="bottom"/>
            <w:hideMark/>
          </w:tcPr>
          <w:p w14:paraId="73F9541B"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3319D73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42CB377F"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Wau</w:t>
            </w:r>
            <w:proofErr w:type="spellEnd"/>
          </w:p>
        </w:tc>
        <w:tc>
          <w:tcPr>
            <w:tcW w:w="2689" w:type="pct"/>
            <w:tcBorders>
              <w:top w:val="nil"/>
              <w:left w:val="nil"/>
              <w:bottom w:val="single" w:sz="4" w:space="0" w:color="auto"/>
              <w:right w:val="nil"/>
            </w:tcBorders>
            <w:shd w:val="clear" w:color="auto" w:fill="auto"/>
            <w:noWrap/>
            <w:vAlign w:val="bottom"/>
            <w:hideMark/>
          </w:tcPr>
          <w:p w14:paraId="091CDB68"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r w:rsidR="00AA7D36" w:rsidRPr="00781F73" w14:paraId="252C483A"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0161EF77"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Region</w:t>
            </w:r>
          </w:p>
        </w:tc>
      </w:tr>
      <w:tr w:rsidR="00AA7D36" w:rsidRPr="00781F73" w14:paraId="72173590"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EDBA20E"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Bahr El-Ghazel</w:t>
            </w:r>
          </w:p>
        </w:tc>
        <w:tc>
          <w:tcPr>
            <w:tcW w:w="2689" w:type="pct"/>
            <w:tcBorders>
              <w:top w:val="nil"/>
              <w:left w:val="nil"/>
              <w:bottom w:val="single" w:sz="4" w:space="0" w:color="auto"/>
              <w:right w:val="nil"/>
            </w:tcBorders>
            <w:shd w:val="clear" w:color="auto" w:fill="auto"/>
            <w:noWrap/>
            <w:vAlign w:val="bottom"/>
            <w:hideMark/>
          </w:tcPr>
          <w:p w14:paraId="3AE4AEEB"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79EED308"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F6EC2B4"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Equatoria</w:t>
            </w:r>
            <w:proofErr w:type="spellEnd"/>
          </w:p>
        </w:tc>
        <w:tc>
          <w:tcPr>
            <w:tcW w:w="2689" w:type="pct"/>
            <w:tcBorders>
              <w:top w:val="nil"/>
              <w:left w:val="nil"/>
              <w:bottom w:val="single" w:sz="4" w:space="0" w:color="auto"/>
              <w:right w:val="nil"/>
            </w:tcBorders>
            <w:shd w:val="clear" w:color="auto" w:fill="auto"/>
            <w:noWrap/>
            <w:vAlign w:val="bottom"/>
            <w:hideMark/>
          </w:tcPr>
          <w:p w14:paraId="57307B16"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668B06A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A22C427"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Great Upper Nile</w:t>
            </w:r>
          </w:p>
        </w:tc>
        <w:tc>
          <w:tcPr>
            <w:tcW w:w="2689" w:type="pct"/>
            <w:tcBorders>
              <w:top w:val="nil"/>
              <w:left w:val="nil"/>
              <w:bottom w:val="single" w:sz="4" w:space="0" w:color="auto"/>
              <w:right w:val="nil"/>
            </w:tcBorders>
            <w:shd w:val="clear" w:color="auto" w:fill="auto"/>
            <w:noWrap/>
            <w:vAlign w:val="bottom"/>
            <w:hideMark/>
          </w:tcPr>
          <w:p w14:paraId="02CBFBE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1E8BDBDA"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7E8A6684"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State</w:t>
            </w:r>
          </w:p>
        </w:tc>
      </w:tr>
      <w:tr w:rsidR="00AA7D36" w:rsidRPr="00781F73" w14:paraId="7A1DE3D4"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67E0472"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 xml:space="preserve">Eastern </w:t>
            </w:r>
            <w:proofErr w:type="spellStart"/>
            <w:r w:rsidRPr="00781F73">
              <w:rPr>
                <w:rFonts w:eastAsia="Times New Roman" w:cs="Calibri"/>
                <w:color w:val="000000"/>
                <w:sz w:val="20"/>
                <w:szCs w:val="20"/>
              </w:rPr>
              <w:t>Equatoria</w:t>
            </w:r>
            <w:proofErr w:type="spellEnd"/>
          </w:p>
        </w:tc>
        <w:tc>
          <w:tcPr>
            <w:tcW w:w="2689" w:type="pct"/>
            <w:tcBorders>
              <w:top w:val="nil"/>
              <w:left w:val="nil"/>
              <w:bottom w:val="single" w:sz="4" w:space="0" w:color="auto"/>
              <w:right w:val="nil"/>
            </w:tcBorders>
            <w:shd w:val="clear" w:color="auto" w:fill="auto"/>
            <w:noWrap/>
            <w:vAlign w:val="bottom"/>
            <w:hideMark/>
          </w:tcPr>
          <w:p w14:paraId="5B7D89D7"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417120F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7BA3D57"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Jonglei</w:t>
            </w:r>
          </w:p>
        </w:tc>
        <w:tc>
          <w:tcPr>
            <w:tcW w:w="2689" w:type="pct"/>
            <w:tcBorders>
              <w:top w:val="nil"/>
              <w:left w:val="nil"/>
              <w:bottom w:val="single" w:sz="4" w:space="0" w:color="auto"/>
              <w:right w:val="nil"/>
            </w:tcBorders>
            <w:shd w:val="clear" w:color="auto" w:fill="auto"/>
            <w:noWrap/>
            <w:vAlign w:val="bottom"/>
            <w:hideMark/>
          </w:tcPr>
          <w:p w14:paraId="6ED02039"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76DB42F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C09AFAB"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Unity</w:t>
            </w:r>
          </w:p>
        </w:tc>
        <w:tc>
          <w:tcPr>
            <w:tcW w:w="2689" w:type="pct"/>
            <w:tcBorders>
              <w:top w:val="nil"/>
              <w:left w:val="nil"/>
              <w:bottom w:val="single" w:sz="4" w:space="0" w:color="auto"/>
              <w:right w:val="nil"/>
            </w:tcBorders>
            <w:shd w:val="clear" w:color="auto" w:fill="auto"/>
            <w:noWrap/>
            <w:vAlign w:val="bottom"/>
            <w:hideMark/>
          </w:tcPr>
          <w:p w14:paraId="0AA4FF1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18CF3A4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4A4D240"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Upper Nile</w:t>
            </w:r>
          </w:p>
        </w:tc>
        <w:tc>
          <w:tcPr>
            <w:tcW w:w="2689" w:type="pct"/>
            <w:tcBorders>
              <w:top w:val="nil"/>
              <w:left w:val="nil"/>
              <w:bottom w:val="single" w:sz="4" w:space="0" w:color="auto"/>
              <w:right w:val="nil"/>
            </w:tcBorders>
            <w:shd w:val="clear" w:color="auto" w:fill="auto"/>
            <w:noWrap/>
            <w:vAlign w:val="bottom"/>
            <w:hideMark/>
          </w:tcPr>
          <w:p w14:paraId="5222B6E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4B2630D0"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0FB430E"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Western Bahr El-Ghazel</w:t>
            </w:r>
          </w:p>
        </w:tc>
        <w:tc>
          <w:tcPr>
            <w:tcW w:w="2689" w:type="pct"/>
            <w:tcBorders>
              <w:top w:val="nil"/>
              <w:left w:val="nil"/>
              <w:bottom w:val="single" w:sz="4" w:space="0" w:color="auto"/>
              <w:right w:val="nil"/>
            </w:tcBorders>
            <w:shd w:val="clear" w:color="auto" w:fill="auto"/>
            <w:noWrap/>
            <w:vAlign w:val="bottom"/>
            <w:hideMark/>
          </w:tcPr>
          <w:p w14:paraId="22484FB2"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03A2F4D9"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32B6A8A"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Language</w:t>
            </w:r>
          </w:p>
        </w:tc>
      </w:tr>
      <w:tr w:rsidR="00AA7D36" w:rsidRPr="00781F73" w14:paraId="0A519C49"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1D97CB9A"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Nuer</w:t>
            </w:r>
          </w:p>
        </w:tc>
        <w:tc>
          <w:tcPr>
            <w:tcW w:w="2689" w:type="pct"/>
            <w:tcBorders>
              <w:top w:val="nil"/>
              <w:left w:val="nil"/>
              <w:bottom w:val="single" w:sz="4" w:space="0" w:color="auto"/>
              <w:right w:val="nil"/>
            </w:tcBorders>
            <w:shd w:val="clear" w:color="auto" w:fill="auto"/>
            <w:noWrap/>
            <w:vAlign w:val="bottom"/>
            <w:hideMark/>
          </w:tcPr>
          <w:p w14:paraId="636A9135"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045AA60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7E563EC"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Dinka</w:t>
            </w:r>
          </w:p>
        </w:tc>
        <w:tc>
          <w:tcPr>
            <w:tcW w:w="2689" w:type="pct"/>
            <w:tcBorders>
              <w:top w:val="nil"/>
              <w:left w:val="nil"/>
              <w:bottom w:val="single" w:sz="4" w:space="0" w:color="auto"/>
              <w:right w:val="nil"/>
            </w:tcBorders>
            <w:shd w:val="clear" w:color="auto" w:fill="auto"/>
            <w:noWrap/>
            <w:vAlign w:val="bottom"/>
            <w:hideMark/>
          </w:tcPr>
          <w:p w14:paraId="363758E9"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1BF9CD3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49F5985"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lastRenderedPageBreak/>
              <w:t>Toposa</w:t>
            </w:r>
            <w:proofErr w:type="spellEnd"/>
          </w:p>
        </w:tc>
        <w:tc>
          <w:tcPr>
            <w:tcW w:w="2689" w:type="pct"/>
            <w:tcBorders>
              <w:top w:val="nil"/>
              <w:left w:val="nil"/>
              <w:bottom w:val="single" w:sz="4" w:space="0" w:color="auto"/>
              <w:right w:val="nil"/>
            </w:tcBorders>
            <w:shd w:val="clear" w:color="auto" w:fill="auto"/>
            <w:noWrap/>
            <w:vAlign w:val="bottom"/>
            <w:hideMark/>
          </w:tcPr>
          <w:p w14:paraId="1039FF0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51EF0204"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941B13B"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Didinga</w:t>
            </w:r>
            <w:proofErr w:type="spellEnd"/>
          </w:p>
        </w:tc>
        <w:tc>
          <w:tcPr>
            <w:tcW w:w="2689" w:type="pct"/>
            <w:tcBorders>
              <w:top w:val="nil"/>
              <w:left w:val="nil"/>
              <w:bottom w:val="single" w:sz="4" w:space="0" w:color="auto"/>
              <w:right w:val="nil"/>
            </w:tcBorders>
            <w:shd w:val="clear" w:color="auto" w:fill="auto"/>
            <w:noWrap/>
            <w:vAlign w:val="bottom"/>
            <w:hideMark/>
          </w:tcPr>
          <w:p w14:paraId="48391BDE"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3B165E9A"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92D42A5"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Other</w:t>
            </w:r>
          </w:p>
        </w:tc>
        <w:tc>
          <w:tcPr>
            <w:tcW w:w="2689" w:type="pct"/>
            <w:tcBorders>
              <w:top w:val="nil"/>
              <w:left w:val="nil"/>
              <w:bottom w:val="single" w:sz="4" w:space="0" w:color="auto"/>
              <w:right w:val="nil"/>
            </w:tcBorders>
            <w:shd w:val="clear" w:color="auto" w:fill="auto"/>
            <w:noWrap/>
            <w:vAlign w:val="bottom"/>
            <w:hideMark/>
          </w:tcPr>
          <w:p w14:paraId="3862A310"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bl>
    <w:p w14:paraId="6437FFDA" w14:textId="77777777" w:rsidR="00AA7D36" w:rsidRDefault="00AA7D36" w:rsidP="00AA7D36"/>
    <w:p w14:paraId="535F3A17" w14:textId="77777777" w:rsidR="00AA7D36" w:rsidRDefault="00AA7D36" w:rsidP="00AA7D36"/>
    <w:p w14:paraId="074473C7" w14:textId="77777777" w:rsidR="00AA7D36" w:rsidRDefault="00AA7D36" w:rsidP="00AA7D36"/>
    <w:p w14:paraId="681A5097" w14:textId="77777777" w:rsidR="00AA7D36" w:rsidRDefault="00AA7D36" w:rsidP="00AA7D36"/>
    <w:p w14:paraId="54928CA4" w14:textId="77777777" w:rsidR="00AA7D36" w:rsidRDefault="00AA7D36" w:rsidP="00AA7D36"/>
    <w:p w14:paraId="152A5CFA" w14:textId="77777777" w:rsidR="00AA7D36" w:rsidRDefault="00AA7D36" w:rsidP="00AA7D36"/>
    <w:p w14:paraId="153D9DCB" w14:textId="77777777" w:rsidR="00AA7D36" w:rsidRDefault="00AA7D36" w:rsidP="00AA7D36"/>
    <w:p w14:paraId="77DB2658" w14:textId="77777777" w:rsidR="00AA7D36" w:rsidRDefault="00AA7D36" w:rsidP="00AA7D36"/>
    <w:p w14:paraId="2D5B079D" w14:textId="77777777" w:rsidR="00AA7D36" w:rsidRDefault="00AA7D36" w:rsidP="00AA7D36"/>
    <w:p w14:paraId="183FDF70" w14:textId="77777777" w:rsidR="00AA7D36" w:rsidRDefault="00AA7D36" w:rsidP="00AA7D36"/>
    <w:p w14:paraId="656B9783" w14:textId="77777777" w:rsidR="00AA7D36" w:rsidRDefault="00AA7D36" w:rsidP="00AA7D36"/>
    <w:p w14:paraId="6BA075E5" w14:textId="77777777" w:rsidR="00AA7D36" w:rsidRDefault="00AA7D36" w:rsidP="00AA7D36"/>
    <w:p w14:paraId="05D7D552" w14:textId="77777777" w:rsidR="00AA7D36" w:rsidRDefault="00AA7D36" w:rsidP="00AA7D36"/>
    <w:p w14:paraId="6360E778" w14:textId="77777777" w:rsidR="00D91232" w:rsidRDefault="00D91232" w:rsidP="00AA7D36"/>
    <w:p w14:paraId="0915C3A7" w14:textId="77777777" w:rsidR="00D91232" w:rsidRDefault="00D91232" w:rsidP="00AA7D36"/>
    <w:p w14:paraId="6907F6E8" w14:textId="77777777" w:rsidR="00D91232" w:rsidRDefault="00D91232" w:rsidP="00AA7D36"/>
    <w:p w14:paraId="3B4EA23C" w14:textId="77777777" w:rsidR="00D91232" w:rsidRDefault="00D91232" w:rsidP="00AA7D36"/>
    <w:p w14:paraId="53DC5F3B" w14:textId="77777777" w:rsidR="00D91232" w:rsidRDefault="00D91232" w:rsidP="00AA7D36"/>
    <w:p w14:paraId="2FF48879" w14:textId="77777777" w:rsidR="00D91232" w:rsidRDefault="00D91232" w:rsidP="00AA7D36"/>
    <w:p w14:paraId="2B700F4E" w14:textId="77777777" w:rsidR="00D91232" w:rsidRDefault="00D91232" w:rsidP="00AA7D36"/>
    <w:p w14:paraId="57138469" w14:textId="77777777" w:rsidR="00D91232" w:rsidRDefault="00D91232" w:rsidP="00AA7D36"/>
    <w:p w14:paraId="11675DC9" w14:textId="77777777" w:rsidR="00D91232" w:rsidRDefault="00D91232" w:rsidP="00AA7D36"/>
    <w:p w14:paraId="68BA1594" w14:textId="77777777" w:rsidR="00D91232" w:rsidRDefault="00D91232" w:rsidP="00AA7D36"/>
    <w:p w14:paraId="014AB0B3" w14:textId="6E4E1C03" w:rsidR="0045375F" w:rsidRDefault="0045375F" w:rsidP="0045375F">
      <w:pPr>
        <w:pStyle w:val="Caption"/>
      </w:pPr>
      <w:r>
        <w:lastRenderedPageBreak/>
        <w:t xml:space="preserve">Table </w:t>
      </w:r>
      <w:fldSimple w:instr=" SEQ Table \* ARABIC ">
        <w:r w:rsidR="00A66512">
          <w:rPr>
            <w:noProof/>
          </w:rPr>
          <w:t>38</w:t>
        </w:r>
      </w:fldSimple>
      <w:r>
        <w:t>. Absorptive CApacity Disaggregated REsults</w:t>
      </w:r>
    </w:p>
    <w:tbl>
      <w:tblPr>
        <w:tblW w:w="5000" w:type="pct"/>
        <w:tblLook w:val="04A0" w:firstRow="1" w:lastRow="0" w:firstColumn="1" w:lastColumn="0" w:noHBand="0" w:noVBand="1"/>
      </w:tblPr>
      <w:tblGrid>
        <w:gridCol w:w="4746"/>
        <w:gridCol w:w="4614"/>
      </w:tblGrid>
      <w:tr w:rsidR="00FE6005" w:rsidRPr="00FE6005" w14:paraId="0A910508" w14:textId="77777777" w:rsidTr="00FE6005">
        <w:trPr>
          <w:trHeight w:val="323"/>
        </w:trPr>
        <w:tc>
          <w:tcPr>
            <w:tcW w:w="5000" w:type="pct"/>
            <w:gridSpan w:val="2"/>
            <w:tcBorders>
              <w:top w:val="single" w:sz="4" w:space="0" w:color="auto"/>
              <w:left w:val="nil"/>
              <w:bottom w:val="single" w:sz="4" w:space="0" w:color="auto"/>
              <w:right w:val="nil"/>
            </w:tcBorders>
            <w:shd w:val="clear" w:color="000000" w:fill="0067B9"/>
            <w:vAlign w:val="center"/>
            <w:hideMark/>
          </w:tcPr>
          <w:p w14:paraId="1046E377" w14:textId="77777777" w:rsidR="00FE6005" w:rsidRPr="00FE6005" w:rsidRDefault="00FE6005" w:rsidP="00FE6005">
            <w:pPr>
              <w:spacing w:after="0" w:line="240" w:lineRule="auto"/>
              <w:rPr>
                <w:rFonts w:eastAsia="Times New Roman" w:cs="Calibri"/>
                <w:b/>
                <w:bCs/>
                <w:color w:val="FFFFFF"/>
                <w:sz w:val="20"/>
                <w:szCs w:val="20"/>
              </w:rPr>
            </w:pPr>
            <w:r w:rsidRPr="00FE6005">
              <w:rPr>
                <w:rFonts w:eastAsia="Times New Roman" w:cs="Calibri"/>
                <w:b/>
                <w:bCs/>
                <w:color w:val="FFFFFF"/>
                <w:sz w:val="20"/>
                <w:szCs w:val="20"/>
              </w:rPr>
              <w:t>Absorptive Capacity</w:t>
            </w:r>
          </w:p>
        </w:tc>
      </w:tr>
      <w:tr w:rsidR="00FE6005" w:rsidRPr="00FE6005" w14:paraId="7B20E087" w14:textId="77777777" w:rsidTr="00FE6005">
        <w:trPr>
          <w:trHeight w:val="320"/>
        </w:trPr>
        <w:tc>
          <w:tcPr>
            <w:tcW w:w="2535" w:type="pct"/>
            <w:tcBorders>
              <w:top w:val="nil"/>
              <w:left w:val="nil"/>
              <w:bottom w:val="single" w:sz="4" w:space="0" w:color="auto"/>
              <w:right w:val="nil"/>
            </w:tcBorders>
            <w:shd w:val="clear" w:color="000000" w:fill="CFCDC9"/>
            <w:noWrap/>
            <w:vAlign w:val="bottom"/>
            <w:hideMark/>
          </w:tcPr>
          <w:p w14:paraId="787AAB3E" w14:textId="77777777" w:rsidR="00FE6005" w:rsidRPr="00FE6005" w:rsidRDefault="00FE6005" w:rsidP="00FE6005">
            <w:pPr>
              <w:spacing w:after="0" w:line="240" w:lineRule="auto"/>
              <w:jc w:val="center"/>
              <w:rPr>
                <w:rFonts w:eastAsia="Times New Roman" w:cs="Calibri"/>
                <w:b/>
                <w:bCs/>
                <w:color w:val="000000"/>
                <w:sz w:val="20"/>
                <w:szCs w:val="20"/>
              </w:rPr>
            </w:pPr>
            <w:r w:rsidRPr="00FE6005">
              <w:rPr>
                <w:rFonts w:eastAsia="Times New Roman" w:cs="Calibri"/>
                <w:b/>
                <w:bCs/>
                <w:color w:val="000000"/>
                <w:sz w:val="20"/>
                <w:szCs w:val="20"/>
              </w:rPr>
              <w:t>Disaggregate Type</w:t>
            </w:r>
          </w:p>
        </w:tc>
        <w:tc>
          <w:tcPr>
            <w:tcW w:w="2465" w:type="pct"/>
            <w:tcBorders>
              <w:top w:val="nil"/>
              <w:left w:val="nil"/>
              <w:bottom w:val="single" w:sz="4" w:space="0" w:color="auto"/>
              <w:right w:val="nil"/>
            </w:tcBorders>
            <w:shd w:val="clear" w:color="000000" w:fill="CFCDC9"/>
            <w:noWrap/>
            <w:vAlign w:val="bottom"/>
            <w:hideMark/>
          </w:tcPr>
          <w:p w14:paraId="1508513A" w14:textId="77777777" w:rsidR="00FE6005" w:rsidRPr="00FE6005" w:rsidRDefault="00FE6005" w:rsidP="00FE6005">
            <w:pPr>
              <w:spacing w:after="0" w:line="240" w:lineRule="auto"/>
              <w:jc w:val="center"/>
              <w:rPr>
                <w:rFonts w:eastAsia="Times New Roman" w:cs="Calibri"/>
                <w:b/>
                <w:bCs/>
                <w:color w:val="000000"/>
                <w:sz w:val="20"/>
                <w:szCs w:val="20"/>
              </w:rPr>
            </w:pPr>
            <w:r w:rsidRPr="00FE6005">
              <w:rPr>
                <w:rFonts w:eastAsia="Times New Roman" w:cs="Calibri"/>
                <w:b/>
                <w:bCs/>
                <w:color w:val="000000"/>
                <w:sz w:val="20"/>
                <w:szCs w:val="20"/>
              </w:rPr>
              <w:t>Mean Score (0 to 100)</w:t>
            </w:r>
          </w:p>
        </w:tc>
      </w:tr>
      <w:tr w:rsidR="00FE6005" w:rsidRPr="00FE6005" w14:paraId="77C42A13"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37529FAB"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Overall</w:t>
            </w:r>
          </w:p>
        </w:tc>
      </w:tr>
      <w:tr w:rsidR="00FE6005" w:rsidRPr="00FE6005" w14:paraId="044B690E"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3B8F1BA1"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Overall</w:t>
            </w:r>
          </w:p>
        </w:tc>
        <w:tc>
          <w:tcPr>
            <w:tcW w:w="2465" w:type="pct"/>
            <w:tcBorders>
              <w:top w:val="nil"/>
              <w:left w:val="nil"/>
              <w:bottom w:val="single" w:sz="4" w:space="0" w:color="auto"/>
              <w:right w:val="nil"/>
            </w:tcBorders>
            <w:shd w:val="clear" w:color="auto" w:fill="auto"/>
            <w:noWrap/>
            <w:vAlign w:val="bottom"/>
            <w:hideMark/>
          </w:tcPr>
          <w:p w14:paraId="7C23CBB9"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32.5</w:t>
            </w:r>
          </w:p>
        </w:tc>
      </w:tr>
      <w:tr w:rsidR="00FE6005" w:rsidRPr="00FE6005" w14:paraId="01F5907A"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C09E07A"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Location</w:t>
            </w:r>
          </w:p>
        </w:tc>
      </w:tr>
      <w:tr w:rsidR="00FE6005" w:rsidRPr="00FE6005" w14:paraId="5763BC22"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4B437DD"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Rural</w:t>
            </w:r>
          </w:p>
        </w:tc>
        <w:tc>
          <w:tcPr>
            <w:tcW w:w="2465" w:type="pct"/>
            <w:tcBorders>
              <w:top w:val="nil"/>
              <w:left w:val="nil"/>
              <w:bottom w:val="single" w:sz="4" w:space="0" w:color="auto"/>
              <w:right w:val="nil"/>
            </w:tcBorders>
            <w:shd w:val="clear" w:color="auto" w:fill="auto"/>
            <w:noWrap/>
            <w:vAlign w:val="bottom"/>
            <w:hideMark/>
          </w:tcPr>
          <w:p w14:paraId="50D0052F"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30.2</w:t>
            </w:r>
          </w:p>
        </w:tc>
      </w:tr>
      <w:tr w:rsidR="00FE6005" w:rsidRPr="00FE6005" w14:paraId="6ADA99FF"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83538F3"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Urban</w:t>
            </w:r>
          </w:p>
        </w:tc>
        <w:tc>
          <w:tcPr>
            <w:tcW w:w="2465" w:type="pct"/>
            <w:tcBorders>
              <w:top w:val="nil"/>
              <w:left w:val="nil"/>
              <w:bottom w:val="single" w:sz="4" w:space="0" w:color="auto"/>
              <w:right w:val="nil"/>
            </w:tcBorders>
            <w:shd w:val="clear" w:color="auto" w:fill="auto"/>
            <w:noWrap/>
            <w:vAlign w:val="bottom"/>
            <w:hideMark/>
          </w:tcPr>
          <w:p w14:paraId="1CD6788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37.6</w:t>
            </w:r>
          </w:p>
        </w:tc>
      </w:tr>
      <w:tr w:rsidR="00FE6005" w:rsidRPr="00FE6005" w14:paraId="0676E807"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F52CC5D"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Sex</w:t>
            </w:r>
          </w:p>
        </w:tc>
      </w:tr>
      <w:tr w:rsidR="00FE6005" w:rsidRPr="00FE6005" w14:paraId="064EBE38"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AAFF8A9"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Male-head of household</w:t>
            </w:r>
          </w:p>
        </w:tc>
        <w:tc>
          <w:tcPr>
            <w:tcW w:w="2465" w:type="pct"/>
            <w:tcBorders>
              <w:top w:val="nil"/>
              <w:left w:val="nil"/>
              <w:bottom w:val="single" w:sz="4" w:space="0" w:color="auto"/>
              <w:right w:val="nil"/>
            </w:tcBorders>
            <w:shd w:val="clear" w:color="auto" w:fill="auto"/>
            <w:noWrap/>
            <w:vAlign w:val="bottom"/>
            <w:hideMark/>
          </w:tcPr>
          <w:p w14:paraId="6BE333FF"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31.6</w:t>
            </w:r>
          </w:p>
        </w:tc>
      </w:tr>
      <w:tr w:rsidR="00FE6005" w:rsidRPr="00FE6005" w14:paraId="16B979D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5E41222"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Female-head of household</w:t>
            </w:r>
          </w:p>
        </w:tc>
        <w:tc>
          <w:tcPr>
            <w:tcW w:w="2465" w:type="pct"/>
            <w:tcBorders>
              <w:top w:val="nil"/>
              <w:left w:val="nil"/>
              <w:bottom w:val="single" w:sz="4" w:space="0" w:color="auto"/>
              <w:right w:val="nil"/>
            </w:tcBorders>
            <w:shd w:val="clear" w:color="auto" w:fill="auto"/>
            <w:noWrap/>
            <w:vAlign w:val="bottom"/>
            <w:hideMark/>
          </w:tcPr>
          <w:p w14:paraId="69986722"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27.8</w:t>
            </w:r>
          </w:p>
        </w:tc>
      </w:tr>
      <w:tr w:rsidR="00FE6005" w:rsidRPr="00FE6005" w14:paraId="10CCE795"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64830111"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County</w:t>
            </w:r>
          </w:p>
        </w:tc>
      </w:tr>
      <w:tr w:rsidR="00FE6005" w:rsidRPr="00FE6005" w14:paraId="584D0DA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FDD0304"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Akobo</w:t>
            </w:r>
          </w:p>
        </w:tc>
        <w:tc>
          <w:tcPr>
            <w:tcW w:w="2465" w:type="pct"/>
            <w:tcBorders>
              <w:top w:val="nil"/>
              <w:left w:val="nil"/>
              <w:bottom w:val="single" w:sz="4" w:space="0" w:color="auto"/>
              <w:right w:val="nil"/>
            </w:tcBorders>
            <w:shd w:val="clear" w:color="auto" w:fill="auto"/>
            <w:noWrap/>
            <w:vAlign w:val="bottom"/>
            <w:hideMark/>
          </w:tcPr>
          <w:p w14:paraId="7CC979A8"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25.3</w:t>
            </w:r>
          </w:p>
        </w:tc>
      </w:tr>
      <w:tr w:rsidR="00FE6005" w:rsidRPr="00FE6005" w14:paraId="4EE79F03"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F10AD09"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Baliet</w:t>
            </w:r>
            <w:proofErr w:type="spellEnd"/>
          </w:p>
        </w:tc>
        <w:tc>
          <w:tcPr>
            <w:tcW w:w="2465" w:type="pct"/>
            <w:tcBorders>
              <w:top w:val="nil"/>
              <w:left w:val="nil"/>
              <w:bottom w:val="single" w:sz="4" w:space="0" w:color="auto"/>
              <w:right w:val="nil"/>
            </w:tcBorders>
            <w:shd w:val="clear" w:color="auto" w:fill="auto"/>
            <w:noWrap/>
            <w:vAlign w:val="bottom"/>
            <w:hideMark/>
          </w:tcPr>
          <w:p w14:paraId="5DCAFA0D"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33.8</w:t>
            </w:r>
          </w:p>
        </w:tc>
      </w:tr>
      <w:tr w:rsidR="00FE6005" w:rsidRPr="00FE6005" w14:paraId="590DB5A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6CC0B36"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Budi</w:t>
            </w:r>
          </w:p>
        </w:tc>
        <w:tc>
          <w:tcPr>
            <w:tcW w:w="2465" w:type="pct"/>
            <w:tcBorders>
              <w:top w:val="nil"/>
              <w:left w:val="nil"/>
              <w:bottom w:val="single" w:sz="4" w:space="0" w:color="auto"/>
              <w:right w:val="nil"/>
            </w:tcBorders>
            <w:shd w:val="clear" w:color="auto" w:fill="auto"/>
            <w:noWrap/>
            <w:vAlign w:val="bottom"/>
            <w:hideMark/>
          </w:tcPr>
          <w:p w14:paraId="7CD6D74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31.0</w:t>
            </w:r>
          </w:p>
        </w:tc>
      </w:tr>
      <w:tr w:rsidR="00FE6005" w:rsidRPr="00FE6005" w14:paraId="711FD92A"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DFDBE9F"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Duk</w:t>
            </w:r>
            <w:proofErr w:type="spellEnd"/>
          </w:p>
        </w:tc>
        <w:tc>
          <w:tcPr>
            <w:tcW w:w="2465" w:type="pct"/>
            <w:tcBorders>
              <w:top w:val="nil"/>
              <w:left w:val="nil"/>
              <w:bottom w:val="single" w:sz="4" w:space="0" w:color="auto"/>
              <w:right w:val="nil"/>
            </w:tcBorders>
            <w:shd w:val="clear" w:color="auto" w:fill="auto"/>
            <w:noWrap/>
            <w:vAlign w:val="bottom"/>
            <w:hideMark/>
          </w:tcPr>
          <w:p w14:paraId="0A86D18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37.5</w:t>
            </w:r>
          </w:p>
        </w:tc>
      </w:tr>
      <w:tr w:rsidR="00FE6005" w:rsidRPr="00FE6005" w14:paraId="761DF1DF"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DDB0CE7"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Jur</w:t>
            </w:r>
            <w:proofErr w:type="spellEnd"/>
            <w:r w:rsidRPr="00FE6005">
              <w:rPr>
                <w:rFonts w:eastAsia="Times New Roman" w:cs="Calibri"/>
                <w:color w:val="000000"/>
                <w:sz w:val="20"/>
                <w:szCs w:val="20"/>
              </w:rPr>
              <w:t xml:space="preserve"> River</w:t>
            </w:r>
          </w:p>
        </w:tc>
        <w:tc>
          <w:tcPr>
            <w:tcW w:w="2465" w:type="pct"/>
            <w:tcBorders>
              <w:top w:val="nil"/>
              <w:left w:val="nil"/>
              <w:bottom w:val="single" w:sz="4" w:space="0" w:color="auto"/>
              <w:right w:val="nil"/>
            </w:tcBorders>
            <w:shd w:val="clear" w:color="auto" w:fill="auto"/>
            <w:noWrap/>
            <w:vAlign w:val="bottom"/>
            <w:hideMark/>
          </w:tcPr>
          <w:p w14:paraId="078AE272"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21.2</w:t>
            </w:r>
          </w:p>
        </w:tc>
      </w:tr>
      <w:tr w:rsidR="00FE6005" w:rsidRPr="00FE6005" w14:paraId="4395326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5D4FCA2"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Kapoeta North</w:t>
            </w:r>
          </w:p>
        </w:tc>
        <w:tc>
          <w:tcPr>
            <w:tcW w:w="2465" w:type="pct"/>
            <w:tcBorders>
              <w:top w:val="nil"/>
              <w:left w:val="nil"/>
              <w:bottom w:val="single" w:sz="4" w:space="0" w:color="auto"/>
              <w:right w:val="nil"/>
            </w:tcBorders>
            <w:shd w:val="clear" w:color="auto" w:fill="auto"/>
            <w:noWrap/>
            <w:vAlign w:val="bottom"/>
            <w:hideMark/>
          </w:tcPr>
          <w:p w14:paraId="06ECC02D"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45.5</w:t>
            </w:r>
          </w:p>
        </w:tc>
      </w:tr>
      <w:tr w:rsidR="00FE6005" w:rsidRPr="00FE6005" w14:paraId="464F8E58"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DBC3C4A"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Leer</w:t>
            </w:r>
          </w:p>
        </w:tc>
        <w:tc>
          <w:tcPr>
            <w:tcW w:w="2465" w:type="pct"/>
            <w:tcBorders>
              <w:top w:val="nil"/>
              <w:left w:val="nil"/>
              <w:bottom w:val="single" w:sz="4" w:space="0" w:color="auto"/>
              <w:right w:val="nil"/>
            </w:tcBorders>
            <w:shd w:val="clear" w:color="auto" w:fill="auto"/>
            <w:noWrap/>
            <w:vAlign w:val="bottom"/>
            <w:hideMark/>
          </w:tcPr>
          <w:p w14:paraId="4961C1A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27.3</w:t>
            </w:r>
          </w:p>
        </w:tc>
      </w:tr>
      <w:tr w:rsidR="00FE6005" w:rsidRPr="00FE6005" w14:paraId="5D25573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5149BE9"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Mayendit</w:t>
            </w:r>
            <w:proofErr w:type="spellEnd"/>
          </w:p>
        </w:tc>
        <w:tc>
          <w:tcPr>
            <w:tcW w:w="2465" w:type="pct"/>
            <w:tcBorders>
              <w:top w:val="nil"/>
              <w:left w:val="nil"/>
              <w:bottom w:val="single" w:sz="4" w:space="0" w:color="auto"/>
              <w:right w:val="nil"/>
            </w:tcBorders>
            <w:shd w:val="clear" w:color="auto" w:fill="auto"/>
            <w:noWrap/>
            <w:vAlign w:val="bottom"/>
            <w:hideMark/>
          </w:tcPr>
          <w:p w14:paraId="32AE2099"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33.6</w:t>
            </w:r>
          </w:p>
        </w:tc>
      </w:tr>
      <w:tr w:rsidR="00FE6005" w:rsidRPr="00FE6005" w14:paraId="6654F4F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C9087D6" w14:textId="5950AE07" w:rsidR="00FE6005" w:rsidRPr="00FE6005" w:rsidRDefault="00DD0616" w:rsidP="00FE6005">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465" w:type="pct"/>
            <w:tcBorders>
              <w:top w:val="nil"/>
              <w:left w:val="nil"/>
              <w:bottom w:val="single" w:sz="4" w:space="0" w:color="auto"/>
              <w:right w:val="nil"/>
            </w:tcBorders>
            <w:shd w:val="clear" w:color="auto" w:fill="auto"/>
            <w:noWrap/>
            <w:vAlign w:val="bottom"/>
            <w:hideMark/>
          </w:tcPr>
          <w:p w14:paraId="4FB82449"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32.5</w:t>
            </w:r>
          </w:p>
        </w:tc>
      </w:tr>
      <w:tr w:rsidR="00FE6005" w:rsidRPr="00FE6005" w14:paraId="1D6810A3"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4475A09"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Pibor</w:t>
            </w:r>
          </w:p>
        </w:tc>
        <w:tc>
          <w:tcPr>
            <w:tcW w:w="2465" w:type="pct"/>
            <w:tcBorders>
              <w:top w:val="nil"/>
              <w:left w:val="nil"/>
              <w:bottom w:val="single" w:sz="4" w:space="0" w:color="auto"/>
              <w:right w:val="nil"/>
            </w:tcBorders>
            <w:shd w:val="clear" w:color="auto" w:fill="auto"/>
            <w:noWrap/>
            <w:vAlign w:val="bottom"/>
            <w:hideMark/>
          </w:tcPr>
          <w:p w14:paraId="2055FA1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51.3</w:t>
            </w:r>
          </w:p>
        </w:tc>
      </w:tr>
      <w:tr w:rsidR="00FE6005" w:rsidRPr="00FE6005" w14:paraId="270E2DE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3C52ED3F"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Ulang</w:t>
            </w:r>
            <w:proofErr w:type="spellEnd"/>
          </w:p>
        </w:tc>
        <w:tc>
          <w:tcPr>
            <w:tcW w:w="2465" w:type="pct"/>
            <w:tcBorders>
              <w:top w:val="nil"/>
              <w:left w:val="nil"/>
              <w:bottom w:val="single" w:sz="4" w:space="0" w:color="auto"/>
              <w:right w:val="nil"/>
            </w:tcBorders>
            <w:shd w:val="clear" w:color="auto" w:fill="auto"/>
            <w:noWrap/>
            <w:vAlign w:val="bottom"/>
            <w:hideMark/>
          </w:tcPr>
          <w:p w14:paraId="54644DEC"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32.9</w:t>
            </w:r>
          </w:p>
        </w:tc>
      </w:tr>
      <w:tr w:rsidR="00FE6005" w:rsidRPr="00FE6005" w14:paraId="25D4BF2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602CDBA"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Uror</w:t>
            </w:r>
            <w:proofErr w:type="spellEnd"/>
          </w:p>
        </w:tc>
        <w:tc>
          <w:tcPr>
            <w:tcW w:w="2465" w:type="pct"/>
            <w:tcBorders>
              <w:top w:val="nil"/>
              <w:left w:val="nil"/>
              <w:bottom w:val="single" w:sz="4" w:space="0" w:color="auto"/>
              <w:right w:val="nil"/>
            </w:tcBorders>
            <w:shd w:val="clear" w:color="auto" w:fill="auto"/>
            <w:noWrap/>
            <w:vAlign w:val="bottom"/>
            <w:hideMark/>
          </w:tcPr>
          <w:p w14:paraId="149B533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22.2</w:t>
            </w:r>
          </w:p>
        </w:tc>
      </w:tr>
      <w:tr w:rsidR="00FE6005" w:rsidRPr="00FE6005" w14:paraId="15213132"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DB6D26C"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Wau</w:t>
            </w:r>
            <w:proofErr w:type="spellEnd"/>
          </w:p>
        </w:tc>
        <w:tc>
          <w:tcPr>
            <w:tcW w:w="2465" w:type="pct"/>
            <w:tcBorders>
              <w:top w:val="nil"/>
              <w:left w:val="nil"/>
              <w:bottom w:val="single" w:sz="4" w:space="0" w:color="auto"/>
              <w:right w:val="nil"/>
            </w:tcBorders>
            <w:shd w:val="clear" w:color="auto" w:fill="auto"/>
            <w:noWrap/>
            <w:vAlign w:val="bottom"/>
            <w:hideMark/>
          </w:tcPr>
          <w:p w14:paraId="19B3787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17.6</w:t>
            </w:r>
          </w:p>
        </w:tc>
      </w:tr>
      <w:tr w:rsidR="00FE6005" w:rsidRPr="00FE6005" w14:paraId="168ADBF0"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3568F4FA"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Region</w:t>
            </w:r>
          </w:p>
        </w:tc>
      </w:tr>
      <w:tr w:rsidR="00FE6005" w:rsidRPr="00FE6005" w14:paraId="28F3A7FD"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82433BE"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Bahr El-Ghazel</w:t>
            </w:r>
          </w:p>
        </w:tc>
        <w:tc>
          <w:tcPr>
            <w:tcW w:w="2465" w:type="pct"/>
            <w:tcBorders>
              <w:top w:val="nil"/>
              <w:left w:val="nil"/>
              <w:bottom w:val="single" w:sz="4" w:space="0" w:color="auto"/>
              <w:right w:val="nil"/>
            </w:tcBorders>
            <w:shd w:val="clear" w:color="auto" w:fill="auto"/>
            <w:noWrap/>
            <w:vAlign w:val="bottom"/>
            <w:hideMark/>
          </w:tcPr>
          <w:p w14:paraId="4FE1EAA5"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18.7</w:t>
            </w:r>
          </w:p>
        </w:tc>
      </w:tr>
      <w:tr w:rsidR="00FE6005" w:rsidRPr="00FE6005" w14:paraId="653B89C7"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6806BE7"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Equatoria</w:t>
            </w:r>
            <w:proofErr w:type="spellEnd"/>
          </w:p>
        </w:tc>
        <w:tc>
          <w:tcPr>
            <w:tcW w:w="2465" w:type="pct"/>
            <w:tcBorders>
              <w:top w:val="nil"/>
              <w:left w:val="nil"/>
              <w:bottom w:val="single" w:sz="4" w:space="0" w:color="auto"/>
              <w:right w:val="nil"/>
            </w:tcBorders>
            <w:shd w:val="clear" w:color="auto" w:fill="auto"/>
            <w:noWrap/>
            <w:vAlign w:val="bottom"/>
            <w:hideMark/>
          </w:tcPr>
          <w:p w14:paraId="27B8525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37.7</w:t>
            </w:r>
          </w:p>
        </w:tc>
      </w:tr>
      <w:tr w:rsidR="00FE6005" w:rsidRPr="00FE6005" w14:paraId="1AE98E50"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38217DA5"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Great Upper Nile</w:t>
            </w:r>
          </w:p>
        </w:tc>
        <w:tc>
          <w:tcPr>
            <w:tcW w:w="2465" w:type="pct"/>
            <w:tcBorders>
              <w:top w:val="nil"/>
              <w:left w:val="nil"/>
              <w:bottom w:val="single" w:sz="4" w:space="0" w:color="auto"/>
              <w:right w:val="nil"/>
            </w:tcBorders>
            <w:shd w:val="clear" w:color="auto" w:fill="auto"/>
            <w:noWrap/>
            <w:vAlign w:val="bottom"/>
            <w:hideMark/>
          </w:tcPr>
          <w:p w14:paraId="77DE016C"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34.2</w:t>
            </w:r>
          </w:p>
        </w:tc>
      </w:tr>
      <w:tr w:rsidR="00FE6005" w:rsidRPr="00FE6005" w14:paraId="2052D815"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0D055321"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State</w:t>
            </w:r>
          </w:p>
        </w:tc>
      </w:tr>
      <w:tr w:rsidR="00FE6005" w:rsidRPr="00FE6005" w14:paraId="40D1C15A"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5384EDC"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 xml:space="preserve">Eastern </w:t>
            </w:r>
            <w:proofErr w:type="spellStart"/>
            <w:r w:rsidRPr="00FE6005">
              <w:rPr>
                <w:rFonts w:eastAsia="Times New Roman" w:cs="Calibri"/>
                <w:color w:val="000000"/>
                <w:sz w:val="20"/>
                <w:szCs w:val="20"/>
              </w:rPr>
              <w:t>Equatoria</w:t>
            </w:r>
            <w:proofErr w:type="spellEnd"/>
          </w:p>
        </w:tc>
        <w:tc>
          <w:tcPr>
            <w:tcW w:w="2465" w:type="pct"/>
            <w:tcBorders>
              <w:top w:val="nil"/>
              <w:left w:val="nil"/>
              <w:bottom w:val="single" w:sz="4" w:space="0" w:color="auto"/>
              <w:right w:val="nil"/>
            </w:tcBorders>
            <w:shd w:val="clear" w:color="auto" w:fill="auto"/>
            <w:noWrap/>
            <w:vAlign w:val="bottom"/>
            <w:hideMark/>
          </w:tcPr>
          <w:p w14:paraId="7C360E5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37.7</w:t>
            </w:r>
          </w:p>
        </w:tc>
      </w:tr>
      <w:tr w:rsidR="00FE6005" w:rsidRPr="00FE6005" w14:paraId="1BB371B3"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9F3831E"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Jonglei</w:t>
            </w:r>
          </w:p>
        </w:tc>
        <w:tc>
          <w:tcPr>
            <w:tcW w:w="2465" w:type="pct"/>
            <w:tcBorders>
              <w:top w:val="nil"/>
              <w:left w:val="nil"/>
              <w:bottom w:val="single" w:sz="4" w:space="0" w:color="auto"/>
              <w:right w:val="nil"/>
            </w:tcBorders>
            <w:shd w:val="clear" w:color="auto" w:fill="auto"/>
            <w:noWrap/>
            <w:vAlign w:val="bottom"/>
            <w:hideMark/>
          </w:tcPr>
          <w:p w14:paraId="1DFA058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34.8</w:t>
            </w:r>
          </w:p>
        </w:tc>
      </w:tr>
      <w:tr w:rsidR="00FE6005" w:rsidRPr="00FE6005" w14:paraId="3FCAE360"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E1DAF73"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Unity</w:t>
            </w:r>
          </w:p>
        </w:tc>
        <w:tc>
          <w:tcPr>
            <w:tcW w:w="2465" w:type="pct"/>
            <w:tcBorders>
              <w:top w:val="nil"/>
              <w:left w:val="nil"/>
              <w:bottom w:val="single" w:sz="4" w:space="0" w:color="auto"/>
              <w:right w:val="nil"/>
            </w:tcBorders>
            <w:shd w:val="clear" w:color="auto" w:fill="auto"/>
            <w:noWrap/>
            <w:vAlign w:val="bottom"/>
            <w:hideMark/>
          </w:tcPr>
          <w:p w14:paraId="63E0BD4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31.1</w:t>
            </w:r>
          </w:p>
        </w:tc>
      </w:tr>
      <w:tr w:rsidR="00FE6005" w:rsidRPr="00FE6005" w14:paraId="66BDBB88"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581C0C0"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Upper Nile</w:t>
            </w:r>
          </w:p>
        </w:tc>
        <w:tc>
          <w:tcPr>
            <w:tcW w:w="2465" w:type="pct"/>
            <w:tcBorders>
              <w:top w:val="nil"/>
              <w:left w:val="nil"/>
              <w:bottom w:val="single" w:sz="4" w:space="0" w:color="auto"/>
              <w:right w:val="nil"/>
            </w:tcBorders>
            <w:shd w:val="clear" w:color="auto" w:fill="auto"/>
            <w:noWrap/>
            <w:vAlign w:val="bottom"/>
            <w:hideMark/>
          </w:tcPr>
          <w:p w14:paraId="3DCC6EA6"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33.3</w:t>
            </w:r>
          </w:p>
        </w:tc>
      </w:tr>
      <w:tr w:rsidR="00FE6005" w:rsidRPr="00FE6005" w14:paraId="694D3324"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7D03975"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Western Bahr El-Ghazel</w:t>
            </w:r>
          </w:p>
        </w:tc>
        <w:tc>
          <w:tcPr>
            <w:tcW w:w="2465" w:type="pct"/>
            <w:tcBorders>
              <w:top w:val="nil"/>
              <w:left w:val="nil"/>
              <w:bottom w:val="single" w:sz="4" w:space="0" w:color="auto"/>
              <w:right w:val="nil"/>
            </w:tcBorders>
            <w:shd w:val="clear" w:color="auto" w:fill="auto"/>
            <w:noWrap/>
            <w:vAlign w:val="bottom"/>
            <w:hideMark/>
          </w:tcPr>
          <w:p w14:paraId="2A390A4F"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18.7</w:t>
            </w:r>
          </w:p>
        </w:tc>
      </w:tr>
      <w:tr w:rsidR="00FE6005" w:rsidRPr="00FE6005" w14:paraId="6330ED09"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1AFDFFE"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Language</w:t>
            </w:r>
          </w:p>
        </w:tc>
      </w:tr>
      <w:tr w:rsidR="00FE6005" w:rsidRPr="00FE6005" w14:paraId="46FB34F7"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7026356"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Nuer</w:t>
            </w:r>
          </w:p>
        </w:tc>
        <w:tc>
          <w:tcPr>
            <w:tcW w:w="2465" w:type="pct"/>
            <w:tcBorders>
              <w:top w:val="nil"/>
              <w:left w:val="nil"/>
              <w:bottom w:val="single" w:sz="4" w:space="0" w:color="auto"/>
              <w:right w:val="nil"/>
            </w:tcBorders>
            <w:shd w:val="clear" w:color="auto" w:fill="auto"/>
            <w:noWrap/>
            <w:vAlign w:val="bottom"/>
            <w:hideMark/>
          </w:tcPr>
          <w:p w14:paraId="61A9B7C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26.0</w:t>
            </w:r>
          </w:p>
        </w:tc>
      </w:tr>
      <w:tr w:rsidR="00FE6005" w:rsidRPr="00FE6005" w14:paraId="6D3DFFE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E2BB702"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Dinka</w:t>
            </w:r>
          </w:p>
        </w:tc>
        <w:tc>
          <w:tcPr>
            <w:tcW w:w="2465" w:type="pct"/>
            <w:tcBorders>
              <w:top w:val="nil"/>
              <w:left w:val="nil"/>
              <w:bottom w:val="single" w:sz="4" w:space="0" w:color="auto"/>
              <w:right w:val="nil"/>
            </w:tcBorders>
            <w:shd w:val="clear" w:color="auto" w:fill="auto"/>
            <w:noWrap/>
            <w:vAlign w:val="bottom"/>
            <w:hideMark/>
          </w:tcPr>
          <w:p w14:paraId="5E1881F2"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32.7</w:t>
            </w:r>
          </w:p>
        </w:tc>
      </w:tr>
      <w:tr w:rsidR="00FE6005" w:rsidRPr="00FE6005" w14:paraId="00F1674F"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E8FE6DC"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lastRenderedPageBreak/>
              <w:t>Toposa</w:t>
            </w:r>
            <w:proofErr w:type="spellEnd"/>
          </w:p>
        </w:tc>
        <w:tc>
          <w:tcPr>
            <w:tcW w:w="2465" w:type="pct"/>
            <w:tcBorders>
              <w:top w:val="nil"/>
              <w:left w:val="nil"/>
              <w:bottom w:val="single" w:sz="4" w:space="0" w:color="auto"/>
              <w:right w:val="nil"/>
            </w:tcBorders>
            <w:shd w:val="clear" w:color="auto" w:fill="auto"/>
            <w:noWrap/>
            <w:vAlign w:val="bottom"/>
            <w:hideMark/>
          </w:tcPr>
          <w:p w14:paraId="719875F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45.5</w:t>
            </w:r>
          </w:p>
        </w:tc>
      </w:tr>
      <w:tr w:rsidR="00FE6005" w:rsidRPr="00FE6005" w14:paraId="69ADBCAD"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8150390"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Didinga</w:t>
            </w:r>
            <w:proofErr w:type="spellEnd"/>
          </w:p>
        </w:tc>
        <w:tc>
          <w:tcPr>
            <w:tcW w:w="2465" w:type="pct"/>
            <w:tcBorders>
              <w:top w:val="nil"/>
              <w:left w:val="nil"/>
              <w:bottom w:val="single" w:sz="4" w:space="0" w:color="auto"/>
              <w:right w:val="nil"/>
            </w:tcBorders>
            <w:shd w:val="clear" w:color="auto" w:fill="auto"/>
            <w:noWrap/>
            <w:vAlign w:val="bottom"/>
            <w:hideMark/>
          </w:tcPr>
          <w:p w14:paraId="6936783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30.9</w:t>
            </w:r>
          </w:p>
        </w:tc>
      </w:tr>
      <w:tr w:rsidR="00FE6005" w:rsidRPr="00FE6005" w14:paraId="53B418B9"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92C20A0"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Other</w:t>
            </w:r>
          </w:p>
        </w:tc>
        <w:tc>
          <w:tcPr>
            <w:tcW w:w="2465" w:type="pct"/>
            <w:tcBorders>
              <w:top w:val="nil"/>
              <w:left w:val="nil"/>
              <w:bottom w:val="single" w:sz="4" w:space="0" w:color="auto"/>
              <w:right w:val="nil"/>
            </w:tcBorders>
            <w:shd w:val="clear" w:color="auto" w:fill="auto"/>
            <w:noWrap/>
            <w:vAlign w:val="bottom"/>
            <w:hideMark/>
          </w:tcPr>
          <w:p w14:paraId="3CEC638E"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39.4</w:t>
            </w:r>
          </w:p>
        </w:tc>
      </w:tr>
    </w:tbl>
    <w:p w14:paraId="79F891C3" w14:textId="77777777" w:rsidR="00FE6005" w:rsidRPr="00FE6005" w:rsidRDefault="00FE6005" w:rsidP="00FE6005"/>
    <w:p w14:paraId="0DC58460" w14:textId="77777777" w:rsidR="0045375F" w:rsidRPr="0045375F" w:rsidRDefault="0045375F" w:rsidP="0045375F"/>
    <w:p w14:paraId="441F5978" w14:textId="77777777" w:rsidR="00AA7D36" w:rsidRDefault="00AA7D36" w:rsidP="00AA7D36"/>
    <w:p w14:paraId="01B830A8" w14:textId="77777777" w:rsidR="00AA7D36" w:rsidRDefault="00AA7D36" w:rsidP="00AA7D36"/>
    <w:p w14:paraId="122F4B44" w14:textId="77777777" w:rsidR="00AA7D36" w:rsidRDefault="00AA7D36" w:rsidP="00AA7D36"/>
    <w:p w14:paraId="3B6725F4" w14:textId="77777777" w:rsidR="00AA7D36" w:rsidRDefault="00AA7D36" w:rsidP="00AA7D36"/>
    <w:p w14:paraId="7F27DF99" w14:textId="77777777" w:rsidR="00AA7D36" w:rsidRDefault="00AA7D36" w:rsidP="00AA7D36"/>
    <w:p w14:paraId="37B9E83E" w14:textId="77777777" w:rsidR="00AA7D36" w:rsidRDefault="00AA7D36" w:rsidP="00AA7D36"/>
    <w:p w14:paraId="720F6F82" w14:textId="77777777" w:rsidR="00AA7D36" w:rsidRDefault="00AA7D36" w:rsidP="00AA7D36"/>
    <w:p w14:paraId="5535B806" w14:textId="77777777" w:rsidR="00AA7D36" w:rsidRDefault="00AA7D36" w:rsidP="00AA7D36"/>
    <w:p w14:paraId="0CEEB01A" w14:textId="0AB77AE2" w:rsidR="0006602C" w:rsidRDefault="0006602C" w:rsidP="007B28DA"/>
    <w:p w14:paraId="42103A06" w14:textId="77777777" w:rsidR="00F92912" w:rsidRDefault="00F92912" w:rsidP="007B28DA"/>
    <w:p w14:paraId="7D8ABB78" w14:textId="77777777" w:rsidR="00F92912" w:rsidRDefault="00F92912" w:rsidP="007B28DA"/>
    <w:p w14:paraId="13457371" w14:textId="77777777" w:rsidR="00F92912" w:rsidRDefault="00F92912" w:rsidP="007B28DA"/>
    <w:p w14:paraId="0F50D25D" w14:textId="77777777" w:rsidR="00F92912" w:rsidRDefault="00F92912" w:rsidP="007B28DA"/>
    <w:p w14:paraId="4A7A3239" w14:textId="77777777" w:rsidR="00F92912" w:rsidRDefault="00F92912" w:rsidP="007B28DA"/>
    <w:p w14:paraId="1E217C75" w14:textId="77777777" w:rsidR="00F92912" w:rsidRDefault="00F92912" w:rsidP="007B28DA"/>
    <w:p w14:paraId="566D1DDD" w14:textId="77777777" w:rsidR="00F92912" w:rsidRDefault="00F92912" w:rsidP="007B28DA"/>
    <w:p w14:paraId="79A2D246" w14:textId="77777777" w:rsidR="00F92912" w:rsidRDefault="00F92912" w:rsidP="007B28DA"/>
    <w:p w14:paraId="430C91BC" w14:textId="77777777" w:rsidR="00F92912" w:rsidRDefault="00F92912" w:rsidP="007B28DA"/>
    <w:p w14:paraId="32F272F5" w14:textId="77777777" w:rsidR="00F92912" w:rsidRDefault="00F92912" w:rsidP="007B28DA"/>
    <w:p w14:paraId="6E42F3B7" w14:textId="77777777" w:rsidR="00F92912" w:rsidRDefault="00F92912" w:rsidP="007B28DA"/>
    <w:p w14:paraId="37C5A15F" w14:textId="77777777" w:rsidR="00F92912" w:rsidRDefault="00F92912" w:rsidP="007B28DA"/>
    <w:p w14:paraId="037E9DFB" w14:textId="77777777" w:rsidR="004D0AA9" w:rsidRPr="004D0AA9" w:rsidRDefault="004D0AA9" w:rsidP="004D0AA9"/>
    <w:p w14:paraId="258313FF" w14:textId="4C050C2A" w:rsidR="0006602C" w:rsidRDefault="0006602C" w:rsidP="0006602C">
      <w:pPr>
        <w:pStyle w:val="Heading2"/>
      </w:pPr>
      <w:bookmarkStart w:id="133" w:name="_Toc90462130"/>
      <w:r>
        <w:t xml:space="preserve">Annex </w:t>
      </w:r>
      <w:bookmarkEnd w:id="133"/>
      <w:r w:rsidR="000B4209">
        <w:t>D. Bibliography</w:t>
      </w:r>
    </w:p>
    <w:p w14:paraId="32AA92C1" w14:textId="38B78BF4" w:rsidR="0006602C" w:rsidRDefault="0006602C" w:rsidP="007B28DA">
      <w:r>
        <w:t>TBD</w:t>
      </w:r>
    </w:p>
    <w:p w14:paraId="0F0A0FE0" w14:textId="77777777" w:rsidR="00EB1952" w:rsidRDefault="00EB1952" w:rsidP="007B28DA"/>
    <w:p w14:paraId="29502FE7" w14:textId="2BD2862A" w:rsidR="00EB1952" w:rsidRPr="00EB1952" w:rsidRDefault="00EB1952" w:rsidP="00EB1952">
      <w:pPr>
        <w:pStyle w:val="EndNoteBibliography"/>
        <w:ind w:left="720" w:hanging="720"/>
      </w:pPr>
      <w:r>
        <w:fldChar w:fldCharType="begin"/>
      </w:r>
      <w:r>
        <w:instrText xml:space="preserve"> ADDIN EN.REFLIST </w:instrText>
      </w:r>
      <w:r>
        <w:fldChar w:fldCharType="separate"/>
      </w:r>
      <w:r w:rsidRPr="00EB1952">
        <w:t xml:space="preserve">Ensor, Jonathan E., Taneesha Mohan, John Forrester, Utpal Kanti Khisa, Tasnina Karim, and Peter Howley. "Opening Space for Equity and Justice in Resilience: A Subjective Approach to Household Resilience Assessment." </w:t>
      </w:r>
      <w:r w:rsidRPr="00EB1952">
        <w:rPr>
          <w:i/>
        </w:rPr>
        <w:t xml:space="preserve">Global Environmental Change </w:t>
      </w:r>
      <w:r w:rsidRPr="00EB1952">
        <w:t xml:space="preserve">68 (2021/05/01/ 2021): 102251. </w:t>
      </w:r>
      <w:hyperlink r:id="rId42" w:history="1">
        <w:r w:rsidRPr="00EB1952">
          <w:rPr>
            <w:rStyle w:val="Hyperlink"/>
          </w:rPr>
          <w:t>https://doi.org/https://doi.org/10.1016/j.gloenvcha.2021.102251</w:t>
        </w:r>
      </w:hyperlink>
      <w:r w:rsidRPr="00EB1952">
        <w:t xml:space="preserve">. </w:t>
      </w:r>
      <w:hyperlink r:id="rId43" w:history="1">
        <w:r w:rsidRPr="00EB1952">
          <w:rPr>
            <w:rStyle w:val="Hyperlink"/>
          </w:rPr>
          <w:t>https://www.sciencedirect.com/science/article/pii/S0959378021000303</w:t>
        </w:r>
      </w:hyperlink>
      <w:r w:rsidRPr="00EB1952">
        <w:t>.</w:t>
      </w:r>
    </w:p>
    <w:p w14:paraId="31E6AAA2" w14:textId="34C3D715" w:rsidR="0006602C" w:rsidRDefault="00EB1952" w:rsidP="007B28DA">
      <w:r>
        <w:fldChar w:fldCharType="end"/>
      </w:r>
    </w:p>
    <w:sectPr w:rsidR="0006602C" w:rsidSect="006579E2">
      <w:pgSz w:w="12240" w:h="15840"/>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onseca, Carolyn" w:date="2021-09-28T07:36:00Z" w:initials="CF">
    <w:p w14:paraId="374441D9" w14:textId="44A886BE" w:rsidR="004F2DB6" w:rsidRDefault="004F2DB6">
      <w:pPr>
        <w:pStyle w:val="CommentText"/>
      </w:pPr>
      <w:r>
        <w:rPr>
          <w:rStyle w:val="CommentReference"/>
        </w:rPr>
        <w:annotationRef/>
      </w:r>
      <w:r>
        <w:t xml:space="preserve">Team – we need to ask editor I think the source of the picture goes on the next page </w:t>
      </w:r>
    </w:p>
  </w:comment>
  <w:comment w:id="1" w:author="Kelly, Sean2" w:date="2021-12-15T12:55:00Z" w:initials="KS">
    <w:p w14:paraId="0A6A7CC3" w14:textId="32828412" w:rsidR="004F2DB6" w:rsidRDefault="004F2DB6">
      <w:pPr>
        <w:pStyle w:val="CommentText"/>
      </w:pPr>
      <w:r>
        <w:rPr>
          <w:rStyle w:val="CommentReference"/>
        </w:rPr>
        <w:annotationRef/>
      </w:r>
      <w:r>
        <w:t>Dan has inquired and there is not an editor available. As such, I think we should just leave it here.</w:t>
      </w:r>
    </w:p>
  </w:comment>
  <w:comment w:id="2" w:author="Fonseca, Carolyn" w:date="2021-09-28T07:16:00Z" w:initials="CF">
    <w:p w14:paraId="35838492" w14:textId="5D5A8A5D" w:rsidR="004F2DB6" w:rsidRDefault="004F2DB6">
      <w:pPr>
        <w:pStyle w:val="CommentText"/>
      </w:pPr>
      <w:r>
        <w:rPr>
          <w:rStyle w:val="CommentReference"/>
        </w:rPr>
        <w:annotationRef/>
      </w:r>
      <w:r>
        <w:t>Frank/Team – this photo, do we have permission to use, i.e. waivers were signed to permit us to use it for reports? Do we have another picture that maybe does NOT have people in the picture, that is maybe a house or landscape, that would be more appropriate…We are changing our IRB rules regarding photos of people on the covers of reports. No pictures with kids, not allowed.</w:t>
      </w:r>
    </w:p>
    <w:p w14:paraId="3607EBF5" w14:textId="77777777" w:rsidR="004F2DB6" w:rsidRDefault="004F2DB6">
      <w:pPr>
        <w:pStyle w:val="CommentText"/>
      </w:pPr>
    </w:p>
    <w:p w14:paraId="391C7A88" w14:textId="77777777" w:rsidR="004F2DB6" w:rsidRDefault="004F2DB6">
      <w:pPr>
        <w:pStyle w:val="CommentText"/>
      </w:pPr>
      <w:r>
        <w:t>What I do like about this photo is that I cannot see their faces, especially the respondent nor can we really identify his home.</w:t>
      </w:r>
    </w:p>
    <w:p w14:paraId="44702890" w14:textId="77777777" w:rsidR="004F2DB6" w:rsidRDefault="004F2DB6">
      <w:pPr>
        <w:pStyle w:val="CommentText"/>
      </w:pPr>
    </w:p>
    <w:p w14:paraId="5A2EAD70" w14:textId="14795A27" w:rsidR="004F2DB6" w:rsidRDefault="004F2DB6">
      <w:pPr>
        <w:pStyle w:val="CommentText"/>
      </w:pPr>
      <w:r>
        <w:t xml:space="preserve">This is my alternative that could work, you </w:t>
      </w:r>
      <w:proofErr w:type="spellStart"/>
      <w:proofErr w:type="gramStart"/>
      <w:r>
        <w:t>cant</w:t>
      </w:r>
      <w:proofErr w:type="spellEnd"/>
      <w:proofErr w:type="gramEnd"/>
      <w:r>
        <w:t xml:space="preserve"> see the respondent’s face, but you can see the team’s face, so we may not wish this one, the source/location:</w:t>
      </w:r>
    </w:p>
    <w:p w14:paraId="0E84394D" w14:textId="31FB117B" w:rsidR="004F2DB6" w:rsidRPr="008E5AC3" w:rsidRDefault="004F2DB6" w:rsidP="008E5AC3">
      <w:r w:rsidRPr="008E5AC3">
        <w:t xml:space="preserve">Household interview in </w:t>
      </w:r>
      <w:proofErr w:type="spellStart"/>
      <w:r w:rsidRPr="008E5AC3">
        <w:t>Kwerghai</w:t>
      </w:r>
      <w:proofErr w:type="spellEnd"/>
      <w:r w:rsidRPr="008E5AC3">
        <w:t xml:space="preserve"> village, </w:t>
      </w:r>
      <w:proofErr w:type="spellStart"/>
      <w:r w:rsidRPr="008E5AC3">
        <w:t>Panyang</w:t>
      </w:r>
      <w:proofErr w:type="spellEnd"/>
      <w:r w:rsidRPr="008E5AC3">
        <w:t xml:space="preserve"> </w:t>
      </w:r>
      <w:proofErr w:type="spellStart"/>
      <w:r w:rsidRPr="008E5AC3">
        <w:t>payam</w:t>
      </w:r>
      <w:proofErr w:type="spellEnd"/>
      <w:r w:rsidRPr="008E5AC3">
        <w:t xml:space="preserve"> - </w:t>
      </w:r>
      <w:proofErr w:type="spellStart"/>
      <w:r w:rsidRPr="008E5AC3">
        <w:t>Duk</w:t>
      </w:r>
      <w:proofErr w:type="spellEnd"/>
      <w:r w:rsidRPr="008E5AC3">
        <w:t xml:space="preserve"> county, June 2021</w:t>
      </w:r>
    </w:p>
    <w:p w14:paraId="344C91E5" w14:textId="2A8C4FBB" w:rsidR="004F2DB6" w:rsidRDefault="004F2DB6">
      <w:pPr>
        <w:pStyle w:val="CommentText"/>
      </w:pPr>
      <w:r>
        <w:rPr>
          <w:noProof/>
        </w:rPr>
        <w:drawing>
          <wp:inline distT="0" distB="0" distL="0" distR="0" wp14:anchorId="63DB9312" wp14:editId="5F677556">
            <wp:extent cx="1786255" cy="1084580"/>
            <wp:effectExtent l="0" t="0" r="4445" b="1270"/>
            <wp:docPr id="5" name="Picture 5" descr="C:\Users\Winston Mayom\Pictures\IMG_20210604_085540.jpg"/>
            <wp:cNvGraphicFramePr/>
            <a:graphic xmlns:a="http://schemas.openxmlformats.org/drawingml/2006/main">
              <a:graphicData uri="http://schemas.openxmlformats.org/drawingml/2006/picture">
                <pic:pic xmlns:pic="http://schemas.openxmlformats.org/drawingml/2006/picture">
                  <pic:nvPicPr>
                    <pic:cNvPr id="18" name="Picture 18" descr="C:\Users\Winston Mayom\Pictures\IMG_20210604_085540.jpg"/>
                    <pic:cNvPicPr/>
                  </pic:nvPicPr>
                  <pic:blipFill rotWithShape="1">
                    <a:blip r:embed="rId1" cstate="print">
                      <a:extLst>
                        <a:ext uri="{28A0092B-C50C-407E-A947-70E740481C1C}">
                          <a14:useLocalDpi xmlns:a14="http://schemas.microsoft.com/office/drawing/2010/main" val="0"/>
                        </a:ext>
                      </a:extLst>
                    </a:blip>
                    <a:srcRect b="12707"/>
                    <a:stretch/>
                  </pic:blipFill>
                  <pic:spPr bwMode="auto">
                    <a:xfrm>
                      <a:off x="0" y="0"/>
                      <a:ext cx="1786255" cy="1084580"/>
                    </a:xfrm>
                    <a:prstGeom prst="rect">
                      <a:avLst/>
                    </a:prstGeom>
                    <a:noFill/>
                    <a:ln>
                      <a:noFill/>
                    </a:ln>
                    <a:extLst>
                      <a:ext uri="{53640926-AAD7-44D8-BBD7-CCE9431645EC}">
                        <a14:shadowObscured xmlns:a14="http://schemas.microsoft.com/office/drawing/2010/main"/>
                      </a:ext>
                    </a:extLst>
                  </pic:spPr>
                </pic:pic>
              </a:graphicData>
            </a:graphic>
          </wp:inline>
        </w:drawing>
      </w:r>
    </w:p>
  </w:comment>
  <w:comment w:id="3" w:author="Hinkle, David" w:date="2021-10-01T11:10:00Z" w:initials="HD">
    <w:p w14:paraId="33DA7A77" w14:textId="5F98E9EA" w:rsidR="004F2DB6" w:rsidRDefault="004F2DB6">
      <w:pPr>
        <w:pStyle w:val="CommentText"/>
      </w:pPr>
      <w:r>
        <w:rPr>
          <w:rStyle w:val="CommentReference"/>
        </w:rPr>
        <w:annotationRef/>
      </w:r>
    </w:p>
  </w:comment>
  <w:comment w:id="4" w:author="Fonseca, Carolyn" w:date="2021-09-28T07:37:00Z" w:initials="CF">
    <w:p w14:paraId="0FC92DD9" w14:textId="664D806E" w:rsidR="004F2DB6" w:rsidRDefault="004F2DB6">
      <w:pPr>
        <w:pStyle w:val="CommentText"/>
      </w:pPr>
      <w:r>
        <w:rPr>
          <w:rStyle w:val="CommentReference"/>
        </w:rPr>
        <w:annotationRef/>
      </w:r>
      <w:r>
        <w:t>The disclaimer varies but I believe USAID has a standard we should use</w:t>
      </w:r>
    </w:p>
  </w:comment>
  <w:comment w:id="6" w:author="Killian, Dan" w:date="2021-12-15T12:00:00Z" w:initials="KD">
    <w:p w14:paraId="4131C091" w14:textId="3C3CF450" w:rsidR="004F2DB6" w:rsidRDefault="004F2DB6">
      <w:pPr>
        <w:pStyle w:val="CommentText"/>
      </w:pPr>
      <w:r>
        <w:rPr>
          <w:rStyle w:val="CommentReference"/>
        </w:rPr>
        <w:annotationRef/>
      </w:r>
      <w:r>
        <w:t>nice</w:t>
      </w:r>
    </w:p>
  </w:comment>
  <w:comment w:id="7" w:author="Kelly, Sean2" w:date="2021-12-15T12:56:00Z" w:initials="KS">
    <w:p w14:paraId="7F346965" w14:textId="36E57FDF" w:rsidR="004F2DB6" w:rsidRDefault="004F2DB6">
      <w:pPr>
        <w:pStyle w:val="CommentText"/>
      </w:pPr>
      <w:r>
        <w:rPr>
          <w:rStyle w:val="CommentReference"/>
        </w:rPr>
        <w:annotationRef/>
      </w:r>
      <w:r>
        <w:t>Thanks</w:t>
      </w:r>
    </w:p>
  </w:comment>
  <w:comment w:id="10" w:author="Fonseca, Carolyn" w:date="2021-11-30T05:48:00Z" w:initials="CF">
    <w:p w14:paraId="72EBC537" w14:textId="56FAA216" w:rsidR="004F2DB6" w:rsidRDefault="004F2DB6">
      <w:pPr>
        <w:pStyle w:val="CommentText"/>
      </w:pPr>
      <w:r>
        <w:rPr>
          <w:rStyle w:val="CommentReference"/>
        </w:rPr>
        <w:annotationRef/>
      </w:r>
      <w:r>
        <w:t>Need to be updated…</w:t>
      </w:r>
    </w:p>
  </w:comment>
  <w:comment w:id="18" w:author="Fonseca, Carolyn" w:date="2021-11-30T05:49:00Z" w:initials="CF">
    <w:p w14:paraId="13DEE1A1" w14:textId="2854A1EC" w:rsidR="004F2DB6" w:rsidRDefault="004F2DB6">
      <w:pPr>
        <w:pStyle w:val="CommentText"/>
      </w:pPr>
      <w:r>
        <w:rPr>
          <w:rStyle w:val="CommentReference"/>
        </w:rPr>
        <w:annotationRef/>
      </w:r>
      <w:r>
        <w:t>Dan – we should be as lean as possible in the front, and I will do my best to that effect, so you can have more space for the findings to ensure we keep to the page limit</w:t>
      </w:r>
    </w:p>
  </w:comment>
  <w:comment w:id="19" w:author="Fonseca, Carolyn" w:date="2021-11-29T06:57:00Z" w:initials="CF">
    <w:p w14:paraId="1AE1C648" w14:textId="77777777" w:rsidR="004F2DB6" w:rsidRDefault="004F2DB6" w:rsidP="000F13E2">
      <w:pPr>
        <w:pStyle w:val="CommentText"/>
      </w:pPr>
      <w:r>
        <w:rPr>
          <w:rStyle w:val="CommentReference"/>
        </w:rPr>
        <w:annotationRef/>
      </w:r>
      <w:r>
        <w:t xml:space="preserve">MESP – how did they help? </w:t>
      </w:r>
    </w:p>
  </w:comment>
  <w:comment w:id="20" w:author="Fonseca, Carolyn" w:date="2021-11-29T06:57:00Z" w:initials="CF">
    <w:p w14:paraId="62807213" w14:textId="77777777" w:rsidR="004F2DB6" w:rsidRDefault="004F2DB6" w:rsidP="000F13E2">
      <w:pPr>
        <w:pStyle w:val="CommentText"/>
      </w:pPr>
      <w:r>
        <w:rPr>
          <w:rStyle w:val="CommentReference"/>
        </w:rPr>
        <w:annotationRef/>
      </w:r>
      <w:r>
        <w:t xml:space="preserve">Editor – check for tense </w:t>
      </w:r>
    </w:p>
  </w:comment>
  <w:comment w:id="25" w:author="Kelly, Sean2" w:date="2021-12-15T11:28:00Z" w:initials="KS">
    <w:p w14:paraId="3E711A5C" w14:textId="0FF1A1D5" w:rsidR="004F2DB6" w:rsidRDefault="004F2DB6">
      <w:pPr>
        <w:pStyle w:val="CommentText"/>
      </w:pPr>
      <w:r>
        <w:rPr>
          <w:rStyle w:val="CommentReference"/>
        </w:rPr>
        <w:annotationRef/>
      </w:r>
      <w:r>
        <w:fldChar w:fldCharType="begin"/>
      </w:r>
      <w:r>
        <w:instrText xml:space="preserve"> HYPERLINK "mailto:dkillian@msi-inc.com" </w:instrText>
      </w:r>
      <w:bookmarkStart w:id="28" w:name="_@_C911001A144E47D0AB192A7BEBB4DAB5Z"/>
      <w:r>
        <w:rPr>
          <w:rStyle w:val="Mention"/>
        </w:rPr>
        <w:fldChar w:fldCharType="separate"/>
      </w:r>
      <w:bookmarkEnd w:id="28"/>
      <w:r w:rsidRPr="00BA5831">
        <w:rPr>
          <w:rStyle w:val="Mention"/>
          <w:noProof/>
        </w:rPr>
        <w:t>@Killian, Dan</w:t>
      </w:r>
      <w:r>
        <w:fldChar w:fldCharType="end"/>
      </w:r>
      <w:r>
        <w:t xml:space="preserve"> Take a look at this. If it’s cool, I will remove the outlines for the textboxes, then I will group the textboxes and central icons into one time rather than six separate items.</w:t>
      </w:r>
    </w:p>
  </w:comment>
  <w:comment w:id="26" w:author="Killian, Dan" w:date="2021-12-15T12:10:00Z" w:initials="KD">
    <w:p w14:paraId="5B5FF5EB" w14:textId="0079A5BF" w:rsidR="004F2DB6" w:rsidRDefault="004F2DB6">
      <w:pPr>
        <w:pStyle w:val="CommentText"/>
      </w:pPr>
      <w:r>
        <w:rPr>
          <w:rStyle w:val="CommentReference"/>
        </w:rPr>
        <w:annotationRef/>
      </w:r>
      <w:r>
        <w:t xml:space="preserve">I </w:t>
      </w:r>
      <w:proofErr w:type="gramStart"/>
      <w:r>
        <w:t>tweaked..</w:t>
      </w:r>
      <w:proofErr w:type="gramEnd"/>
      <w:r>
        <w:t xml:space="preserve"> if it looks ok to you proceed</w:t>
      </w:r>
    </w:p>
  </w:comment>
  <w:comment w:id="27" w:author="Kelly, Sean2" w:date="2021-12-15T12:58:00Z" w:initials="KS">
    <w:p w14:paraId="79069FD3" w14:textId="27F86392" w:rsidR="004F2DB6" w:rsidRDefault="004F2DB6">
      <w:pPr>
        <w:pStyle w:val="CommentText"/>
      </w:pPr>
      <w:r>
        <w:rPr>
          <w:rStyle w:val="CommentReference"/>
        </w:rPr>
        <w:annotationRef/>
      </w:r>
      <w:r>
        <w:t>Done</w:t>
      </w:r>
    </w:p>
  </w:comment>
  <w:comment w:id="32" w:author="Fonseca, Carolyn" w:date="2021-11-29T07:14:00Z" w:initials="CF">
    <w:p w14:paraId="2B42BB8B" w14:textId="77777777" w:rsidR="004F2DB6" w:rsidRDefault="004F2DB6" w:rsidP="000F13E2">
      <w:pPr>
        <w:pStyle w:val="CommentText"/>
      </w:pPr>
      <w:r>
        <w:rPr>
          <w:rStyle w:val="CommentReference"/>
        </w:rPr>
        <w:annotationRef/>
      </w:r>
      <w:r>
        <w:t xml:space="preserve">Dan – I don’t think you need this for our report, you could place it in the annex in additional methods section…that also might be for the </w:t>
      </w:r>
      <w:proofErr w:type="gramStart"/>
      <w:r>
        <w:t>13 county</w:t>
      </w:r>
      <w:proofErr w:type="gramEnd"/>
      <w:r>
        <w:t xml:space="preserve"> info. It’s a lot of details that perhaps do not need to take up space in the report.</w:t>
      </w:r>
    </w:p>
  </w:comment>
  <w:comment w:id="33" w:author="Fonseca, Carolyn" w:date="2021-11-30T05:47:00Z" w:initials="CF">
    <w:p w14:paraId="570C0CA3" w14:textId="4DA3B309" w:rsidR="004F2DB6" w:rsidRDefault="004F2DB6">
      <w:pPr>
        <w:pStyle w:val="CommentText"/>
      </w:pPr>
      <w:r>
        <w:rPr>
          <w:rStyle w:val="CommentReference"/>
        </w:rPr>
        <w:annotationRef/>
      </w:r>
      <w:r>
        <w:t>And I would remove it because the baseline is not testing this yet…you would need additional points in time to test this</w:t>
      </w:r>
    </w:p>
  </w:comment>
  <w:comment w:id="34" w:author="Kelly, Sean2" w:date="2021-12-15T11:30:00Z" w:initials="KS">
    <w:p w14:paraId="43DA20BA" w14:textId="0580882D" w:rsidR="004F2DB6" w:rsidRDefault="004F2DB6">
      <w:pPr>
        <w:pStyle w:val="CommentText"/>
      </w:pPr>
      <w:r>
        <w:rPr>
          <w:rStyle w:val="CommentReference"/>
        </w:rPr>
        <w:annotationRef/>
      </w:r>
      <w:r>
        <w:fldChar w:fldCharType="begin"/>
      </w:r>
      <w:r>
        <w:instrText xml:space="preserve"> HYPERLINK "mailto:dkillian@msi-inc.com" </w:instrText>
      </w:r>
      <w:bookmarkStart w:id="35" w:name="_@_21AC111117934F9AB869EBCABE4F9867Z"/>
      <w:r>
        <w:rPr>
          <w:rStyle w:val="Mention"/>
        </w:rPr>
        <w:fldChar w:fldCharType="separate"/>
      </w:r>
      <w:bookmarkEnd w:id="35"/>
      <w:r w:rsidRPr="00A7516F">
        <w:rPr>
          <w:rStyle w:val="Mention"/>
          <w:noProof/>
        </w:rPr>
        <w:t>@Killian, Dan</w:t>
      </w:r>
      <w:r>
        <w:fldChar w:fldCharType="end"/>
      </w:r>
      <w:r>
        <w:t xml:space="preserve"> Confirming that we should delete the development hypothesis? </w:t>
      </w:r>
    </w:p>
  </w:comment>
  <w:comment w:id="39" w:author="Fonseca, Carolyn" w:date="2021-11-29T07:57:00Z" w:initials="CF">
    <w:p w14:paraId="3A21959E" w14:textId="77777777" w:rsidR="004F2DB6" w:rsidRDefault="004F2DB6" w:rsidP="000F13E2">
      <w:pPr>
        <w:pStyle w:val="CommentText"/>
      </w:pPr>
      <w:r>
        <w:rPr>
          <w:rStyle w:val="CommentReference"/>
        </w:rPr>
        <w:annotationRef/>
      </w:r>
      <w:r>
        <w:t>I don’t feel we need level 2 of subtitles in the intro…</w:t>
      </w:r>
    </w:p>
  </w:comment>
  <w:comment w:id="40" w:author="Kelly, Sean2" w:date="2021-12-15T16:12:00Z" w:initials="KS">
    <w:p w14:paraId="7A4304CB" w14:textId="32AA710C" w:rsidR="004F2DB6" w:rsidRDefault="004F2DB6">
      <w:pPr>
        <w:pStyle w:val="CommentText"/>
      </w:pPr>
      <w:r>
        <w:rPr>
          <w:rStyle w:val="CommentReference"/>
        </w:rPr>
        <w:annotationRef/>
      </w:r>
      <w:r>
        <w:t>At this point it is the only subheading in the intro and I think we can remove it as well</w:t>
      </w:r>
    </w:p>
  </w:comment>
  <w:comment w:id="45" w:author="Killian, Dan" w:date="2021-12-10T00:10:00Z" w:initials="KD">
    <w:p w14:paraId="1468059E" w14:textId="0469D949" w:rsidR="004F2DB6" w:rsidRDefault="004F2DB6">
      <w:pPr>
        <w:pStyle w:val="CommentText"/>
      </w:pPr>
      <w:r>
        <w:rPr>
          <w:rStyle w:val="CommentReference"/>
        </w:rPr>
        <w:annotationRef/>
      </w:r>
      <w:r>
        <w:t>Annex this section</w:t>
      </w:r>
    </w:p>
  </w:comment>
  <w:comment w:id="46" w:author="Fonseca, Carolyn" w:date="2021-12-10T11:29:00Z" w:initials="CF">
    <w:p w14:paraId="6FDCCE1E" w14:textId="78F5D069" w:rsidR="004F2DB6" w:rsidRDefault="004F2DB6">
      <w:pPr>
        <w:pStyle w:val="CommentText"/>
      </w:pPr>
      <w:r>
        <w:rPr>
          <w:rStyle w:val="CommentReference"/>
        </w:rPr>
        <w:annotationRef/>
      </w:r>
      <w:r>
        <w:t>But you need to have a few sentences on the sample somewhere, as per reporting requirements, it doesn’t have to be long</w:t>
      </w:r>
    </w:p>
  </w:comment>
  <w:comment w:id="47" w:author="Fonseca, Carolyn" w:date="2021-12-10T11:31:00Z" w:initials="CF">
    <w:p w14:paraId="333DF04C" w14:textId="1DC01B2F" w:rsidR="004F2DB6" w:rsidRDefault="004F2DB6">
      <w:pPr>
        <w:pStyle w:val="CommentText"/>
      </w:pPr>
      <w:r>
        <w:rPr>
          <w:rStyle w:val="CommentReference"/>
        </w:rPr>
        <w:annotationRef/>
      </w:r>
      <w:r>
        <w:t>The geographic unit of interest, under which to organize analysis, followed USAID’s focus on 13 counties…something like that</w:t>
      </w:r>
    </w:p>
  </w:comment>
  <w:comment w:id="48" w:author="Fonseca, Carolyn" w:date="2021-12-10T11:36:00Z" w:initials="CF">
    <w:p w14:paraId="464678E3" w14:textId="573FAB06" w:rsidR="004F2DB6" w:rsidRDefault="004F2DB6">
      <w:pPr>
        <w:pStyle w:val="CommentText"/>
      </w:pPr>
      <w:r>
        <w:rPr>
          <w:rStyle w:val="CommentReference"/>
        </w:rPr>
        <w:annotationRef/>
      </w:r>
      <w:r>
        <w:t>Due to?? why two stage? Clarify or at least in the annex</w:t>
      </w:r>
    </w:p>
  </w:comment>
  <w:comment w:id="49" w:author="Kelly, Sean2" w:date="2021-12-13T23:28:00Z" w:initials="KS">
    <w:p w14:paraId="54D378E6" w14:textId="441CFDA6" w:rsidR="004F2DB6" w:rsidRDefault="004F2DB6">
      <w:pPr>
        <w:pStyle w:val="CommentText"/>
      </w:pPr>
      <w:r>
        <w:rPr>
          <w:rStyle w:val="CommentReference"/>
        </w:rPr>
        <w:annotationRef/>
      </w:r>
      <w:r>
        <w:t>Added to the sentence. Hard for me not say, this is how its normally done for this type of work.</w:t>
      </w:r>
    </w:p>
  </w:comment>
  <w:comment w:id="51" w:author="Fonseca, Carolyn" w:date="2021-12-10T11:33:00Z" w:initials="CF">
    <w:p w14:paraId="71565BCE" w14:textId="3ED7009F" w:rsidR="004F2DB6" w:rsidRDefault="004F2DB6">
      <w:pPr>
        <w:pStyle w:val="CommentText"/>
      </w:pPr>
      <w:r>
        <w:rPr>
          <w:rStyle w:val="CommentReference"/>
        </w:rPr>
        <w:annotationRef/>
      </w:r>
      <w:r>
        <w:t xml:space="preserve">Define </w:t>
      </w:r>
      <w:proofErr w:type="spellStart"/>
      <w:r>
        <w:t>payam</w:t>
      </w:r>
      <w:proofErr w:type="spellEnd"/>
    </w:p>
  </w:comment>
  <w:comment w:id="50" w:author="Kelly, Sean2" w:date="2021-12-13T22:01:00Z" w:initials="KS">
    <w:p w14:paraId="70F807CE" w14:textId="0201D3BB" w:rsidR="004F2DB6" w:rsidRDefault="004F2DB6">
      <w:pPr>
        <w:pStyle w:val="CommentText"/>
      </w:pPr>
      <w:r>
        <w:rPr>
          <w:rStyle w:val="CommentReference"/>
        </w:rPr>
        <w:annotationRef/>
      </w:r>
      <w:r>
        <w:t xml:space="preserve">That should say EA, not </w:t>
      </w:r>
      <w:proofErr w:type="spellStart"/>
      <w:r>
        <w:t>payam</w:t>
      </w:r>
      <w:proofErr w:type="spellEnd"/>
      <w:r>
        <w:t>. Admin levels in South Sudan. State&gt;County&gt;Payam&gt;Boma&gt;EA</w:t>
      </w:r>
    </w:p>
  </w:comment>
  <w:comment w:id="56" w:author="Fonseca, Carolyn" w:date="2021-12-10T11:30:00Z" w:initials="CF">
    <w:p w14:paraId="6546D1E9" w14:textId="779376EB" w:rsidR="004F2DB6" w:rsidRDefault="004F2DB6">
      <w:pPr>
        <w:pStyle w:val="CommentText"/>
      </w:pPr>
      <w:r>
        <w:rPr>
          <w:rStyle w:val="CommentReference"/>
        </w:rPr>
        <w:annotationRef/>
      </w:r>
      <w:r>
        <w:fldChar w:fldCharType="begin"/>
      </w:r>
      <w:r>
        <w:instrText xml:space="preserve"> HYPERLINK "mailto:Sean.Kelly@msi-inc.com" </w:instrText>
      </w:r>
      <w:bookmarkStart w:id="59" w:name="_@_856791C57D6E47C5B542202B29626C0FZ"/>
      <w:r>
        <w:rPr>
          <w:rStyle w:val="Mention"/>
        </w:rPr>
        <w:fldChar w:fldCharType="separate"/>
      </w:r>
      <w:bookmarkEnd w:id="59"/>
      <w:r w:rsidRPr="00397A66">
        <w:rPr>
          <w:rStyle w:val="Mention"/>
          <w:noProof/>
        </w:rPr>
        <w:t>@Kelly, Sean2</w:t>
      </w:r>
      <w:r>
        <w:fldChar w:fldCharType="end"/>
      </w:r>
      <w:r>
        <w:t xml:space="preserve"> – you might want to add a note about “see annex X for a copy of the full instrument” somewhere in this section</w:t>
      </w:r>
    </w:p>
  </w:comment>
  <w:comment w:id="57" w:author="Kelly, Sean2" w:date="2021-12-13T22:08:00Z" w:initials="KS">
    <w:p w14:paraId="122DCE02" w14:textId="5040CD7A" w:rsidR="004F2DB6" w:rsidRDefault="004F2DB6">
      <w:pPr>
        <w:pStyle w:val="CommentText"/>
      </w:pPr>
      <w:r>
        <w:rPr>
          <w:rStyle w:val="CommentReference"/>
        </w:rPr>
        <w:annotationRef/>
      </w:r>
      <w:r>
        <w:t>Seems you’ve added it. I accepted the change.</w:t>
      </w:r>
    </w:p>
  </w:comment>
  <w:comment w:id="58" w:author="Killian, Dan" w:date="2021-12-15T12:11:00Z" w:initials="KD">
    <w:p w14:paraId="2DEDF609" w14:textId="1BC521AF" w:rsidR="004F2DB6" w:rsidRDefault="004F2DB6">
      <w:pPr>
        <w:pStyle w:val="CommentText"/>
      </w:pPr>
      <w:r>
        <w:rPr>
          <w:rStyle w:val="CommentReference"/>
        </w:rPr>
        <w:annotationRef/>
      </w:r>
      <w:r>
        <w:t>annex</w:t>
      </w:r>
    </w:p>
  </w:comment>
  <w:comment w:id="61" w:author="Fonseca, Carolyn" w:date="2021-12-10T11:56:00Z" w:initials="CF">
    <w:p w14:paraId="4E1205B0" w14:textId="44ED455B" w:rsidR="004F2DB6" w:rsidRDefault="004F2DB6">
      <w:pPr>
        <w:pStyle w:val="CommentText"/>
      </w:pPr>
      <w:r>
        <w:rPr>
          <w:rStyle w:val="CommentReference"/>
        </w:rPr>
        <w:annotationRef/>
      </w:r>
      <w:r>
        <w:t>Is there anything from this that needs to be expanded on for the annex? Regarding the piloting or issues?</w:t>
      </w:r>
    </w:p>
  </w:comment>
  <w:comment w:id="62" w:author="Kelly, Sean2" w:date="2021-12-14T00:46:00Z" w:initials="KS">
    <w:p w14:paraId="7C7C5F20" w14:textId="4376C069" w:rsidR="004F2DB6" w:rsidRDefault="004F2DB6">
      <w:pPr>
        <w:pStyle w:val="CommentText"/>
      </w:pPr>
      <w:r>
        <w:rPr>
          <w:rStyle w:val="CommentReference"/>
        </w:rPr>
        <w:annotationRef/>
      </w:r>
      <w:r>
        <w:t>I don’t think so</w:t>
      </w:r>
    </w:p>
  </w:comment>
  <w:comment w:id="63" w:author="Fonseca, Carolyn" w:date="2021-12-10T12:01:00Z" w:initials="CF">
    <w:p w14:paraId="01237979" w14:textId="490A7976" w:rsidR="004F2DB6" w:rsidRDefault="004F2DB6">
      <w:pPr>
        <w:pStyle w:val="CommentText"/>
      </w:pPr>
      <w:r>
        <w:rPr>
          <w:rStyle w:val="CommentReference"/>
        </w:rPr>
        <w:annotationRef/>
      </w:r>
      <w:r>
        <w:fldChar w:fldCharType="begin"/>
      </w:r>
      <w:r>
        <w:instrText xml:space="preserve"> HYPERLINK "mailto:Sean.Kelly@msi-inc.com" </w:instrText>
      </w:r>
      <w:bookmarkStart w:id="65" w:name="_@_C8FF6921A998496785E5991885257C0BZ"/>
      <w:r>
        <w:rPr>
          <w:rStyle w:val="Mention"/>
        </w:rPr>
        <w:fldChar w:fldCharType="separate"/>
      </w:r>
      <w:bookmarkEnd w:id="65"/>
      <w:r w:rsidRPr="007F584C">
        <w:rPr>
          <w:rStyle w:val="Mention"/>
          <w:noProof/>
        </w:rPr>
        <w:t>@Kelly, Sean2</w:t>
      </w:r>
      <w:r>
        <w:fldChar w:fldCharType="end"/>
      </w:r>
      <w:r>
        <w:t xml:space="preserve"> – one option is to have a short diagram showing the steps to data collection with all the details in the annex…if we need the </w:t>
      </w:r>
      <w:proofErr w:type="gramStart"/>
      <w:r>
        <w:t>space</w:t>
      </w:r>
      <w:proofErr w:type="gramEnd"/>
      <w:r>
        <w:t xml:space="preserve"> we can do that</w:t>
      </w:r>
    </w:p>
  </w:comment>
  <w:comment w:id="64" w:author="Kelly, Sean2" w:date="2021-12-13T22:10:00Z" w:initials="KS">
    <w:p w14:paraId="7B965F2C" w14:textId="1554B27A" w:rsidR="004F2DB6" w:rsidRDefault="004F2DB6">
      <w:pPr>
        <w:pStyle w:val="CommentText"/>
      </w:pPr>
      <w:r>
        <w:rPr>
          <w:rStyle w:val="CommentReference"/>
        </w:rPr>
        <w:annotationRef/>
      </w:r>
      <w:r>
        <w:t xml:space="preserve">Could we place a revised figure from the PPT? Then move most of this text to the </w:t>
      </w:r>
      <w:proofErr w:type="gramStart"/>
      <w:r>
        <w:t>annex?</w:t>
      </w:r>
      <w:proofErr w:type="gramEnd"/>
    </w:p>
  </w:comment>
  <w:comment w:id="67" w:author="Kelly, Sean2" w:date="2021-12-14T10:23:00Z" w:initials="KS">
    <w:p w14:paraId="7B273809" w14:textId="61A84E97" w:rsidR="004F2DB6" w:rsidRDefault="004F2DB6">
      <w:pPr>
        <w:pStyle w:val="CommentText"/>
      </w:pPr>
      <w:r>
        <w:rPr>
          <w:rStyle w:val="CommentReference"/>
        </w:rPr>
        <w:annotationRef/>
      </w:r>
      <w:r>
        <w:t>Emailed Adam Bloom to ask him to create a graphic. The one from the PPT does not render well into the report.</w:t>
      </w:r>
    </w:p>
  </w:comment>
  <w:comment w:id="68" w:author="Kelly, Sean2" w:date="2021-12-14T20:01:00Z" w:initials="KS">
    <w:p w14:paraId="7D2D0D57" w14:textId="6D155ABE" w:rsidR="004F2DB6" w:rsidRDefault="004F2DB6">
      <w:pPr>
        <w:pStyle w:val="CommentText"/>
      </w:pPr>
      <w:r>
        <w:rPr>
          <w:rStyle w:val="CommentReference"/>
        </w:rPr>
        <w:annotationRef/>
      </w:r>
      <w:r>
        <w:t>Adam is developing something</w:t>
      </w:r>
    </w:p>
  </w:comment>
  <w:comment w:id="73" w:author="Fonseca, Carolyn" w:date="2021-12-10T12:11:00Z" w:initials="CF">
    <w:p w14:paraId="0895C505" w14:textId="0FF0575D" w:rsidR="004F2DB6" w:rsidRDefault="004F2DB6">
      <w:pPr>
        <w:pStyle w:val="CommentText"/>
      </w:pPr>
      <w:r>
        <w:rPr>
          <w:rStyle w:val="CommentReference"/>
        </w:rPr>
        <w:annotationRef/>
      </w:r>
      <w:r>
        <w:fldChar w:fldCharType="begin"/>
      </w:r>
      <w:r>
        <w:instrText xml:space="preserve"> HYPERLINK "mailto:Sean.Kelly@msi-inc.com" </w:instrText>
      </w:r>
      <w:bookmarkStart w:id="75" w:name="_@_588E6EBEE07A4CD8A1123FDB613748FFZ"/>
      <w:r>
        <w:rPr>
          <w:rStyle w:val="Mention"/>
        </w:rPr>
        <w:fldChar w:fldCharType="separate"/>
      </w:r>
      <w:bookmarkEnd w:id="75"/>
      <w:r w:rsidRPr="00E66F9C">
        <w:rPr>
          <w:rStyle w:val="Mention"/>
          <w:noProof/>
        </w:rPr>
        <w:t>@Kelly, Sean2</w:t>
      </w:r>
      <w:r>
        <w:fldChar w:fldCharType="end"/>
      </w:r>
      <w:r>
        <w:t xml:space="preserve"> next week after presentation I can chat with you briefly about what things you all did, if it was consent etc.</w:t>
      </w:r>
    </w:p>
  </w:comment>
  <w:comment w:id="74" w:author="Kelly, Sean2" w:date="2021-12-15T11:06:00Z" w:initials="KS">
    <w:p w14:paraId="6D5ED1CF" w14:textId="77777777" w:rsidR="004F2DB6" w:rsidRDefault="004F2DB6">
      <w:pPr>
        <w:pStyle w:val="CommentText"/>
      </w:pPr>
      <w:r>
        <w:rPr>
          <w:rStyle w:val="CommentReference"/>
        </w:rPr>
        <w:annotationRef/>
      </w:r>
      <w:r>
        <w:t xml:space="preserve">I’m not sure what specific protocols they </w:t>
      </w:r>
      <w:proofErr w:type="gramStart"/>
      <w:r>
        <w:t>actually adopted</w:t>
      </w:r>
      <w:proofErr w:type="gramEnd"/>
      <w:r>
        <w:t>. I only know what the supervisors were trained on. You might be better placed to ask Frank about those details.</w:t>
      </w:r>
    </w:p>
    <w:p w14:paraId="4EC88B7F" w14:textId="77777777" w:rsidR="004F2DB6" w:rsidRDefault="004F2DB6">
      <w:pPr>
        <w:pStyle w:val="CommentText"/>
      </w:pPr>
    </w:p>
    <w:p w14:paraId="77DCD709" w14:textId="1E0F3F91" w:rsidR="004F2DB6" w:rsidRDefault="004F2DB6">
      <w:pPr>
        <w:pStyle w:val="CommentText"/>
      </w:pPr>
      <w:r>
        <w:t>With respect to the instrument, I did not submit to IRB and I do not know if Abdullah did as he was TD at the time of development in early 2021.</w:t>
      </w:r>
    </w:p>
  </w:comment>
  <w:comment w:id="89" w:author="Kelly, Sean2" w:date="2021-12-15T11:17:00Z" w:initials="KS">
    <w:p w14:paraId="7412D4A9" w14:textId="34B0377F" w:rsidR="004F2DB6" w:rsidRDefault="004F2DB6">
      <w:pPr>
        <w:pStyle w:val="CommentText"/>
      </w:pPr>
      <w:r>
        <w:rPr>
          <w:rStyle w:val="CommentReference"/>
        </w:rPr>
        <w:annotationRef/>
      </w:r>
      <w:r>
        <w:t>Not sure if we want specific sub-headings or not for these.</w:t>
      </w:r>
    </w:p>
  </w:comment>
  <w:comment w:id="92" w:author="Fonseca, Carolyn" w:date="2021-12-10T12:25:00Z" w:initials="CF">
    <w:p w14:paraId="09D84597" w14:textId="330123E1" w:rsidR="004F2DB6" w:rsidRPr="00B53E7D" w:rsidRDefault="004F2DB6">
      <w:pPr>
        <w:pStyle w:val="CommentText"/>
      </w:pPr>
      <w:r>
        <w:rPr>
          <w:rStyle w:val="CommentReference"/>
        </w:rPr>
        <w:annotationRef/>
      </w:r>
      <w:r>
        <w:fldChar w:fldCharType="begin"/>
      </w:r>
      <w:r w:rsidRPr="00B53E7D">
        <w:instrText xml:space="preserve"> HYPERLINK "mailto:Sean.Kelly@msi-inc.com" </w:instrText>
      </w:r>
      <w:bookmarkStart w:id="94" w:name="_@_E7BF9E24B62E4313B798D636D30CBFCBZ"/>
      <w:r>
        <w:rPr>
          <w:rStyle w:val="Mention"/>
        </w:rPr>
        <w:fldChar w:fldCharType="separate"/>
      </w:r>
      <w:bookmarkEnd w:id="94"/>
      <w:r w:rsidRPr="00B53E7D">
        <w:rPr>
          <w:rStyle w:val="Mention"/>
          <w:noProof/>
        </w:rPr>
        <w:t>@Kelly, Sean2</w:t>
      </w:r>
      <w:r>
        <w:fldChar w:fldCharType="end"/>
      </w:r>
      <w:r w:rsidRPr="00B53E7D">
        <w:t xml:space="preserve"> </w:t>
      </w:r>
      <w:r>
        <w:fldChar w:fldCharType="begin"/>
      </w:r>
      <w:r w:rsidRPr="00B53E7D">
        <w:instrText xml:space="preserve"> HYPERLINK "mailto:dkillian@msi-inc.com" </w:instrText>
      </w:r>
      <w:bookmarkStart w:id="95" w:name="_@_9C16535FED8B4C38AFA2514538FFE088Z"/>
      <w:r>
        <w:rPr>
          <w:rStyle w:val="Mention"/>
        </w:rPr>
        <w:fldChar w:fldCharType="separate"/>
      </w:r>
      <w:bookmarkEnd w:id="95"/>
      <w:r w:rsidRPr="00B53E7D">
        <w:rPr>
          <w:rStyle w:val="Mention"/>
          <w:noProof/>
        </w:rPr>
        <w:t>@Killian, Dan</w:t>
      </w:r>
      <w:r>
        <w:fldChar w:fldCharType="end"/>
      </w:r>
      <w:r w:rsidRPr="00B53E7D">
        <w:t xml:space="preserve"> Frank said</w:t>
      </w:r>
      <w:r>
        <w:t xml:space="preserve"> that it was stressors but I only have stresses in all the documents</w:t>
      </w:r>
    </w:p>
  </w:comment>
  <w:comment w:id="93" w:author="Kelly, Sean2" w:date="2021-12-14T21:12:00Z" w:initials="KS">
    <w:p w14:paraId="7D7B4C21" w14:textId="34105ACB" w:rsidR="004F2DB6" w:rsidRDefault="004F2DB6">
      <w:pPr>
        <w:pStyle w:val="CommentText"/>
      </w:pPr>
      <w:r>
        <w:rPr>
          <w:rStyle w:val="CommentReference"/>
        </w:rPr>
        <w:annotationRef/>
      </w:r>
      <w:r>
        <w:t>It’s stresses.</w:t>
      </w:r>
    </w:p>
  </w:comment>
  <w:comment w:id="98" w:author="Kelly, Sean2" w:date="2021-12-15T11:19:00Z" w:initials="KS">
    <w:p w14:paraId="6484ADEE" w14:textId="7E89A9DC" w:rsidR="004F2DB6" w:rsidRDefault="004F2DB6">
      <w:pPr>
        <w:pStyle w:val="CommentText"/>
      </w:pPr>
      <w:r>
        <w:rPr>
          <w:rStyle w:val="CommentReference"/>
        </w:rPr>
        <w:annotationRef/>
      </w:r>
      <w:r>
        <w:t>There are too many figures below. Should we move all to annex?</w:t>
      </w:r>
    </w:p>
  </w:comment>
  <w:comment w:id="99" w:author="Killian, Dan" w:date="2021-12-15T02:18:00Z" w:initials="KD">
    <w:p w14:paraId="6E0D0E8D" w14:textId="62BB9640" w:rsidR="004F2DB6" w:rsidRDefault="004F2DB6">
      <w:pPr>
        <w:pStyle w:val="CommentText"/>
      </w:pPr>
      <w:r>
        <w:rPr>
          <w:rStyle w:val="CommentReference"/>
        </w:rPr>
        <w:annotationRef/>
      </w:r>
      <w:r>
        <w:t>Remove figures and use table</w:t>
      </w:r>
    </w:p>
  </w:comment>
  <w:comment w:id="102" w:author="Killian, Dan" w:date="2021-12-15T12:18:00Z" w:initials="KD">
    <w:p w14:paraId="110456E4" w14:textId="04F9D638" w:rsidR="004F2DB6" w:rsidRDefault="004F2DB6">
      <w:pPr>
        <w:pStyle w:val="CommentText"/>
      </w:pPr>
      <w:r>
        <w:rPr>
          <w:rStyle w:val="CommentReference"/>
        </w:rPr>
        <w:annotationRef/>
      </w:r>
      <w:r>
        <w:t xml:space="preserve">I </w:t>
      </w:r>
      <w:proofErr w:type="spellStart"/>
      <w:r>
        <w:t>thnk</w:t>
      </w:r>
      <w:proofErr w:type="spellEnd"/>
      <w:r>
        <w:t xml:space="preserve"> the only maps we’ll want to consider are the ones that rank some listing – shocks, foods, conflicts, </w:t>
      </w:r>
      <w:proofErr w:type="spellStart"/>
      <w:r>
        <w:t>etc</w:t>
      </w:r>
      <w:proofErr w:type="spellEnd"/>
    </w:p>
  </w:comment>
  <w:comment w:id="108" w:author="Fonseca, Carolyn" w:date="2021-12-10T12:28:00Z" w:initials="CF">
    <w:p w14:paraId="43762C61" w14:textId="069BB979" w:rsidR="004F2DB6" w:rsidRDefault="004F2DB6">
      <w:pPr>
        <w:pStyle w:val="CommentText"/>
      </w:pPr>
      <w:r>
        <w:rPr>
          <w:rStyle w:val="CommentReference"/>
        </w:rPr>
        <w:annotationRef/>
      </w:r>
      <w:r>
        <w:fldChar w:fldCharType="begin"/>
      </w:r>
      <w:r>
        <w:instrText xml:space="preserve"> HYPERLINK "mailto:Sean.Kelly@msi-inc.com" </w:instrText>
      </w:r>
      <w:bookmarkStart w:id="110" w:name="_@_33D2499845214F25A6BCD3A8C8912944Z"/>
      <w:r>
        <w:rPr>
          <w:rStyle w:val="Mention"/>
        </w:rPr>
        <w:fldChar w:fldCharType="separate"/>
      </w:r>
      <w:bookmarkEnd w:id="110"/>
      <w:r w:rsidRPr="0009626D">
        <w:rPr>
          <w:rStyle w:val="Mention"/>
          <w:noProof/>
        </w:rPr>
        <w:t>@Kelly, Sean2</w:t>
      </w:r>
      <w:r>
        <w:fldChar w:fldCharType="end"/>
      </w:r>
      <w:r>
        <w:t xml:space="preserve"> I like this table! And the colors!!! Nice does USAID need the actual correlations? And are they </w:t>
      </w:r>
      <w:proofErr w:type="gramStart"/>
      <w:r>
        <w:t>are</w:t>
      </w:r>
      <w:proofErr w:type="gramEnd"/>
      <w:r>
        <w:t xml:space="preserve"> *, **, or *** we need to add a note to this table with info about that, all our tables or output tables</w:t>
      </w:r>
    </w:p>
  </w:comment>
  <w:comment w:id="109" w:author="Kelly, Sean2" w:date="2021-12-13T21:57:00Z" w:initials="KS">
    <w:p w14:paraId="33AD6221" w14:textId="0771AF41" w:rsidR="004F2DB6" w:rsidRDefault="004F2DB6">
      <w:pPr>
        <w:pStyle w:val="CommentText"/>
      </w:pPr>
      <w:r>
        <w:rPr>
          <w:rStyle w:val="CommentReference"/>
        </w:rPr>
        <w:annotationRef/>
      </w:r>
      <w:r>
        <w:t>We have the actual correlations. Seems better positioned for the annex in my view. I’ve added a note under the table about statistical significance.</w:t>
      </w:r>
    </w:p>
  </w:comment>
  <w:comment w:id="113" w:author="Fonseca, Carolyn" w:date="2021-11-30T05:51:00Z" w:initials="CF">
    <w:p w14:paraId="1060CD34" w14:textId="2AEE64E7" w:rsidR="004F2DB6" w:rsidRDefault="004F2DB6">
      <w:pPr>
        <w:pStyle w:val="CommentText"/>
      </w:pPr>
      <w:r>
        <w:rPr>
          <w:rStyle w:val="CommentReference"/>
        </w:rPr>
        <w:annotationRef/>
      </w:r>
      <w:r>
        <w:t>Dan – are you changing this to just “Resilience”</w:t>
      </w:r>
    </w:p>
  </w:comment>
  <w:comment w:id="115" w:author="Fonseca, Carolyn" w:date="2021-11-17T11:41:00Z" w:initials="CF">
    <w:p w14:paraId="5741FA60" w14:textId="641C72FC" w:rsidR="004F2DB6" w:rsidRDefault="004F2DB6">
      <w:pPr>
        <w:pStyle w:val="CommentText"/>
      </w:pPr>
      <w:r>
        <w:rPr>
          <w:rStyle w:val="CommentReference"/>
        </w:rPr>
        <w:annotationRef/>
      </w:r>
      <w:r>
        <w:t>You might want to have a discussion section under each theme? Maybe one under the models of resilience?</w:t>
      </w:r>
    </w:p>
  </w:comment>
  <w:comment w:id="118" w:author="Fonseca, Carolyn" w:date="2021-12-10T12:29:00Z" w:initials="CF">
    <w:p w14:paraId="51168747" w14:textId="0F0A4943" w:rsidR="004F2DB6" w:rsidRDefault="004F2DB6">
      <w:pPr>
        <w:pStyle w:val="CommentText"/>
      </w:pPr>
      <w:r>
        <w:rPr>
          <w:rStyle w:val="CommentReference"/>
        </w:rPr>
        <w:annotationRef/>
      </w:r>
      <w:r>
        <w:t>We could change it to Next Steps or something like that…I think recommendations is fine, it’s a list of things to do next</w:t>
      </w:r>
    </w:p>
  </w:comment>
  <w:comment w:id="123" w:author="Killian, Dan" w:date="2021-12-15T12:20:00Z" w:initials="KD">
    <w:p w14:paraId="51D7F8CC" w14:textId="45A1B36B" w:rsidR="004F2DB6" w:rsidRDefault="004F2DB6">
      <w:pPr>
        <w:pStyle w:val="CommentText"/>
      </w:pPr>
      <w:r>
        <w:rPr>
          <w:rStyle w:val="CommentReference"/>
        </w:rPr>
        <w:annotationRef/>
      </w:r>
      <w:r>
        <w:fldChar w:fldCharType="begin"/>
      </w:r>
      <w:r>
        <w:instrText xml:space="preserve"> HYPERLINK "mailto:Sean.Kelly@msi-inc.com" </w:instrText>
      </w:r>
      <w:bookmarkStart w:id="125" w:name="_@_86A8B1494EED49CA99E1760E5A38E0E0Z"/>
      <w:r>
        <w:rPr>
          <w:rStyle w:val="Mention"/>
        </w:rPr>
        <w:fldChar w:fldCharType="separate"/>
      </w:r>
      <w:bookmarkEnd w:id="125"/>
      <w:r w:rsidRPr="00F6757F">
        <w:rPr>
          <w:rStyle w:val="Mention"/>
          <w:noProof/>
        </w:rPr>
        <w:t>@Kelly, Sean2</w:t>
      </w:r>
      <w:r>
        <w:fldChar w:fldCharType="end"/>
      </w:r>
      <w:r>
        <w:t xml:space="preserve"> try for just 2-3 pages on sampling and methods in body, refer them to this section for details</w:t>
      </w:r>
    </w:p>
  </w:comment>
  <w:comment w:id="124" w:author="Kelly, Sean2" w:date="2021-12-15T15:44:00Z" w:initials="KS">
    <w:p w14:paraId="33663CE0" w14:textId="2A11F720" w:rsidR="004F2DB6" w:rsidRDefault="004F2DB6">
      <w:pPr>
        <w:pStyle w:val="CommentText"/>
      </w:pPr>
      <w:r>
        <w:rPr>
          <w:rStyle w:val="CommentReference"/>
        </w:rPr>
        <w:annotationRef/>
      </w:r>
      <w:r>
        <w:t>Done.</w:t>
      </w:r>
    </w:p>
  </w:comment>
  <w:comment w:id="129" w:author="Kelly, Sean2" w:date="2021-12-15T16:31:00Z" w:initials="KS">
    <w:p w14:paraId="32623DEB" w14:textId="61AF25CA" w:rsidR="004F2DB6" w:rsidRDefault="004F2DB6">
      <w:pPr>
        <w:pStyle w:val="CommentText"/>
      </w:pPr>
      <w:r>
        <w:rPr>
          <w:rStyle w:val="CommentReference"/>
        </w:rPr>
        <w:annotationRef/>
      </w:r>
      <w:r>
        <w:fldChar w:fldCharType="begin"/>
      </w:r>
      <w:r>
        <w:instrText xml:space="preserve"> HYPERLINK "mailto:dkillian@msi-inc.com" </w:instrText>
      </w:r>
      <w:bookmarkStart w:id="130" w:name="_@_0BE3F9673A324621B1CB3BB2C0AE6FCCZ"/>
      <w:r>
        <w:rPr>
          <w:rStyle w:val="Mention"/>
        </w:rPr>
        <w:fldChar w:fldCharType="separate"/>
      </w:r>
      <w:bookmarkEnd w:id="130"/>
      <w:r w:rsidRPr="00762C46">
        <w:rPr>
          <w:rStyle w:val="Mention"/>
          <w:noProof/>
        </w:rPr>
        <w:t>@Killian, Dan</w:t>
      </w:r>
      <w:r>
        <w:fldChar w:fldCharType="end"/>
      </w:r>
      <w:r>
        <w:t xml:space="preserve"> Do you want to retain the column for the item number? I don’t think anyone who has not worked with the dataset will understand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4441D9" w15:done="0"/>
  <w15:commentEx w15:paraId="0A6A7CC3" w15:paraIdParent="374441D9" w15:done="0"/>
  <w15:commentEx w15:paraId="344C91E5" w15:done="0"/>
  <w15:commentEx w15:paraId="33DA7A77" w15:paraIdParent="344C91E5" w15:done="0"/>
  <w15:commentEx w15:paraId="0FC92DD9" w15:done="0"/>
  <w15:commentEx w15:paraId="4131C091" w15:done="0"/>
  <w15:commentEx w15:paraId="7F346965" w15:paraIdParent="4131C091" w15:done="0"/>
  <w15:commentEx w15:paraId="72EBC537" w15:done="0"/>
  <w15:commentEx w15:paraId="13DEE1A1" w15:done="0"/>
  <w15:commentEx w15:paraId="1AE1C648" w15:done="0"/>
  <w15:commentEx w15:paraId="62807213" w15:done="0"/>
  <w15:commentEx w15:paraId="3E711A5C" w15:done="0"/>
  <w15:commentEx w15:paraId="5B5FF5EB" w15:paraIdParent="3E711A5C" w15:done="0"/>
  <w15:commentEx w15:paraId="79069FD3" w15:paraIdParent="3E711A5C" w15:done="0"/>
  <w15:commentEx w15:paraId="2B42BB8B" w15:done="0"/>
  <w15:commentEx w15:paraId="570C0CA3" w15:paraIdParent="2B42BB8B" w15:done="0"/>
  <w15:commentEx w15:paraId="43DA20BA" w15:paraIdParent="2B42BB8B" w15:done="0"/>
  <w15:commentEx w15:paraId="3A21959E" w15:done="0"/>
  <w15:commentEx w15:paraId="7A4304CB" w15:paraIdParent="3A21959E" w15:done="0"/>
  <w15:commentEx w15:paraId="1468059E" w15:done="0"/>
  <w15:commentEx w15:paraId="6FDCCE1E" w15:paraIdParent="1468059E" w15:done="0"/>
  <w15:commentEx w15:paraId="333DF04C" w15:done="0"/>
  <w15:commentEx w15:paraId="464678E3" w15:done="0"/>
  <w15:commentEx w15:paraId="54D378E6" w15:paraIdParent="464678E3" w15:done="0"/>
  <w15:commentEx w15:paraId="71565BCE" w15:done="0"/>
  <w15:commentEx w15:paraId="70F807CE" w15:paraIdParent="71565BCE" w15:done="0"/>
  <w15:commentEx w15:paraId="6546D1E9" w15:done="0"/>
  <w15:commentEx w15:paraId="122DCE02" w15:paraIdParent="6546D1E9" w15:done="0"/>
  <w15:commentEx w15:paraId="2DEDF609" w15:done="0"/>
  <w15:commentEx w15:paraId="4E1205B0" w15:done="0"/>
  <w15:commentEx w15:paraId="7C7C5F20" w15:paraIdParent="4E1205B0" w15:done="0"/>
  <w15:commentEx w15:paraId="01237979" w15:done="0"/>
  <w15:commentEx w15:paraId="7B965F2C" w15:paraIdParent="01237979" w15:done="0"/>
  <w15:commentEx w15:paraId="7B273809" w15:done="0"/>
  <w15:commentEx w15:paraId="7D2D0D57" w15:paraIdParent="7B273809" w15:done="0"/>
  <w15:commentEx w15:paraId="0895C505" w15:done="0"/>
  <w15:commentEx w15:paraId="77DCD709" w15:paraIdParent="0895C505" w15:done="0"/>
  <w15:commentEx w15:paraId="7412D4A9" w15:done="0"/>
  <w15:commentEx w15:paraId="09D84597" w15:done="0"/>
  <w15:commentEx w15:paraId="7D7B4C21" w15:paraIdParent="09D84597" w15:done="0"/>
  <w15:commentEx w15:paraId="6484ADEE" w15:done="0"/>
  <w15:commentEx w15:paraId="6E0D0E8D" w15:paraIdParent="6484ADEE" w15:done="0"/>
  <w15:commentEx w15:paraId="110456E4" w15:done="0"/>
  <w15:commentEx w15:paraId="43762C61" w15:done="0"/>
  <w15:commentEx w15:paraId="33AD6221" w15:paraIdParent="43762C61" w15:done="0"/>
  <w15:commentEx w15:paraId="1060CD34" w15:done="0"/>
  <w15:commentEx w15:paraId="5741FA60" w15:done="0"/>
  <w15:commentEx w15:paraId="51168747" w15:done="0"/>
  <w15:commentEx w15:paraId="51D7F8CC" w15:done="0"/>
  <w15:commentEx w15:paraId="33663CE0" w15:paraIdParent="51D7F8CC" w15:done="0"/>
  <w15:commentEx w15:paraId="32623D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FD6EAE" w16cex:dateUtc="2021-09-28T14:36:00Z"/>
  <w16cex:commentExtensible w16cex:durableId="2564644E" w16cex:dateUtc="2021-12-15T10:55:00Z"/>
  <w16cex:commentExtensible w16cex:durableId="24FD69E6" w16cex:dateUtc="2021-09-28T14:16:00Z"/>
  <w16cex:commentExtensible w16cex:durableId="2501955D" w16cex:dateUtc="2021-10-01T18:10:00Z"/>
  <w16cex:commentExtensible w16cex:durableId="24FD6ECD" w16cex:dateUtc="2021-09-28T14:37:00Z"/>
  <w16cex:commentExtensible w16cex:durableId="25645795" w16cex:dateUtc="2021-12-15T10:00:00Z"/>
  <w16cex:commentExtensible w16cex:durableId="25646487" w16cex:dateUtc="2021-12-15T10:56:00Z"/>
  <w16cex:commentExtensible w16cex:durableId="255063EE" w16cex:dateUtc="2021-11-30T13:48:00Z"/>
  <w16cex:commentExtensible w16cex:durableId="2550640C" w16cex:dateUtc="2021-11-30T13:49:00Z"/>
  <w16cex:commentExtensible w16cex:durableId="254F227B" w16cex:dateUtc="2021-11-29T14:57:00Z"/>
  <w16cex:commentExtensible w16cex:durableId="254F2287" w16cex:dateUtc="2021-11-29T14:57:00Z"/>
  <w16cex:commentExtensible w16cex:durableId="25644FFA" w16cex:dateUtc="2021-12-15T09:28:00Z"/>
  <w16cex:commentExtensible w16cex:durableId="256459B0" w16cex:dateUtc="2021-12-15T10:10:00Z"/>
  <w16cex:commentExtensible w16cex:durableId="25646505" w16cex:dateUtc="2021-12-15T10:58:00Z"/>
  <w16cex:commentExtensible w16cex:durableId="254F2670" w16cex:dateUtc="2021-11-29T15:14:00Z"/>
  <w16cex:commentExtensible w16cex:durableId="255063BE" w16cex:dateUtc="2021-11-30T13:47:00Z"/>
  <w16cex:commentExtensible w16cex:durableId="25645038" w16cex:dateUtc="2021-12-15T09:30:00Z"/>
  <w16cex:commentExtensible w16cex:durableId="254F308A" w16cex:dateUtc="2021-11-29T15:57:00Z"/>
  <w16cex:commentExtensible w16cex:durableId="25649252" w16cex:dateUtc="2021-12-15T14:12:00Z"/>
  <w16cex:commentExtensible w16cex:durableId="255DA630" w16cex:dateUtc="2021-12-10T08:10:00Z"/>
  <w16cex:commentExtensible w16cex:durableId="255DE2C6" w16cex:dateUtc="2021-12-10T19:29:00Z"/>
  <w16cex:commentExtensible w16cex:durableId="255DE35C" w16cex:dateUtc="2021-12-10T19:31:00Z"/>
  <w16cex:commentExtensible w16cex:durableId="255DE46A" w16cex:dateUtc="2021-12-10T19:36:00Z"/>
  <w16cex:commentExtensible w16cex:durableId="2562E228" w16cex:dateUtc="2021-12-14T07:28:00Z"/>
  <w16cex:commentExtensible w16cex:durableId="255DE3B2" w16cex:dateUtc="2021-12-10T19:33:00Z"/>
  <w16cex:commentExtensible w16cex:durableId="2562CDEC" w16cex:dateUtc="2021-12-14T06:01:00Z"/>
  <w16cex:commentExtensible w16cex:durableId="255DE314" w16cex:dateUtc="2021-12-10T19:30:00Z"/>
  <w16cex:commentExtensible w16cex:durableId="2562CF69" w16cex:dateUtc="2021-12-14T06:08:00Z"/>
  <w16cex:commentExtensible w16cex:durableId="256459FD" w16cex:dateUtc="2021-12-15T10:11:00Z"/>
  <w16cex:commentExtensible w16cex:durableId="255DE920" w16cex:dateUtc="2021-12-10T19:56:00Z"/>
  <w16cex:commentExtensible w16cex:durableId="2562F49A" w16cex:dateUtc="2021-12-14T08:46:00Z"/>
  <w16cex:commentExtensible w16cex:durableId="255DEA5B" w16cex:dateUtc="2021-12-10T20:01:00Z"/>
  <w16cex:commentExtensible w16cex:durableId="2562CFE6" w16cex:dateUtc="2021-12-14T06:10:00Z"/>
  <w16cex:commentExtensible w16cex:durableId="2562EF2C" w16cex:dateUtc="2021-12-14T08:23:00Z"/>
  <w16cex:commentExtensible w16cex:durableId="25637691" w16cex:dateUtc="2021-12-14T18:01:00Z"/>
  <w16cex:commentExtensible w16cex:durableId="255DEC86" w16cex:dateUtc="2021-12-10T20:11:00Z"/>
  <w16cex:commentExtensible w16cex:durableId="25644AB6" w16cex:dateUtc="2021-12-15T09:06:00Z"/>
  <w16cex:commentExtensible w16cex:durableId="25644D5B" w16cex:dateUtc="2021-12-15T09:17:00Z"/>
  <w16cex:commentExtensible w16cex:durableId="255DEFD5" w16cex:dateUtc="2021-12-10T20:25:00Z"/>
  <w16cex:commentExtensible w16cex:durableId="25638736" w16cex:dateUtc="2021-12-14T19:12:00Z"/>
  <w16cex:commentExtensible w16cex:durableId="25644DAD" w16cex:dateUtc="2021-12-15T09:19:00Z"/>
  <w16cex:commentExtensible w16cex:durableId="25645BA2" w16cex:dateUtc="2021-12-15T10:18:00Z"/>
  <w16cex:commentExtensible w16cex:durableId="25645B7E" w16cex:dateUtc="2021-12-15T10:18:00Z"/>
  <w16cex:commentExtensible w16cex:durableId="255DF090" w16cex:dateUtc="2021-12-10T20:28:00Z"/>
  <w16cex:commentExtensible w16cex:durableId="2562CCD9" w16cex:dateUtc="2021-12-14T05:57:00Z"/>
  <w16cex:commentExtensible w16cex:durableId="25506484" w16cex:dateUtc="2021-11-30T13:51:00Z"/>
  <w16cex:commentExtensible w16cex:durableId="253F931E" w16cex:dateUtc="2021-11-17T19:41:00Z"/>
  <w16cex:commentExtensible w16cex:durableId="255DF0E3" w16cex:dateUtc="2021-12-10T20:29:00Z"/>
  <w16cex:commentExtensible w16cex:durableId="25645C19" w16cex:dateUtc="2021-12-15T10:20:00Z"/>
  <w16cex:commentExtensible w16cex:durableId="25648BC9" w16cex:dateUtc="2021-12-15T13:44:00Z"/>
  <w16cex:commentExtensible w16cex:durableId="256496F3" w16cex:dateUtc="2021-12-15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4441D9" w16cid:durableId="24FD6EAE"/>
  <w16cid:commentId w16cid:paraId="0A6A7CC3" w16cid:durableId="2564644E"/>
  <w16cid:commentId w16cid:paraId="344C91E5" w16cid:durableId="24FD69E6"/>
  <w16cid:commentId w16cid:paraId="33DA7A77" w16cid:durableId="2501955D"/>
  <w16cid:commentId w16cid:paraId="0FC92DD9" w16cid:durableId="24FD6ECD"/>
  <w16cid:commentId w16cid:paraId="4131C091" w16cid:durableId="25645795"/>
  <w16cid:commentId w16cid:paraId="7F346965" w16cid:durableId="25646487"/>
  <w16cid:commentId w16cid:paraId="72EBC537" w16cid:durableId="255063EE"/>
  <w16cid:commentId w16cid:paraId="13DEE1A1" w16cid:durableId="2550640C"/>
  <w16cid:commentId w16cid:paraId="1AE1C648" w16cid:durableId="254F227B"/>
  <w16cid:commentId w16cid:paraId="62807213" w16cid:durableId="254F2287"/>
  <w16cid:commentId w16cid:paraId="3E711A5C" w16cid:durableId="25644FFA"/>
  <w16cid:commentId w16cid:paraId="5B5FF5EB" w16cid:durableId="256459B0"/>
  <w16cid:commentId w16cid:paraId="79069FD3" w16cid:durableId="25646505"/>
  <w16cid:commentId w16cid:paraId="2B42BB8B" w16cid:durableId="254F2670"/>
  <w16cid:commentId w16cid:paraId="570C0CA3" w16cid:durableId="255063BE"/>
  <w16cid:commentId w16cid:paraId="43DA20BA" w16cid:durableId="25645038"/>
  <w16cid:commentId w16cid:paraId="3A21959E" w16cid:durableId="254F308A"/>
  <w16cid:commentId w16cid:paraId="7A4304CB" w16cid:durableId="25649252"/>
  <w16cid:commentId w16cid:paraId="1468059E" w16cid:durableId="255DA630"/>
  <w16cid:commentId w16cid:paraId="6FDCCE1E" w16cid:durableId="255DE2C6"/>
  <w16cid:commentId w16cid:paraId="333DF04C" w16cid:durableId="255DE35C"/>
  <w16cid:commentId w16cid:paraId="464678E3" w16cid:durableId="255DE46A"/>
  <w16cid:commentId w16cid:paraId="54D378E6" w16cid:durableId="2562E228"/>
  <w16cid:commentId w16cid:paraId="71565BCE" w16cid:durableId="255DE3B2"/>
  <w16cid:commentId w16cid:paraId="70F807CE" w16cid:durableId="2562CDEC"/>
  <w16cid:commentId w16cid:paraId="6546D1E9" w16cid:durableId="255DE314"/>
  <w16cid:commentId w16cid:paraId="122DCE02" w16cid:durableId="2562CF69"/>
  <w16cid:commentId w16cid:paraId="2DEDF609" w16cid:durableId="256459FD"/>
  <w16cid:commentId w16cid:paraId="4E1205B0" w16cid:durableId="255DE920"/>
  <w16cid:commentId w16cid:paraId="7C7C5F20" w16cid:durableId="2562F49A"/>
  <w16cid:commentId w16cid:paraId="01237979" w16cid:durableId="255DEA5B"/>
  <w16cid:commentId w16cid:paraId="7B965F2C" w16cid:durableId="2562CFE6"/>
  <w16cid:commentId w16cid:paraId="7B273809" w16cid:durableId="2562EF2C"/>
  <w16cid:commentId w16cid:paraId="7D2D0D57" w16cid:durableId="25637691"/>
  <w16cid:commentId w16cid:paraId="0895C505" w16cid:durableId="255DEC86"/>
  <w16cid:commentId w16cid:paraId="77DCD709" w16cid:durableId="25644AB6"/>
  <w16cid:commentId w16cid:paraId="7412D4A9" w16cid:durableId="25644D5B"/>
  <w16cid:commentId w16cid:paraId="09D84597" w16cid:durableId="255DEFD5"/>
  <w16cid:commentId w16cid:paraId="7D7B4C21" w16cid:durableId="25638736"/>
  <w16cid:commentId w16cid:paraId="6484ADEE" w16cid:durableId="25644DAD"/>
  <w16cid:commentId w16cid:paraId="6E0D0E8D" w16cid:durableId="25645BA2"/>
  <w16cid:commentId w16cid:paraId="110456E4" w16cid:durableId="25645B7E"/>
  <w16cid:commentId w16cid:paraId="43762C61" w16cid:durableId="255DF090"/>
  <w16cid:commentId w16cid:paraId="33AD6221" w16cid:durableId="2562CCD9"/>
  <w16cid:commentId w16cid:paraId="1060CD34" w16cid:durableId="25506484"/>
  <w16cid:commentId w16cid:paraId="5741FA60" w16cid:durableId="253F931E"/>
  <w16cid:commentId w16cid:paraId="51168747" w16cid:durableId="255DF0E3"/>
  <w16cid:commentId w16cid:paraId="51D7F8CC" w16cid:durableId="25645C19"/>
  <w16cid:commentId w16cid:paraId="33663CE0" w16cid:durableId="25648BC9"/>
  <w16cid:commentId w16cid:paraId="32623DEB" w16cid:durableId="256496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76755" w14:textId="77777777" w:rsidR="005A3C97" w:rsidRDefault="005A3C97">
      <w:pPr>
        <w:spacing w:after="0" w:line="240" w:lineRule="auto"/>
      </w:pPr>
      <w:r>
        <w:separator/>
      </w:r>
    </w:p>
  </w:endnote>
  <w:endnote w:type="continuationSeparator" w:id="0">
    <w:p w14:paraId="646F082B" w14:textId="77777777" w:rsidR="005A3C97" w:rsidRDefault="005A3C97">
      <w:pPr>
        <w:spacing w:after="0" w:line="240" w:lineRule="auto"/>
      </w:pPr>
      <w:r>
        <w:continuationSeparator/>
      </w:r>
    </w:p>
  </w:endnote>
  <w:endnote w:type="continuationNotice" w:id="1">
    <w:p w14:paraId="1D12881E" w14:textId="77777777" w:rsidR="005A3C97" w:rsidRDefault="005A3C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ill Sans">
    <w:altName w:val="Arial"/>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Gill Sans MT"/>
    <w:panose1 w:val="00000000000000000000"/>
    <w:charset w:val="4D"/>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5" w14:textId="77777777" w:rsidR="004F2DB6" w:rsidRDefault="004F2DB6">
    <w:pPr>
      <w:pBdr>
        <w:top w:val="nil"/>
        <w:left w:val="nil"/>
        <w:bottom w:val="nil"/>
        <w:right w:val="nil"/>
        <w:between w:val="nil"/>
      </w:pBdr>
      <w:tabs>
        <w:tab w:val="center" w:pos="4320"/>
        <w:tab w:val="right" w:pos="8640"/>
      </w:tabs>
      <w:spacing w:after="0" w:line="240" w:lineRule="auto"/>
      <w:ind w:right="360" w:firstLine="360"/>
      <w:jc w:val="center"/>
      <w:rPr>
        <w:rFonts w:ascii="Gill Sans" w:hAnsi="Gill Sans" w:cs="Gill Sans"/>
        <w:smallCaps/>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4" w14:textId="77777777" w:rsidR="004F2DB6" w:rsidRDefault="004F2DB6">
    <w:pPr>
      <w:pBdr>
        <w:top w:val="nil"/>
        <w:left w:val="nil"/>
        <w:bottom w:val="nil"/>
        <w:right w:val="nil"/>
        <w:between w:val="nil"/>
      </w:pBdr>
      <w:tabs>
        <w:tab w:val="center" w:pos="4320"/>
        <w:tab w:val="right" w:pos="8640"/>
      </w:tabs>
      <w:spacing w:after="0" w:line="240" w:lineRule="auto"/>
      <w:rPr>
        <w:rFonts w:ascii="Gill Sans" w:hAnsi="Gill Sans" w:cs="Gill Sans"/>
        <w:smallCaps/>
        <w:sz w:val="16"/>
        <w:szCs w:val="16"/>
      </w:rPr>
    </w:pPr>
    <w:r>
      <w:rPr>
        <w:rFonts w:ascii="Gill Sans" w:hAnsi="Gill Sans" w:cs="Gill Sans"/>
        <w:smallCaps/>
        <w:sz w:val="16"/>
        <w:szCs w:val="16"/>
      </w:rPr>
      <w:t>This publication was produced for review by the United States Agency for International Development. It was prepared by Management Systems International, A Tetra Tech Company.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9" w14:textId="41B7E74F" w:rsidR="004F2DB6" w:rsidRDefault="004F2DB6">
    <w:pPr>
      <w:pBdr>
        <w:top w:val="nil"/>
        <w:left w:val="nil"/>
        <w:bottom w:val="nil"/>
        <w:right w:val="nil"/>
        <w:between w:val="nil"/>
      </w:pBdr>
      <w:tabs>
        <w:tab w:val="center" w:pos="4320"/>
        <w:tab w:val="right" w:pos="8640"/>
      </w:tabs>
      <w:spacing w:after="0" w:line="240" w:lineRule="auto"/>
      <w:rPr>
        <w:rFonts w:ascii="Gill Sans" w:hAnsi="Gill Sans" w:cs="Gill Sans"/>
        <w:b/>
        <w:smallCaps/>
        <w:sz w:val="16"/>
        <w:szCs w:val="16"/>
      </w:rPr>
    </w:pPr>
    <w:r>
      <w:rPr>
        <w:rFonts w:ascii="Gill Sans" w:hAnsi="Gill Sans" w:cs="Gill Sans"/>
        <w:smallCaps/>
        <w:sz w:val="16"/>
        <w:szCs w:val="16"/>
      </w:rPr>
      <w:t>Usaid.gov</w:t>
    </w:r>
    <w:r>
      <w:rPr>
        <w:rFonts w:ascii="Gill Sans" w:hAnsi="Gill Sans" w:cs="Gill Sans"/>
        <w:smallCaps/>
        <w:sz w:val="16"/>
        <w:szCs w:val="16"/>
      </w:rPr>
      <w:tab/>
    </w:r>
    <w:r>
      <w:rPr>
        <w:rFonts w:ascii="Gill Sans" w:hAnsi="Gill Sans" w:cs="Gill Sans"/>
        <w:smallCaps/>
        <w:sz w:val="16"/>
        <w:szCs w:val="16"/>
      </w:rPr>
      <w:tab/>
      <w:t xml:space="preserve">South Sudan Resilience Baseline    | </w:t>
    </w:r>
    <w:r>
      <w:rPr>
        <w:rFonts w:ascii="Gill Sans" w:hAnsi="Gill Sans" w:cs="Gill Sans"/>
        <w:b/>
        <w:smallCaps/>
        <w:sz w:val="16"/>
        <w:szCs w:val="16"/>
      </w:rPr>
      <w:fldChar w:fldCharType="begin"/>
    </w:r>
    <w:r>
      <w:rPr>
        <w:rFonts w:ascii="Gill Sans" w:hAnsi="Gill Sans" w:cs="Gill Sans"/>
        <w:b/>
        <w:smallCaps/>
        <w:sz w:val="16"/>
        <w:szCs w:val="16"/>
      </w:rPr>
      <w:instrText>PAGE</w:instrText>
    </w:r>
    <w:r>
      <w:rPr>
        <w:rFonts w:ascii="Gill Sans" w:hAnsi="Gill Sans" w:cs="Gill Sans"/>
        <w:b/>
        <w:smallCaps/>
        <w:sz w:val="16"/>
        <w:szCs w:val="16"/>
      </w:rPr>
      <w:fldChar w:fldCharType="separate"/>
    </w:r>
    <w:r>
      <w:rPr>
        <w:rFonts w:ascii="Gill Sans" w:hAnsi="Gill Sans" w:cs="Gill Sans"/>
        <w:b/>
        <w:smallCaps/>
        <w:noProof/>
        <w:sz w:val="16"/>
        <w:szCs w:val="16"/>
      </w:rPr>
      <w:t>2</w:t>
    </w:r>
    <w:r>
      <w:rPr>
        <w:rFonts w:ascii="Gill Sans" w:hAnsi="Gill Sans" w:cs="Gill Sans"/>
        <w:b/>
        <w:smallCaps/>
        <w:sz w:val="16"/>
        <w:szCs w:val="16"/>
      </w:rPr>
      <w:fldChar w:fldCharType="end"/>
    </w:r>
  </w:p>
  <w:p w14:paraId="000001FA" w14:textId="77777777" w:rsidR="004F2DB6" w:rsidRDefault="004F2DB6">
    <w:pPr>
      <w:widowControl w:val="0"/>
      <w:pBdr>
        <w:top w:val="nil"/>
        <w:left w:val="nil"/>
        <w:bottom w:val="nil"/>
        <w:right w:val="nil"/>
        <w:between w:val="nil"/>
      </w:pBdr>
      <w:spacing w:after="0" w:line="276" w:lineRule="auto"/>
      <w:rPr>
        <w:rFonts w:ascii="Gill Sans" w:hAnsi="Gill Sans" w:cs="Gill Sans"/>
        <w:b/>
        <w:smallCaps/>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8" w14:textId="58292837" w:rsidR="004F2DB6" w:rsidRPr="007B28DA" w:rsidRDefault="004F2DB6" w:rsidP="007B28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C" w14:textId="67D170AC" w:rsidR="004F2DB6" w:rsidRDefault="004F2DB6">
    <w:pPr>
      <w:pBdr>
        <w:top w:val="nil"/>
        <w:left w:val="nil"/>
        <w:bottom w:val="nil"/>
        <w:right w:val="nil"/>
        <w:between w:val="nil"/>
      </w:pBdr>
      <w:tabs>
        <w:tab w:val="center" w:pos="4320"/>
        <w:tab w:val="right" w:pos="8640"/>
      </w:tabs>
      <w:spacing w:after="0" w:line="240" w:lineRule="auto"/>
      <w:rPr>
        <w:rFonts w:ascii="Gill Sans" w:hAnsi="Gill Sans" w:cs="Gill Sans"/>
        <w:b/>
        <w:smallCaps/>
        <w:sz w:val="16"/>
        <w:szCs w:val="16"/>
      </w:rPr>
    </w:pPr>
    <w:r>
      <w:rPr>
        <w:rFonts w:ascii="Gill Sans" w:hAnsi="Gill Sans" w:cs="Gill Sans"/>
        <w:smallCaps/>
        <w:sz w:val="16"/>
        <w:szCs w:val="16"/>
      </w:rPr>
      <w:t>USAID.GOV</w:t>
    </w:r>
    <w:r>
      <w:rPr>
        <w:rFonts w:ascii="Gill Sans" w:hAnsi="Gill Sans" w:cs="Gill Sans"/>
        <w:smallCaps/>
        <w:sz w:val="16"/>
        <w:szCs w:val="16"/>
      </w:rPr>
      <w:tab/>
      <w:t xml:space="preserve">                                                                                                                                           SOUTH SUDAN RESILIENCE BASELINE    | </w:t>
    </w:r>
    <w:r>
      <w:rPr>
        <w:rFonts w:ascii="Gill Sans" w:hAnsi="Gill Sans" w:cs="Gill Sans"/>
        <w:b/>
        <w:smallCaps/>
        <w:sz w:val="16"/>
        <w:szCs w:val="16"/>
      </w:rPr>
      <w:fldChar w:fldCharType="begin"/>
    </w:r>
    <w:r>
      <w:rPr>
        <w:rFonts w:ascii="Gill Sans" w:hAnsi="Gill Sans" w:cs="Gill Sans"/>
        <w:b/>
        <w:smallCaps/>
        <w:sz w:val="16"/>
        <w:szCs w:val="16"/>
      </w:rPr>
      <w:instrText>PAGE</w:instrText>
    </w:r>
    <w:r>
      <w:rPr>
        <w:rFonts w:ascii="Gill Sans" w:hAnsi="Gill Sans" w:cs="Gill Sans"/>
        <w:b/>
        <w:smallCaps/>
        <w:sz w:val="16"/>
        <w:szCs w:val="16"/>
      </w:rPr>
      <w:fldChar w:fldCharType="separate"/>
    </w:r>
    <w:r>
      <w:rPr>
        <w:rFonts w:ascii="Gill Sans" w:hAnsi="Gill Sans" w:cs="Gill Sans"/>
        <w:b/>
        <w:smallCaps/>
        <w:noProof/>
        <w:sz w:val="16"/>
        <w:szCs w:val="16"/>
      </w:rPr>
      <w:t>36</w:t>
    </w:r>
    <w:r>
      <w:rPr>
        <w:rFonts w:ascii="Gill Sans" w:hAnsi="Gill Sans" w:cs="Gill Sans"/>
        <w:b/>
        <w:smallCaps/>
        <w:sz w:val="16"/>
        <w:szCs w:val="16"/>
      </w:rPr>
      <w:fldChar w:fldCharType="end"/>
    </w:r>
  </w:p>
  <w:p w14:paraId="000001FD" w14:textId="77777777" w:rsidR="004F2DB6" w:rsidRDefault="004F2DB6">
    <w:pPr>
      <w:widowControl w:val="0"/>
      <w:pBdr>
        <w:top w:val="nil"/>
        <w:left w:val="nil"/>
        <w:bottom w:val="nil"/>
        <w:right w:val="nil"/>
        <w:between w:val="nil"/>
      </w:pBdr>
      <w:spacing w:after="0" w:line="276" w:lineRule="auto"/>
      <w:rPr>
        <w:rFonts w:ascii="Gill Sans" w:hAnsi="Gill Sans" w:cs="Gill Sans"/>
        <w:b/>
        <w:smallCaps/>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B" w14:textId="0B2F4C19" w:rsidR="004F2DB6" w:rsidRPr="007B28DA" w:rsidRDefault="004F2DB6" w:rsidP="008E6750">
    <w:pPr>
      <w:pBdr>
        <w:top w:val="nil"/>
        <w:left w:val="nil"/>
        <w:bottom w:val="nil"/>
        <w:right w:val="nil"/>
        <w:between w:val="nil"/>
      </w:pBdr>
      <w:spacing w:after="0" w:line="240" w:lineRule="auto"/>
      <w:rPr>
        <w:rFonts w:ascii="Gill Sans" w:hAnsi="Gill Sans" w:cs="Gill Sans"/>
        <w:b/>
        <w:smallCaps/>
        <w:sz w:val="16"/>
        <w:szCs w:val="16"/>
      </w:rPr>
    </w:pPr>
    <w:r>
      <w:rPr>
        <w:rFonts w:ascii="Gill Sans" w:hAnsi="Gill Sans" w:cs="Gill Sans"/>
        <w:smallCaps/>
        <w:sz w:val="16"/>
        <w:szCs w:val="16"/>
      </w:rPr>
      <w:t>USAID.GOV</w:t>
    </w:r>
    <w:r>
      <w:rPr>
        <w:rFonts w:ascii="Gill Sans" w:hAnsi="Gill Sans" w:cs="Gill Sans"/>
        <w:smallCaps/>
        <w:sz w:val="16"/>
        <w:szCs w:val="16"/>
      </w:rPr>
      <w:tab/>
    </w:r>
    <w:r>
      <w:rPr>
        <w:rFonts w:ascii="Gill Sans" w:hAnsi="Gill Sans" w:cs="Gill Sans"/>
        <w:smallCaps/>
        <w:sz w:val="16"/>
        <w:szCs w:val="16"/>
      </w:rPr>
      <w:tab/>
      <w:t xml:space="preserve">                   </w:t>
    </w:r>
    <w:r>
      <w:rPr>
        <w:rFonts w:ascii="Gill Sans" w:hAnsi="Gill Sans" w:cs="Gill Sans"/>
        <w:smallCaps/>
        <w:sz w:val="16"/>
        <w:szCs w:val="16"/>
      </w:rPr>
      <w:tab/>
    </w:r>
    <w:r>
      <w:rPr>
        <w:rFonts w:ascii="Gill Sans" w:hAnsi="Gill Sans" w:cs="Gill Sans"/>
        <w:smallCaps/>
        <w:sz w:val="16"/>
        <w:szCs w:val="16"/>
      </w:rPr>
      <w:tab/>
      <w:t xml:space="preserve">                                                                SOUTH SUDAN RESILIENCE BASELINE    | </w:t>
    </w:r>
    <w:r>
      <w:rPr>
        <w:rFonts w:ascii="Gill Sans" w:hAnsi="Gill Sans" w:cs="Gill Sans"/>
        <w:b/>
        <w:smallCaps/>
        <w:sz w:val="16"/>
        <w:szCs w:val="16"/>
      </w:rPr>
      <w:fldChar w:fldCharType="begin"/>
    </w:r>
    <w:r>
      <w:rPr>
        <w:rFonts w:ascii="Gill Sans" w:hAnsi="Gill Sans" w:cs="Gill Sans"/>
        <w:b/>
        <w:smallCaps/>
        <w:sz w:val="16"/>
        <w:szCs w:val="16"/>
      </w:rPr>
      <w:instrText>PAGE</w:instrText>
    </w:r>
    <w:r>
      <w:rPr>
        <w:rFonts w:ascii="Gill Sans" w:hAnsi="Gill Sans" w:cs="Gill Sans"/>
        <w:b/>
        <w:smallCaps/>
        <w:sz w:val="16"/>
        <w:szCs w:val="16"/>
      </w:rPr>
      <w:fldChar w:fldCharType="separate"/>
    </w:r>
    <w:r>
      <w:rPr>
        <w:rFonts w:ascii="Gill Sans" w:hAnsi="Gill Sans" w:cs="Gill Sans"/>
        <w:b/>
        <w:smallCaps/>
        <w:sz w:val="16"/>
        <w:szCs w:val="16"/>
      </w:rPr>
      <w:t>2</w:t>
    </w:r>
    <w:r>
      <w:rPr>
        <w:rFonts w:ascii="Gill Sans" w:hAnsi="Gill Sans" w:cs="Gill Sans"/>
        <w:b/>
        <w:smallCap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EE582" w14:textId="77777777" w:rsidR="005A3C97" w:rsidRDefault="005A3C97">
      <w:pPr>
        <w:spacing w:after="0" w:line="240" w:lineRule="auto"/>
      </w:pPr>
      <w:r>
        <w:separator/>
      </w:r>
    </w:p>
  </w:footnote>
  <w:footnote w:type="continuationSeparator" w:id="0">
    <w:p w14:paraId="54978C40" w14:textId="77777777" w:rsidR="005A3C97" w:rsidRDefault="005A3C97">
      <w:pPr>
        <w:spacing w:after="0" w:line="240" w:lineRule="auto"/>
      </w:pPr>
      <w:r>
        <w:continuationSeparator/>
      </w:r>
    </w:p>
  </w:footnote>
  <w:footnote w:type="continuationNotice" w:id="1">
    <w:p w14:paraId="0B1F1CF5" w14:textId="77777777" w:rsidR="005A3C97" w:rsidRDefault="005A3C97">
      <w:pPr>
        <w:spacing w:after="0" w:line="240" w:lineRule="auto"/>
      </w:pPr>
    </w:p>
  </w:footnote>
  <w:footnote w:id="2">
    <w:p w14:paraId="73F2F0FD" w14:textId="45C7B5B6" w:rsidR="004F2DB6" w:rsidRPr="002F750C" w:rsidRDefault="004F2DB6">
      <w:pPr>
        <w:pStyle w:val="FootnoteText"/>
        <w:rPr>
          <w:rFonts w:ascii="Gill Sans MT" w:hAnsi="Gill Sans MT"/>
        </w:rPr>
      </w:pPr>
      <w:r w:rsidRPr="002F750C">
        <w:rPr>
          <w:rStyle w:val="FootnoteReference"/>
          <w:rFonts w:ascii="Gill Sans MT" w:hAnsi="Gill Sans MT"/>
        </w:rPr>
        <w:footnoteRef/>
      </w:r>
      <w:r w:rsidRPr="002F750C">
        <w:rPr>
          <w:rFonts w:ascii="Gill Sans MT" w:hAnsi="Gill Sans MT"/>
        </w:rPr>
        <w:t xml:space="preserve"> There are 16 foods. Multiple items for meats and vegetables are collapsed into single categories, resulting in 12 items.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7E8"/>
    <w:multiLevelType w:val="hybridMultilevel"/>
    <w:tmpl w:val="9E4E9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8440B"/>
    <w:multiLevelType w:val="hybridMultilevel"/>
    <w:tmpl w:val="2FE60D66"/>
    <w:lvl w:ilvl="0" w:tplc="712E57FE">
      <w:start w:val="1"/>
      <w:numFmt w:val="bullet"/>
      <w:lvlText w:val="•"/>
      <w:lvlJc w:val="left"/>
      <w:pPr>
        <w:tabs>
          <w:tab w:val="num" w:pos="720"/>
        </w:tabs>
        <w:ind w:left="720" w:hanging="360"/>
      </w:pPr>
      <w:rPr>
        <w:rFonts w:ascii="Arial" w:hAnsi="Arial" w:hint="default"/>
      </w:rPr>
    </w:lvl>
    <w:lvl w:ilvl="1" w:tplc="23ACD2E8" w:tentative="1">
      <w:start w:val="1"/>
      <w:numFmt w:val="bullet"/>
      <w:lvlText w:val="•"/>
      <w:lvlJc w:val="left"/>
      <w:pPr>
        <w:tabs>
          <w:tab w:val="num" w:pos="1440"/>
        </w:tabs>
        <w:ind w:left="1440" w:hanging="360"/>
      </w:pPr>
      <w:rPr>
        <w:rFonts w:ascii="Arial" w:hAnsi="Arial" w:hint="default"/>
      </w:rPr>
    </w:lvl>
    <w:lvl w:ilvl="2" w:tplc="A3464796" w:tentative="1">
      <w:start w:val="1"/>
      <w:numFmt w:val="bullet"/>
      <w:lvlText w:val="•"/>
      <w:lvlJc w:val="left"/>
      <w:pPr>
        <w:tabs>
          <w:tab w:val="num" w:pos="2160"/>
        </w:tabs>
        <w:ind w:left="2160" w:hanging="360"/>
      </w:pPr>
      <w:rPr>
        <w:rFonts w:ascii="Arial" w:hAnsi="Arial" w:hint="default"/>
      </w:rPr>
    </w:lvl>
    <w:lvl w:ilvl="3" w:tplc="9E86239C" w:tentative="1">
      <w:start w:val="1"/>
      <w:numFmt w:val="bullet"/>
      <w:lvlText w:val="•"/>
      <w:lvlJc w:val="left"/>
      <w:pPr>
        <w:tabs>
          <w:tab w:val="num" w:pos="2880"/>
        </w:tabs>
        <w:ind w:left="2880" w:hanging="360"/>
      </w:pPr>
      <w:rPr>
        <w:rFonts w:ascii="Arial" w:hAnsi="Arial" w:hint="default"/>
      </w:rPr>
    </w:lvl>
    <w:lvl w:ilvl="4" w:tplc="85BE6D6A" w:tentative="1">
      <w:start w:val="1"/>
      <w:numFmt w:val="bullet"/>
      <w:lvlText w:val="•"/>
      <w:lvlJc w:val="left"/>
      <w:pPr>
        <w:tabs>
          <w:tab w:val="num" w:pos="3600"/>
        </w:tabs>
        <w:ind w:left="3600" w:hanging="360"/>
      </w:pPr>
      <w:rPr>
        <w:rFonts w:ascii="Arial" w:hAnsi="Arial" w:hint="default"/>
      </w:rPr>
    </w:lvl>
    <w:lvl w:ilvl="5" w:tplc="D7E0467A" w:tentative="1">
      <w:start w:val="1"/>
      <w:numFmt w:val="bullet"/>
      <w:lvlText w:val="•"/>
      <w:lvlJc w:val="left"/>
      <w:pPr>
        <w:tabs>
          <w:tab w:val="num" w:pos="4320"/>
        </w:tabs>
        <w:ind w:left="4320" w:hanging="360"/>
      </w:pPr>
      <w:rPr>
        <w:rFonts w:ascii="Arial" w:hAnsi="Arial" w:hint="default"/>
      </w:rPr>
    </w:lvl>
    <w:lvl w:ilvl="6" w:tplc="17A2E388" w:tentative="1">
      <w:start w:val="1"/>
      <w:numFmt w:val="bullet"/>
      <w:lvlText w:val="•"/>
      <w:lvlJc w:val="left"/>
      <w:pPr>
        <w:tabs>
          <w:tab w:val="num" w:pos="5040"/>
        </w:tabs>
        <w:ind w:left="5040" w:hanging="360"/>
      </w:pPr>
      <w:rPr>
        <w:rFonts w:ascii="Arial" w:hAnsi="Arial" w:hint="default"/>
      </w:rPr>
    </w:lvl>
    <w:lvl w:ilvl="7" w:tplc="8AF449A8" w:tentative="1">
      <w:start w:val="1"/>
      <w:numFmt w:val="bullet"/>
      <w:lvlText w:val="•"/>
      <w:lvlJc w:val="left"/>
      <w:pPr>
        <w:tabs>
          <w:tab w:val="num" w:pos="5760"/>
        </w:tabs>
        <w:ind w:left="5760" w:hanging="360"/>
      </w:pPr>
      <w:rPr>
        <w:rFonts w:ascii="Arial" w:hAnsi="Arial" w:hint="default"/>
      </w:rPr>
    </w:lvl>
    <w:lvl w:ilvl="8" w:tplc="129A08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0459CB"/>
    <w:multiLevelType w:val="hybridMultilevel"/>
    <w:tmpl w:val="F24C0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C79F5"/>
    <w:multiLevelType w:val="hybridMultilevel"/>
    <w:tmpl w:val="0EDC6DB8"/>
    <w:lvl w:ilvl="0" w:tplc="9D32EE96">
      <w:start w:val="1"/>
      <w:numFmt w:val="bullet"/>
      <w:lvlText w:val="-"/>
      <w:lvlJc w:val="left"/>
      <w:pPr>
        <w:tabs>
          <w:tab w:val="num" w:pos="720"/>
        </w:tabs>
        <w:ind w:left="720" w:hanging="360"/>
      </w:pPr>
      <w:rPr>
        <w:rFonts w:ascii="Times New Roman" w:hAnsi="Times New Roman" w:hint="default"/>
      </w:rPr>
    </w:lvl>
    <w:lvl w:ilvl="1" w:tplc="811A4E58" w:tentative="1">
      <w:start w:val="1"/>
      <w:numFmt w:val="bullet"/>
      <w:lvlText w:val="-"/>
      <w:lvlJc w:val="left"/>
      <w:pPr>
        <w:tabs>
          <w:tab w:val="num" w:pos="1440"/>
        </w:tabs>
        <w:ind w:left="1440" w:hanging="360"/>
      </w:pPr>
      <w:rPr>
        <w:rFonts w:ascii="Times New Roman" w:hAnsi="Times New Roman" w:hint="default"/>
      </w:rPr>
    </w:lvl>
    <w:lvl w:ilvl="2" w:tplc="DAE8A268" w:tentative="1">
      <w:start w:val="1"/>
      <w:numFmt w:val="bullet"/>
      <w:lvlText w:val="-"/>
      <w:lvlJc w:val="left"/>
      <w:pPr>
        <w:tabs>
          <w:tab w:val="num" w:pos="2160"/>
        </w:tabs>
        <w:ind w:left="2160" w:hanging="360"/>
      </w:pPr>
      <w:rPr>
        <w:rFonts w:ascii="Times New Roman" w:hAnsi="Times New Roman" w:hint="default"/>
      </w:rPr>
    </w:lvl>
    <w:lvl w:ilvl="3" w:tplc="1F0A211E" w:tentative="1">
      <w:start w:val="1"/>
      <w:numFmt w:val="bullet"/>
      <w:lvlText w:val="-"/>
      <w:lvlJc w:val="left"/>
      <w:pPr>
        <w:tabs>
          <w:tab w:val="num" w:pos="2880"/>
        </w:tabs>
        <w:ind w:left="2880" w:hanging="360"/>
      </w:pPr>
      <w:rPr>
        <w:rFonts w:ascii="Times New Roman" w:hAnsi="Times New Roman" w:hint="default"/>
      </w:rPr>
    </w:lvl>
    <w:lvl w:ilvl="4" w:tplc="E9282C46" w:tentative="1">
      <w:start w:val="1"/>
      <w:numFmt w:val="bullet"/>
      <w:lvlText w:val="-"/>
      <w:lvlJc w:val="left"/>
      <w:pPr>
        <w:tabs>
          <w:tab w:val="num" w:pos="3600"/>
        </w:tabs>
        <w:ind w:left="3600" w:hanging="360"/>
      </w:pPr>
      <w:rPr>
        <w:rFonts w:ascii="Times New Roman" w:hAnsi="Times New Roman" w:hint="default"/>
      </w:rPr>
    </w:lvl>
    <w:lvl w:ilvl="5" w:tplc="E74A7D76" w:tentative="1">
      <w:start w:val="1"/>
      <w:numFmt w:val="bullet"/>
      <w:lvlText w:val="-"/>
      <w:lvlJc w:val="left"/>
      <w:pPr>
        <w:tabs>
          <w:tab w:val="num" w:pos="4320"/>
        </w:tabs>
        <w:ind w:left="4320" w:hanging="360"/>
      </w:pPr>
      <w:rPr>
        <w:rFonts w:ascii="Times New Roman" w:hAnsi="Times New Roman" w:hint="default"/>
      </w:rPr>
    </w:lvl>
    <w:lvl w:ilvl="6" w:tplc="7DA22A38" w:tentative="1">
      <w:start w:val="1"/>
      <w:numFmt w:val="bullet"/>
      <w:lvlText w:val="-"/>
      <w:lvlJc w:val="left"/>
      <w:pPr>
        <w:tabs>
          <w:tab w:val="num" w:pos="5040"/>
        </w:tabs>
        <w:ind w:left="5040" w:hanging="360"/>
      </w:pPr>
      <w:rPr>
        <w:rFonts w:ascii="Times New Roman" w:hAnsi="Times New Roman" w:hint="default"/>
      </w:rPr>
    </w:lvl>
    <w:lvl w:ilvl="7" w:tplc="F1E6AE58" w:tentative="1">
      <w:start w:val="1"/>
      <w:numFmt w:val="bullet"/>
      <w:lvlText w:val="-"/>
      <w:lvlJc w:val="left"/>
      <w:pPr>
        <w:tabs>
          <w:tab w:val="num" w:pos="5760"/>
        </w:tabs>
        <w:ind w:left="5760" w:hanging="360"/>
      </w:pPr>
      <w:rPr>
        <w:rFonts w:ascii="Times New Roman" w:hAnsi="Times New Roman" w:hint="default"/>
      </w:rPr>
    </w:lvl>
    <w:lvl w:ilvl="8" w:tplc="1CBCDF5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48E725A"/>
    <w:multiLevelType w:val="hybridMultilevel"/>
    <w:tmpl w:val="4C6E943A"/>
    <w:lvl w:ilvl="0" w:tplc="0C6E2216">
      <w:start w:val="1"/>
      <w:numFmt w:val="bullet"/>
      <w:lvlText w:val="-"/>
      <w:lvlJc w:val="left"/>
      <w:pPr>
        <w:tabs>
          <w:tab w:val="num" w:pos="720"/>
        </w:tabs>
        <w:ind w:left="720" w:hanging="360"/>
      </w:pPr>
      <w:rPr>
        <w:rFonts w:ascii="Times New Roman" w:hAnsi="Times New Roman" w:hint="default"/>
      </w:rPr>
    </w:lvl>
    <w:lvl w:ilvl="1" w:tplc="1EF8505A" w:tentative="1">
      <w:start w:val="1"/>
      <w:numFmt w:val="bullet"/>
      <w:lvlText w:val="-"/>
      <w:lvlJc w:val="left"/>
      <w:pPr>
        <w:tabs>
          <w:tab w:val="num" w:pos="1440"/>
        </w:tabs>
        <w:ind w:left="1440" w:hanging="360"/>
      </w:pPr>
      <w:rPr>
        <w:rFonts w:ascii="Times New Roman" w:hAnsi="Times New Roman" w:hint="default"/>
      </w:rPr>
    </w:lvl>
    <w:lvl w:ilvl="2" w:tplc="21E21F02" w:tentative="1">
      <w:start w:val="1"/>
      <w:numFmt w:val="bullet"/>
      <w:lvlText w:val="-"/>
      <w:lvlJc w:val="left"/>
      <w:pPr>
        <w:tabs>
          <w:tab w:val="num" w:pos="2160"/>
        </w:tabs>
        <w:ind w:left="2160" w:hanging="360"/>
      </w:pPr>
      <w:rPr>
        <w:rFonts w:ascii="Times New Roman" w:hAnsi="Times New Roman" w:hint="default"/>
      </w:rPr>
    </w:lvl>
    <w:lvl w:ilvl="3" w:tplc="DFC653EA" w:tentative="1">
      <w:start w:val="1"/>
      <w:numFmt w:val="bullet"/>
      <w:lvlText w:val="-"/>
      <w:lvlJc w:val="left"/>
      <w:pPr>
        <w:tabs>
          <w:tab w:val="num" w:pos="2880"/>
        </w:tabs>
        <w:ind w:left="2880" w:hanging="360"/>
      </w:pPr>
      <w:rPr>
        <w:rFonts w:ascii="Times New Roman" w:hAnsi="Times New Roman" w:hint="default"/>
      </w:rPr>
    </w:lvl>
    <w:lvl w:ilvl="4" w:tplc="B7FCB9AA" w:tentative="1">
      <w:start w:val="1"/>
      <w:numFmt w:val="bullet"/>
      <w:lvlText w:val="-"/>
      <w:lvlJc w:val="left"/>
      <w:pPr>
        <w:tabs>
          <w:tab w:val="num" w:pos="3600"/>
        </w:tabs>
        <w:ind w:left="3600" w:hanging="360"/>
      </w:pPr>
      <w:rPr>
        <w:rFonts w:ascii="Times New Roman" w:hAnsi="Times New Roman" w:hint="default"/>
      </w:rPr>
    </w:lvl>
    <w:lvl w:ilvl="5" w:tplc="5BA8A1E8" w:tentative="1">
      <w:start w:val="1"/>
      <w:numFmt w:val="bullet"/>
      <w:lvlText w:val="-"/>
      <w:lvlJc w:val="left"/>
      <w:pPr>
        <w:tabs>
          <w:tab w:val="num" w:pos="4320"/>
        </w:tabs>
        <w:ind w:left="4320" w:hanging="360"/>
      </w:pPr>
      <w:rPr>
        <w:rFonts w:ascii="Times New Roman" w:hAnsi="Times New Roman" w:hint="default"/>
      </w:rPr>
    </w:lvl>
    <w:lvl w:ilvl="6" w:tplc="DB5C16E0" w:tentative="1">
      <w:start w:val="1"/>
      <w:numFmt w:val="bullet"/>
      <w:lvlText w:val="-"/>
      <w:lvlJc w:val="left"/>
      <w:pPr>
        <w:tabs>
          <w:tab w:val="num" w:pos="5040"/>
        </w:tabs>
        <w:ind w:left="5040" w:hanging="360"/>
      </w:pPr>
      <w:rPr>
        <w:rFonts w:ascii="Times New Roman" w:hAnsi="Times New Roman" w:hint="default"/>
      </w:rPr>
    </w:lvl>
    <w:lvl w:ilvl="7" w:tplc="10EC9CFC" w:tentative="1">
      <w:start w:val="1"/>
      <w:numFmt w:val="bullet"/>
      <w:lvlText w:val="-"/>
      <w:lvlJc w:val="left"/>
      <w:pPr>
        <w:tabs>
          <w:tab w:val="num" w:pos="5760"/>
        </w:tabs>
        <w:ind w:left="5760" w:hanging="360"/>
      </w:pPr>
      <w:rPr>
        <w:rFonts w:ascii="Times New Roman" w:hAnsi="Times New Roman" w:hint="default"/>
      </w:rPr>
    </w:lvl>
    <w:lvl w:ilvl="8" w:tplc="E9F4E24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B8400D"/>
    <w:multiLevelType w:val="hybridMultilevel"/>
    <w:tmpl w:val="F83CD560"/>
    <w:lvl w:ilvl="0" w:tplc="4B6E2FA8">
      <w:start w:val="1"/>
      <w:numFmt w:val="bullet"/>
      <w:lvlText w:val="-"/>
      <w:lvlJc w:val="left"/>
      <w:pPr>
        <w:tabs>
          <w:tab w:val="num" w:pos="720"/>
        </w:tabs>
        <w:ind w:left="720" w:hanging="360"/>
      </w:pPr>
      <w:rPr>
        <w:rFonts w:ascii="Times New Roman" w:hAnsi="Times New Roman" w:hint="default"/>
      </w:rPr>
    </w:lvl>
    <w:lvl w:ilvl="1" w:tplc="9AC4E65E" w:tentative="1">
      <w:start w:val="1"/>
      <w:numFmt w:val="bullet"/>
      <w:lvlText w:val="-"/>
      <w:lvlJc w:val="left"/>
      <w:pPr>
        <w:tabs>
          <w:tab w:val="num" w:pos="1440"/>
        </w:tabs>
        <w:ind w:left="1440" w:hanging="360"/>
      </w:pPr>
      <w:rPr>
        <w:rFonts w:ascii="Times New Roman" w:hAnsi="Times New Roman" w:hint="default"/>
      </w:rPr>
    </w:lvl>
    <w:lvl w:ilvl="2" w:tplc="4FCCC2BE" w:tentative="1">
      <w:start w:val="1"/>
      <w:numFmt w:val="bullet"/>
      <w:lvlText w:val="-"/>
      <w:lvlJc w:val="left"/>
      <w:pPr>
        <w:tabs>
          <w:tab w:val="num" w:pos="2160"/>
        </w:tabs>
        <w:ind w:left="2160" w:hanging="360"/>
      </w:pPr>
      <w:rPr>
        <w:rFonts w:ascii="Times New Roman" w:hAnsi="Times New Roman" w:hint="default"/>
      </w:rPr>
    </w:lvl>
    <w:lvl w:ilvl="3" w:tplc="A9E2C62A" w:tentative="1">
      <w:start w:val="1"/>
      <w:numFmt w:val="bullet"/>
      <w:lvlText w:val="-"/>
      <w:lvlJc w:val="left"/>
      <w:pPr>
        <w:tabs>
          <w:tab w:val="num" w:pos="2880"/>
        </w:tabs>
        <w:ind w:left="2880" w:hanging="360"/>
      </w:pPr>
      <w:rPr>
        <w:rFonts w:ascii="Times New Roman" w:hAnsi="Times New Roman" w:hint="default"/>
      </w:rPr>
    </w:lvl>
    <w:lvl w:ilvl="4" w:tplc="B2B0B85A" w:tentative="1">
      <w:start w:val="1"/>
      <w:numFmt w:val="bullet"/>
      <w:lvlText w:val="-"/>
      <w:lvlJc w:val="left"/>
      <w:pPr>
        <w:tabs>
          <w:tab w:val="num" w:pos="3600"/>
        </w:tabs>
        <w:ind w:left="3600" w:hanging="360"/>
      </w:pPr>
      <w:rPr>
        <w:rFonts w:ascii="Times New Roman" w:hAnsi="Times New Roman" w:hint="default"/>
      </w:rPr>
    </w:lvl>
    <w:lvl w:ilvl="5" w:tplc="E34C73FC" w:tentative="1">
      <w:start w:val="1"/>
      <w:numFmt w:val="bullet"/>
      <w:lvlText w:val="-"/>
      <w:lvlJc w:val="left"/>
      <w:pPr>
        <w:tabs>
          <w:tab w:val="num" w:pos="4320"/>
        </w:tabs>
        <w:ind w:left="4320" w:hanging="360"/>
      </w:pPr>
      <w:rPr>
        <w:rFonts w:ascii="Times New Roman" w:hAnsi="Times New Roman" w:hint="default"/>
      </w:rPr>
    </w:lvl>
    <w:lvl w:ilvl="6" w:tplc="07F81456" w:tentative="1">
      <w:start w:val="1"/>
      <w:numFmt w:val="bullet"/>
      <w:lvlText w:val="-"/>
      <w:lvlJc w:val="left"/>
      <w:pPr>
        <w:tabs>
          <w:tab w:val="num" w:pos="5040"/>
        </w:tabs>
        <w:ind w:left="5040" w:hanging="360"/>
      </w:pPr>
      <w:rPr>
        <w:rFonts w:ascii="Times New Roman" w:hAnsi="Times New Roman" w:hint="default"/>
      </w:rPr>
    </w:lvl>
    <w:lvl w:ilvl="7" w:tplc="765C1D7C" w:tentative="1">
      <w:start w:val="1"/>
      <w:numFmt w:val="bullet"/>
      <w:lvlText w:val="-"/>
      <w:lvlJc w:val="left"/>
      <w:pPr>
        <w:tabs>
          <w:tab w:val="num" w:pos="5760"/>
        </w:tabs>
        <w:ind w:left="5760" w:hanging="360"/>
      </w:pPr>
      <w:rPr>
        <w:rFonts w:ascii="Times New Roman" w:hAnsi="Times New Roman" w:hint="default"/>
      </w:rPr>
    </w:lvl>
    <w:lvl w:ilvl="8" w:tplc="7D58FC2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8293C07"/>
    <w:multiLevelType w:val="hybridMultilevel"/>
    <w:tmpl w:val="5482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A06F5"/>
    <w:multiLevelType w:val="hybridMultilevel"/>
    <w:tmpl w:val="3886BC5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8" w15:restartNumberingAfterBreak="0">
    <w:nsid w:val="3CA30A99"/>
    <w:multiLevelType w:val="hybridMultilevel"/>
    <w:tmpl w:val="8DE2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26276"/>
    <w:multiLevelType w:val="hybridMultilevel"/>
    <w:tmpl w:val="29D2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A54FE"/>
    <w:multiLevelType w:val="multilevel"/>
    <w:tmpl w:val="C58E8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D73CD8"/>
    <w:multiLevelType w:val="hybridMultilevel"/>
    <w:tmpl w:val="ED78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E5D69"/>
    <w:multiLevelType w:val="multilevel"/>
    <w:tmpl w:val="813A2148"/>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E4014AC"/>
    <w:multiLevelType w:val="hybridMultilevel"/>
    <w:tmpl w:val="9C18CA06"/>
    <w:lvl w:ilvl="0" w:tplc="FD8475C0">
      <w:start w:val="1"/>
      <w:numFmt w:val="bullet"/>
      <w:lvlText w:val="•"/>
      <w:lvlJc w:val="left"/>
      <w:pPr>
        <w:tabs>
          <w:tab w:val="num" w:pos="720"/>
        </w:tabs>
        <w:ind w:left="720" w:hanging="360"/>
      </w:pPr>
      <w:rPr>
        <w:rFonts w:ascii="Arial" w:hAnsi="Arial" w:hint="default"/>
      </w:rPr>
    </w:lvl>
    <w:lvl w:ilvl="1" w:tplc="B3F08654">
      <w:numFmt w:val="bullet"/>
      <w:lvlText w:val="–"/>
      <w:lvlJc w:val="left"/>
      <w:pPr>
        <w:tabs>
          <w:tab w:val="num" w:pos="1440"/>
        </w:tabs>
        <w:ind w:left="1440" w:hanging="360"/>
      </w:pPr>
      <w:rPr>
        <w:rFonts w:ascii="Arial" w:hAnsi="Arial" w:hint="default"/>
      </w:rPr>
    </w:lvl>
    <w:lvl w:ilvl="2" w:tplc="DC60C718" w:tentative="1">
      <w:start w:val="1"/>
      <w:numFmt w:val="bullet"/>
      <w:lvlText w:val="•"/>
      <w:lvlJc w:val="left"/>
      <w:pPr>
        <w:tabs>
          <w:tab w:val="num" w:pos="2160"/>
        </w:tabs>
        <w:ind w:left="2160" w:hanging="360"/>
      </w:pPr>
      <w:rPr>
        <w:rFonts w:ascii="Arial" w:hAnsi="Arial" w:hint="default"/>
      </w:rPr>
    </w:lvl>
    <w:lvl w:ilvl="3" w:tplc="663C7556" w:tentative="1">
      <w:start w:val="1"/>
      <w:numFmt w:val="bullet"/>
      <w:lvlText w:val="•"/>
      <w:lvlJc w:val="left"/>
      <w:pPr>
        <w:tabs>
          <w:tab w:val="num" w:pos="2880"/>
        </w:tabs>
        <w:ind w:left="2880" w:hanging="360"/>
      </w:pPr>
      <w:rPr>
        <w:rFonts w:ascii="Arial" w:hAnsi="Arial" w:hint="default"/>
      </w:rPr>
    </w:lvl>
    <w:lvl w:ilvl="4" w:tplc="C05AE078" w:tentative="1">
      <w:start w:val="1"/>
      <w:numFmt w:val="bullet"/>
      <w:lvlText w:val="•"/>
      <w:lvlJc w:val="left"/>
      <w:pPr>
        <w:tabs>
          <w:tab w:val="num" w:pos="3600"/>
        </w:tabs>
        <w:ind w:left="3600" w:hanging="360"/>
      </w:pPr>
      <w:rPr>
        <w:rFonts w:ascii="Arial" w:hAnsi="Arial" w:hint="default"/>
      </w:rPr>
    </w:lvl>
    <w:lvl w:ilvl="5" w:tplc="D8EC4E10" w:tentative="1">
      <w:start w:val="1"/>
      <w:numFmt w:val="bullet"/>
      <w:lvlText w:val="•"/>
      <w:lvlJc w:val="left"/>
      <w:pPr>
        <w:tabs>
          <w:tab w:val="num" w:pos="4320"/>
        </w:tabs>
        <w:ind w:left="4320" w:hanging="360"/>
      </w:pPr>
      <w:rPr>
        <w:rFonts w:ascii="Arial" w:hAnsi="Arial" w:hint="default"/>
      </w:rPr>
    </w:lvl>
    <w:lvl w:ilvl="6" w:tplc="2974D1BC" w:tentative="1">
      <w:start w:val="1"/>
      <w:numFmt w:val="bullet"/>
      <w:lvlText w:val="•"/>
      <w:lvlJc w:val="left"/>
      <w:pPr>
        <w:tabs>
          <w:tab w:val="num" w:pos="5040"/>
        </w:tabs>
        <w:ind w:left="5040" w:hanging="360"/>
      </w:pPr>
      <w:rPr>
        <w:rFonts w:ascii="Arial" w:hAnsi="Arial" w:hint="default"/>
      </w:rPr>
    </w:lvl>
    <w:lvl w:ilvl="7" w:tplc="A4A851B2" w:tentative="1">
      <w:start w:val="1"/>
      <w:numFmt w:val="bullet"/>
      <w:lvlText w:val="•"/>
      <w:lvlJc w:val="left"/>
      <w:pPr>
        <w:tabs>
          <w:tab w:val="num" w:pos="5760"/>
        </w:tabs>
        <w:ind w:left="5760" w:hanging="360"/>
      </w:pPr>
      <w:rPr>
        <w:rFonts w:ascii="Arial" w:hAnsi="Arial" w:hint="default"/>
      </w:rPr>
    </w:lvl>
    <w:lvl w:ilvl="8" w:tplc="9F7257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5342AF"/>
    <w:multiLevelType w:val="hybridMultilevel"/>
    <w:tmpl w:val="E0FE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70EB3"/>
    <w:multiLevelType w:val="hybridMultilevel"/>
    <w:tmpl w:val="2C94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4298F"/>
    <w:multiLevelType w:val="hybridMultilevel"/>
    <w:tmpl w:val="3392D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F1F78"/>
    <w:multiLevelType w:val="multilevel"/>
    <w:tmpl w:val="EF9CD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CC9073D"/>
    <w:multiLevelType w:val="hybridMultilevel"/>
    <w:tmpl w:val="25F20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D425FB"/>
    <w:multiLevelType w:val="multilevel"/>
    <w:tmpl w:val="6F4C1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EF314CB"/>
    <w:multiLevelType w:val="hybridMultilevel"/>
    <w:tmpl w:val="D5D0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7"/>
  </w:num>
  <w:num w:numId="4">
    <w:abstractNumId w:val="1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7"/>
  </w:num>
  <w:num w:numId="9">
    <w:abstractNumId w:val="11"/>
  </w:num>
  <w:num w:numId="10">
    <w:abstractNumId w:val="8"/>
  </w:num>
  <w:num w:numId="11">
    <w:abstractNumId w:val="15"/>
  </w:num>
  <w:num w:numId="12">
    <w:abstractNumId w:val="9"/>
  </w:num>
  <w:num w:numId="13">
    <w:abstractNumId w:val="14"/>
  </w:num>
  <w:num w:numId="14">
    <w:abstractNumId w:val="2"/>
  </w:num>
  <w:num w:numId="15">
    <w:abstractNumId w:val="18"/>
  </w:num>
  <w:num w:numId="16">
    <w:abstractNumId w:val="4"/>
  </w:num>
  <w:num w:numId="17">
    <w:abstractNumId w:val="5"/>
  </w:num>
  <w:num w:numId="18">
    <w:abstractNumId w:val="3"/>
  </w:num>
  <w:num w:numId="19">
    <w:abstractNumId w:val="1"/>
  </w:num>
  <w:num w:numId="20">
    <w:abstractNumId w:val="13"/>
  </w:num>
  <w:num w:numId="21">
    <w:abstractNumId w:val="6"/>
  </w:num>
  <w:num w:numId="22">
    <w:abstractNumId w:val="0"/>
  </w:num>
  <w:num w:numId="2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onseca, Carolyn">
    <w15:presenceInfo w15:providerId="None" w15:userId="Fonseca, Carolyn"/>
  </w15:person>
  <w15:person w15:author="Kelly, Sean2">
    <w15:presenceInfo w15:providerId="AD" w15:userId="S::SEAN.KELLY2@tetratech.com::bf5c1654-34a4-45e3-832c-5219545633b2"/>
  </w15:person>
  <w15:person w15:author="Hinkle, David">
    <w15:presenceInfo w15:providerId="AD" w15:userId="S::DAVID.HINKLE@tetratech.com::3cdccb30-03d3-4c69-a19c-fc5700389f27"/>
  </w15:person>
  <w15:person w15:author="Killian, Dan">
    <w15:presenceInfo w15:providerId="AD" w15:userId="S::DAN.KILLIAN@tetratech.com::500e1f32-7a83-4dbd-a776-8d0b189710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7th Footnote&lt;/Style&gt;&lt;LeftDelim&gt;{&lt;/LeftDelim&gt;&lt;RightDelim&gt;}&lt;/RightDelim&gt;&lt;FontName&gt;Gill Sans M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xvzdf0k0xz2ieavd75wftsrvzdp99sxtd2&quot;&gt;SSudan_HHSurveyDec2021&lt;record-ids&gt;&lt;item&gt;15&lt;/item&gt;&lt;/record-ids&gt;&lt;/item&gt;&lt;/Libraries&gt;"/>
  </w:docVars>
  <w:rsids>
    <w:rsidRoot w:val="00C071E2"/>
    <w:rsid w:val="000010BF"/>
    <w:rsid w:val="00001A72"/>
    <w:rsid w:val="00004D84"/>
    <w:rsid w:val="000072D9"/>
    <w:rsid w:val="000079F9"/>
    <w:rsid w:val="00010547"/>
    <w:rsid w:val="0001065E"/>
    <w:rsid w:val="00012A05"/>
    <w:rsid w:val="00012C2F"/>
    <w:rsid w:val="00016EAD"/>
    <w:rsid w:val="00017C06"/>
    <w:rsid w:val="00020557"/>
    <w:rsid w:val="000213D8"/>
    <w:rsid w:val="000222A3"/>
    <w:rsid w:val="00023C11"/>
    <w:rsid w:val="00024DF4"/>
    <w:rsid w:val="00025391"/>
    <w:rsid w:val="000269F5"/>
    <w:rsid w:val="000310FE"/>
    <w:rsid w:val="00031D59"/>
    <w:rsid w:val="00034671"/>
    <w:rsid w:val="000355D0"/>
    <w:rsid w:val="00035D82"/>
    <w:rsid w:val="00036793"/>
    <w:rsid w:val="00036CA7"/>
    <w:rsid w:val="00036DAD"/>
    <w:rsid w:val="00037879"/>
    <w:rsid w:val="000422DA"/>
    <w:rsid w:val="000443BC"/>
    <w:rsid w:val="00044A1F"/>
    <w:rsid w:val="0004623C"/>
    <w:rsid w:val="000466EC"/>
    <w:rsid w:val="00046A88"/>
    <w:rsid w:val="00046EAD"/>
    <w:rsid w:val="00047437"/>
    <w:rsid w:val="00050101"/>
    <w:rsid w:val="00050378"/>
    <w:rsid w:val="0005099D"/>
    <w:rsid w:val="000516A3"/>
    <w:rsid w:val="00051B93"/>
    <w:rsid w:val="00052C3B"/>
    <w:rsid w:val="0005367B"/>
    <w:rsid w:val="0005492A"/>
    <w:rsid w:val="00054D2A"/>
    <w:rsid w:val="00056B87"/>
    <w:rsid w:val="0006014A"/>
    <w:rsid w:val="00060B10"/>
    <w:rsid w:val="000618A7"/>
    <w:rsid w:val="00062C8B"/>
    <w:rsid w:val="00063D4E"/>
    <w:rsid w:val="0006602C"/>
    <w:rsid w:val="0006773D"/>
    <w:rsid w:val="000710C8"/>
    <w:rsid w:val="00071209"/>
    <w:rsid w:val="00077C79"/>
    <w:rsid w:val="00077D58"/>
    <w:rsid w:val="00077EB8"/>
    <w:rsid w:val="000803AA"/>
    <w:rsid w:val="00082616"/>
    <w:rsid w:val="000849CA"/>
    <w:rsid w:val="000855D8"/>
    <w:rsid w:val="00085821"/>
    <w:rsid w:val="00085945"/>
    <w:rsid w:val="00090048"/>
    <w:rsid w:val="000906C7"/>
    <w:rsid w:val="00090C2D"/>
    <w:rsid w:val="00093306"/>
    <w:rsid w:val="0009626D"/>
    <w:rsid w:val="00096F4E"/>
    <w:rsid w:val="000A03A9"/>
    <w:rsid w:val="000A1DBD"/>
    <w:rsid w:val="000A2849"/>
    <w:rsid w:val="000A31B3"/>
    <w:rsid w:val="000A4ECC"/>
    <w:rsid w:val="000A4FFF"/>
    <w:rsid w:val="000A60F5"/>
    <w:rsid w:val="000B1EC1"/>
    <w:rsid w:val="000B3167"/>
    <w:rsid w:val="000B4209"/>
    <w:rsid w:val="000B46B7"/>
    <w:rsid w:val="000B588F"/>
    <w:rsid w:val="000B6DFB"/>
    <w:rsid w:val="000B7058"/>
    <w:rsid w:val="000C1D21"/>
    <w:rsid w:val="000C2056"/>
    <w:rsid w:val="000C2AF9"/>
    <w:rsid w:val="000C351C"/>
    <w:rsid w:val="000C394C"/>
    <w:rsid w:val="000D0297"/>
    <w:rsid w:val="000D04D9"/>
    <w:rsid w:val="000D14C6"/>
    <w:rsid w:val="000D60BF"/>
    <w:rsid w:val="000D759A"/>
    <w:rsid w:val="000D7A5C"/>
    <w:rsid w:val="000E08DC"/>
    <w:rsid w:val="000E2A28"/>
    <w:rsid w:val="000E2E9F"/>
    <w:rsid w:val="000E3FB4"/>
    <w:rsid w:val="000F0D92"/>
    <w:rsid w:val="000F13D8"/>
    <w:rsid w:val="000F13E2"/>
    <w:rsid w:val="000F3454"/>
    <w:rsid w:val="000F723C"/>
    <w:rsid w:val="000F75AC"/>
    <w:rsid w:val="001007EB"/>
    <w:rsid w:val="00100B7A"/>
    <w:rsid w:val="001010B7"/>
    <w:rsid w:val="001033C6"/>
    <w:rsid w:val="001055FE"/>
    <w:rsid w:val="0010634D"/>
    <w:rsid w:val="00106461"/>
    <w:rsid w:val="00111488"/>
    <w:rsid w:val="00111BE5"/>
    <w:rsid w:val="0011496A"/>
    <w:rsid w:val="00115317"/>
    <w:rsid w:val="001156ED"/>
    <w:rsid w:val="00121861"/>
    <w:rsid w:val="0012341E"/>
    <w:rsid w:val="0012456E"/>
    <w:rsid w:val="0013026C"/>
    <w:rsid w:val="00133852"/>
    <w:rsid w:val="00133A92"/>
    <w:rsid w:val="00134E78"/>
    <w:rsid w:val="001356C3"/>
    <w:rsid w:val="0013677C"/>
    <w:rsid w:val="0013726B"/>
    <w:rsid w:val="00137E96"/>
    <w:rsid w:val="0014001A"/>
    <w:rsid w:val="0014095A"/>
    <w:rsid w:val="0014169A"/>
    <w:rsid w:val="001447F0"/>
    <w:rsid w:val="00145502"/>
    <w:rsid w:val="00145A3D"/>
    <w:rsid w:val="00147009"/>
    <w:rsid w:val="0014774B"/>
    <w:rsid w:val="0015095C"/>
    <w:rsid w:val="00154383"/>
    <w:rsid w:val="00154999"/>
    <w:rsid w:val="00155F7A"/>
    <w:rsid w:val="00156B5D"/>
    <w:rsid w:val="00156E08"/>
    <w:rsid w:val="0015747C"/>
    <w:rsid w:val="00160276"/>
    <w:rsid w:val="00160327"/>
    <w:rsid w:val="0016190D"/>
    <w:rsid w:val="001632E1"/>
    <w:rsid w:val="001635A9"/>
    <w:rsid w:val="00166546"/>
    <w:rsid w:val="001679B6"/>
    <w:rsid w:val="00170BEB"/>
    <w:rsid w:val="00172FDC"/>
    <w:rsid w:val="00175113"/>
    <w:rsid w:val="001751E4"/>
    <w:rsid w:val="0018079C"/>
    <w:rsid w:val="001808DB"/>
    <w:rsid w:val="001819F6"/>
    <w:rsid w:val="00181EAB"/>
    <w:rsid w:val="00182CFC"/>
    <w:rsid w:val="00183504"/>
    <w:rsid w:val="0018582D"/>
    <w:rsid w:val="00186990"/>
    <w:rsid w:val="00186C4C"/>
    <w:rsid w:val="00187C72"/>
    <w:rsid w:val="0019213B"/>
    <w:rsid w:val="00192527"/>
    <w:rsid w:val="00192A7C"/>
    <w:rsid w:val="00192D2B"/>
    <w:rsid w:val="001958D9"/>
    <w:rsid w:val="001976DE"/>
    <w:rsid w:val="001A0578"/>
    <w:rsid w:val="001A0C5E"/>
    <w:rsid w:val="001A3139"/>
    <w:rsid w:val="001A3F5C"/>
    <w:rsid w:val="001A4A8E"/>
    <w:rsid w:val="001A5DEA"/>
    <w:rsid w:val="001A5F4C"/>
    <w:rsid w:val="001A6004"/>
    <w:rsid w:val="001B04CD"/>
    <w:rsid w:val="001B1F71"/>
    <w:rsid w:val="001B32AC"/>
    <w:rsid w:val="001B3DDA"/>
    <w:rsid w:val="001C4693"/>
    <w:rsid w:val="001C47A6"/>
    <w:rsid w:val="001D268F"/>
    <w:rsid w:val="001D3CED"/>
    <w:rsid w:val="001D4174"/>
    <w:rsid w:val="001D5212"/>
    <w:rsid w:val="001D678A"/>
    <w:rsid w:val="001D6E41"/>
    <w:rsid w:val="001E06FF"/>
    <w:rsid w:val="001E141A"/>
    <w:rsid w:val="001E1D53"/>
    <w:rsid w:val="001E25D3"/>
    <w:rsid w:val="001E2A08"/>
    <w:rsid w:val="001E2E53"/>
    <w:rsid w:val="001E36E0"/>
    <w:rsid w:val="001E3796"/>
    <w:rsid w:val="001E3A6C"/>
    <w:rsid w:val="001E4326"/>
    <w:rsid w:val="001E4944"/>
    <w:rsid w:val="001E4C28"/>
    <w:rsid w:val="001E6E88"/>
    <w:rsid w:val="001F06C9"/>
    <w:rsid w:val="001F0C92"/>
    <w:rsid w:val="001F1961"/>
    <w:rsid w:val="001F1D55"/>
    <w:rsid w:val="001F260B"/>
    <w:rsid w:val="001F3F24"/>
    <w:rsid w:val="00203D49"/>
    <w:rsid w:val="002045EB"/>
    <w:rsid w:val="00205032"/>
    <w:rsid w:val="00205403"/>
    <w:rsid w:val="00213291"/>
    <w:rsid w:val="00215156"/>
    <w:rsid w:val="002169C6"/>
    <w:rsid w:val="0022467C"/>
    <w:rsid w:val="00230300"/>
    <w:rsid w:val="002320D4"/>
    <w:rsid w:val="00232728"/>
    <w:rsid w:val="0023293B"/>
    <w:rsid w:val="00233DDB"/>
    <w:rsid w:val="00235163"/>
    <w:rsid w:val="00235CF9"/>
    <w:rsid w:val="002366D0"/>
    <w:rsid w:val="002371F9"/>
    <w:rsid w:val="0023749D"/>
    <w:rsid w:val="002378E4"/>
    <w:rsid w:val="00237996"/>
    <w:rsid w:val="00241FFD"/>
    <w:rsid w:val="00243144"/>
    <w:rsid w:val="00246D78"/>
    <w:rsid w:val="002476A9"/>
    <w:rsid w:val="002501C9"/>
    <w:rsid w:val="0025094A"/>
    <w:rsid w:val="002529C5"/>
    <w:rsid w:val="0025396A"/>
    <w:rsid w:val="002565E4"/>
    <w:rsid w:val="00256CA5"/>
    <w:rsid w:val="002615CF"/>
    <w:rsid w:val="0026306C"/>
    <w:rsid w:val="00265A2D"/>
    <w:rsid w:val="00265BFF"/>
    <w:rsid w:val="002663CB"/>
    <w:rsid w:val="00266898"/>
    <w:rsid w:val="0026731A"/>
    <w:rsid w:val="00274B05"/>
    <w:rsid w:val="0027501F"/>
    <w:rsid w:val="00276884"/>
    <w:rsid w:val="00277992"/>
    <w:rsid w:val="00277B1A"/>
    <w:rsid w:val="00280056"/>
    <w:rsid w:val="00280623"/>
    <w:rsid w:val="00281103"/>
    <w:rsid w:val="00281B33"/>
    <w:rsid w:val="00282875"/>
    <w:rsid w:val="00284686"/>
    <w:rsid w:val="00287406"/>
    <w:rsid w:val="002909FE"/>
    <w:rsid w:val="00292539"/>
    <w:rsid w:val="002934FB"/>
    <w:rsid w:val="00294BA9"/>
    <w:rsid w:val="00294E8D"/>
    <w:rsid w:val="00295096"/>
    <w:rsid w:val="002A2A41"/>
    <w:rsid w:val="002A33E7"/>
    <w:rsid w:val="002A5386"/>
    <w:rsid w:val="002A69D7"/>
    <w:rsid w:val="002A7D1C"/>
    <w:rsid w:val="002B0FB7"/>
    <w:rsid w:val="002B25C9"/>
    <w:rsid w:val="002B6678"/>
    <w:rsid w:val="002B6E62"/>
    <w:rsid w:val="002B6F51"/>
    <w:rsid w:val="002C101A"/>
    <w:rsid w:val="002C1774"/>
    <w:rsid w:val="002C1CA3"/>
    <w:rsid w:val="002C1F9C"/>
    <w:rsid w:val="002C6B35"/>
    <w:rsid w:val="002C6F16"/>
    <w:rsid w:val="002D1087"/>
    <w:rsid w:val="002D1F4C"/>
    <w:rsid w:val="002D2F74"/>
    <w:rsid w:val="002D3C61"/>
    <w:rsid w:val="002D448F"/>
    <w:rsid w:val="002D5ED6"/>
    <w:rsid w:val="002D5F15"/>
    <w:rsid w:val="002D737A"/>
    <w:rsid w:val="002D7CA4"/>
    <w:rsid w:val="002E141B"/>
    <w:rsid w:val="002E1B44"/>
    <w:rsid w:val="002E4DA4"/>
    <w:rsid w:val="002F02FE"/>
    <w:rsid w:val="002F1D90"/>
    <w:rsid w:val="002F239B"/>
    <w:rsid w:val="002F2B4E"/>
    <w:rsid w:val="002F361B"/>
    <w:rsid w:val="002F4BFB"/>
    <w:rsid w:val="002F5B03"/>
    <w:rsid w:val="002F64F2"/>
    <w:rsid w:val="002F7449"/>
    <w:rsid w:val="002F750C"/>
    <w:rsid w:val="002F775F"/>
    <w:rsid w:val="002F799A"/>
    <w:rsid w:val="00300E41"/>
    <w:rsid w:val="00301361"/>
    <w:rsid w:val="003022FE"/>
    <w:rsid w:val="00305561"/>
    <w:rsid w:val="00307F33"/>
    <w:rsid w:val="00312052"/>
    <w:rsid w:val="003127B7"/>
    <w:rsid w:val="0031697A"/>
    <w:rsid w:val="00320655"/>
    <w:rsid w:val="003207C6"/>
    <w:rsid w:val="00321CA5"/>
    <w:rsid w:val="003245B0"/>
    <w:rsid w:val="00324BB1"/>
    <w:rsid w:val="003269BC"/>
    <w:rsid w:val="00332246"/>
    <w:rsid w:val="00332FAB"/>
    <w:rsid w:val="0033535B"/>
    <w:rsid w:val="00336228"/>
    <w:rsid w:val="003363B0"/>
    <w:rsid w:val="00336AA0"/>
    <w:rsid w:val="0034020D"/>
    <w:rsid w:val="0034062A"/>
    <w:rsid w:val="00341D33"/>
    <w:rsid w:val="00347AA0"/>
    <w:rsid w:val="00347CF9"/>
    <w:rsid w:val="00350947"/>
    <w:rsid w:val="003513AF"/>
    <w:rsid w:val="00354406"/>
    <w:rsid w:val="00355E4D"/>
    <w:rsid w:val="00361CCE"/>
    <w:rsid w:val="0036267B"/>
    <w:rsid w:val="00363E54"/>
    <w:rsid w:val="00364E46"/>
    <w:rsid w:val="00366FC1"/>
    <w:rsid w:val="00374175"/>
    <w:rsid w:val="00374739"/>
    <w:rsid w:val="00374C14"/>
    <w:rsid w:val="0037549B"/>
    <w:rsid w:val="00375B0E"/>
    <w:rsid w:val="00376372"/>
    <w:rsid w:val="003802D6"/>
    <w:rsid w:val="00383B7A"/>
    <w:rsid w:val="00383C4C"/>
    <w:rsid w:val="003844C2"/>
    <w:rsid w:val="003857D9"/>
    <w:rsid w:val="00390B85"/>
    <w:rsid w:val="00390C5E"/>
    <w:rsid w:val="003923A5"/>
    <w:rsid w:val="00393466"/>
    <w:rsid w:val="003937DE"/>
    <w:rsid w:val="00394275"/>
    <w:rsid w:val="00395AF0"/>
    <w:rsid w:val="00397A66"/>
    <w:rsid w:val="003A084C"/>
    <w:rsid w:val="003A304E"/>
    <w:rsid w:val="003A36F2"/>
    <w:rsid w:val="003A3B3E"/>
    <w:rsid w:val="003A62A6"/>
    <w:rsid w:val="003B2C49"/>
    <w:rsid w:val="003B3CFF"/>
    <w:rsid w:val="003B4538"/>
    <w:rsid w:val="003B453A"/>
    <w:rsid w:val="003B50DF"/>
    <w:rsid w:val="003C2B84"/>
    <w:rsid w:val="003C4680"/>
    <w:rsid w:val="003C5749"/>
    <w:rsid w:val="003C6FDE"/>
    <w:rsid w:val="003C75C2"/>
    <w:rsid w:val="003D30B4"/>
    <w:rsid w:val="003D33BB"/>
    <w:rsid w:val="003D3EDC"/>
    <w:rsid w:val="003D643E"/>
    <w:rsid w:val="003D70E5"/>
    <w:rsid w:val="003D787F"/>
    <w:rsid w:val="003D78A2"/>
    <w:rsid w:val="003E102B"/>
    <w:rsid w:val="003E1070"/>
    <w:rsid w:val="003E2692"/>
    <w:rsid w:val="003E2A8F"/>
    <w:rsid w:val="003E32CF"/>
    <w:rsid w:val="003E3603"/>
    <w:rsid w:val="003E3C3D"/>
    <w:rsid w:val="003E44A6"/>
    <w:rsid w:val="003E5C9B"/>
    <w:rsid w:val="003E5F79"/>
    <w:rsid w:val="003E64EE"/>
    <w:rsid w:val="003E6F6D"/>
    <w:rsid w:val="003E7426"/>
    <w:rsid w:val="003E79A2"/>
    <w:rsid w:val="003F0827"/>
    <w:rsid w:val="003F183E"/>
    <w:rsid w:val="003F21B5"/>
    <w:rsid w:val="003F21D3"/>
    <w:rsid w:val="003F2B07"/>
    <w:rsid w:val="003F30EF"/>
    <w:rsid w:val="003F30FD"/>
    <w:rsid w:val="003F35D8"/>
    <w:rsid w:val="003F3B6D"/>
    <w:rsid w:val="003F5368"/>
    <w:rsid w:val="003F5C77"/>
    <w:rsid w:val="003F625C"/>
    <w:rsid w:val="004005F6"/>
    <w:rsid w:val="00400630"/>
    <w:rsid w:val="00400B4B"/>
    <w:rsid w:val="00400F2C"/>
    <w:rsid w:val="00404E51"/>
    <w:rsid w:val="00404FF8"/>
    <w:rsid w:val="00406343"/>
    <w:rsid w:val="00406739"/>
    <w:rsid w:val="00410A1A"/>
    <w:rsid w:val="004125CA"/>
    <w:rsid w:val="00412959"/>
    <w:rsid w:val="004130FA"/>
    <w:rsid w:val="00420933"/>
    <w:rsid w:val="004256C0"/>
    <w:rsid w:val="00425C7C"/>
    <w:rsid w:val="00427D2F"/>
    <w:rsid w:val="00431437"/>
    <w:rsid w:val="00431878"/>
    <w:rsid w:val="004331A8"/>
    <w:rsid w:val="00437967"/>
    <w:rsid w:val="00441684"/>
    <w:rsid w:val="00441763"/>
    <w:rsid w:val="0044294E"/>
    <w:rsid w:val="00443910"/>
    <w:rsid w:val="00443F4D"/>
    <w:rsid w:val="00446DEA"/>
    <w:rsid w:val="00450734"/>
    <w:rsid w:val="0045333F"/>
    <w:rsid w:val="004536A0"/>
    <w:rsid w:val="0045375F"/>
    <w:rsid w:val="004543AB"/>
    <w:rsid w:val="00454FF0"/>
    <w:rsid w:val="00455C39"/>
    <w:rsid w:val="00456D48"/>
    <w:rsid w:val="0045780C"/>
    <w:rsid w:val="0046020F"/>
    <w:rsid w:val="00460401"/>
    <w:rsid w:val="00460F91"/>
    <w:rsid w:val="004618E1"/>
    <w:rsid w:val="00462D86"/>
    <w:rsid w:val="00463804"/>
    <w:rsid w:val="00464857"/>
    <w:rsid w:val="004655CD"/>
    <w:rsid w:val="004659B0"/>
    <w:rsid w:val="00466ADE"/>
    <w:rsid w:val="00467453"/>
    <w:rsid w:val="00471515"/>
    <w:rsid w:val="0047402B"/>
    <w:rsid w:val="0047514B"/>
    <w:rsid w:val="00480AA7"/>
    <w:rsid w:val="00480AAF"/>
    <w:rsid w:val="00480AF0"/>
    <w:rsid w:val="004819F1"/>
    <w:rsid w:val="00483CFC"/>
    <w:rsid w:val="00485672"/>
    <w:rsid w:val="0048595D"/>
    <w:rsid w:val="004877E4"/>
    <w:rsid w:val="004903E8"/>
    <w:rsid w:val="00490F54"/>
    <w:rsid w:val="00492367"/>
    <w:rsid w:val="0049237C"/>
    <w:rsid w:val="0049412E"/>
    <w:rsid w:val="00494FD6"/>
    <w:rsid w:val="004A089A"/>
    <w:rsid w:val="004A0A36"/>
    <w:rsid w:val="004A0DA0"/>
    <w:rsid w:val="004A1893"/>
    <w:rsid w:val="004A1FB5"/>
    <w:rsid w:val="004A5AA2"/>
    <w:rsid w:val="004B0248"/>
    <w:rsid w:val="004B0B6A"/>
    <w:rsid w:val="004B3F5D"/>
    <w:rsid w:val="004B6E65"/>
    <w:rsid w:val="004C07CB"/>
    <w:rsid w:val="004C1B32"/>
    <w:rsid w:val="004C2450"/>
    <w:rsid w:val="004C2F1C"/>
    <w:rsid w:val="004C3999"/>
    <w:rsid w:val="004C45A4"/>
    <w:rsid w:val="004C4E84"/>
    <w:rsid w:val="004C71EE"/>
    <w:rsid w:val="004C729F"/>
    <w:rsid w:val="004C7C34"/>
    <w:rsid w:val="004D04BB"/>
    <w:rsid w:val="004D0AA9"/>
    <w:rsid w:val="004D203A"/>
    <w:rsid w:val="004D3407"/>
    <w:rsid w:val="004D44FA"/>
    <w:rsid w:val="004D47C0"/>
    <w:rsid w:val="004D6CFA"/>
    <w:rsid w:val="004E056B"/>
    <w:rsid w:val="004E1858"/>
    <w:rsid w:val="004E245B"/>
    <w:rsid w:val="004E34D7"/>
    <w:rsid w:val="004E5BF9"/>
    <w:rsid w:val="004E61B4"/>
    <w:rsid w:val="004E7875"/>
    <w:rsid w:val="004F053C"/>
    <w:rsid w:val="004F0FE9"/>
    <w:rsid w:val="004F2167"/>
    <w:rsid w:val="004F2DB6"/>
    <w:rsid w:val="004F2EE2"/>
    <w:rsid w:val="004F4311"/>
    <w:rsid w:val="004F5328"/>
    <w:rsid w:val="004F6B52"/>
    <w:rsid w:val="004F6BB9"/>
    <w:rsid w:val="00501A22"/>
    <w:rsid w:val="00502677"/>
    <w:rsid w:val="0050411D"/>
    <w:rsid w:val="00511DFA"/>
    <w:rsid w:val="00511FFF"/>
    <w:rsid w:val="005126DA"/>
    <w:rsid w:val="00512B9F"/>
    <w:rsid w:val="00513384"/>
    <w:rsid w:val="00515370"/>
    <w:rsid w:val="00517B61"/>
    <w:rsid w:val="00521D12"/>
    <w:rsid w:val="00522BE2"/>
    <w:rsid w:val="005230A8"/>
    <w:rsid w:val="005244CD"/>
    <w:rsid w:val="00524888"/>
    <w:rsid w:val="00526544"/>
    <w:rsid w:val="00530382"/>
    <w:rsid w:val="00530D07"/>
    <w:rsid w:val="00533249"/>
    <w:rsid w:val="00534447"/>
    <w:rsid w:val="00534D03"/>
    <w:rsid w:val="00535886"/>
    <w:rsid w:val="00540B75"/>
    <w:rsid w:val="0054477F"/>
    <w:rsid w:val="00544D2B"/>
    <w:rsid w:val="00544FEB"/>
    <w:rsid w:val="00551348"/>
    <w:rsid w:val="0055215D"/>
    <w:rsid w:val="00554E5A"/>
    <w:rsid w:val="005572D2"/>
    <w:rsid w:val="00561B80"/>
    <w:rsid w:val="005623B4"/>
    <w:rsid w:val="00562B64"/>
    <w:rsid w:val="0056333C"/>
    <w:rsid w:val="00564621"/>
    <w:rsid w:val="005659FA"/>
    <w:rsid w:val="00566986"/>
    <w:rsid w:val="00567297"/>
    <w:rsid w:val="005677B2"/>
    <w:rsid w:val="00570429"/>
    <w:rsid w:val="00572A83"/>
    <w:rsid w:val="00577353"/>
    <w:rsid w:val="005830F7"/>
    <w:rsid w:val="00584A32"/>
    <w:rsid w:val="00585F29"/>
    <w:rsid w:val="0058653A"/>
    <w:rsid w:val="005870A6"/>
    <w:rsid w:val="00587397"/>
    <w:rsid w:val="00590299"/>
    <w:rsid w:val="00593BCE"/>
    <w:rsid w:val="00594A3B"/>
    <w:rsid w:val="00595A6F"/>
    <w:rsid w:val="00597E25"/>
    <w:rsid w:val="005A03ED"/>
    <w:rsid w:val="005A1590"/>
    <w:rsid w:val="005A2E16"/>
    <w:rsid w:val="005A3C97"/>
    <w:rsid w:val="005A574F"/>
    <w:rsid w:val="005A6AE5"/>
    <w:rsid w:val="005B1A9F"/>
    <w:rsid w:val="005B50DB"/>
    <w:rsid w:val="005B61CE"/>
    <w:rsid w:val="005B7365"/>
    <w:rsid w:val="005C10EB"/>
    <w:rsid w:val="005C21D4"/>
    <w:rsid w:val="005C29C5"/>
    <w:rsid w:val="005C485E"/>
    <w:rsid w:val="005C5A3E"/>
    <w:rsid w:val="005D1CB1"/>
    <w:rsid w:val="005D1FEA"/>
    <w:rsid w:val="005D2023"/>
    <w:rsid w:val="005D2379"/>
    <w:rsid w:val="005D312D"/>
    <w:rsid w:val="005D4945"/>
    <w:rsid w:val="005D643C"/>
    <w:rsid w:val="005D7B36"/>
    <w:rsid w:val="005D7C9A"/>
    <w:rsid w:val="005E01BC"/>
    <w:rsid w:val="005E0699"/>
    <w:rsid w:val="005E34D8"/>
    <w:rsid w:val="005E4358"/>
    <w:rsid w:val="005E4537"/>
    <w:rsid w:val="005E54B2"/>
    <w:rsid w:val="005E63BE"/>
    <w:rsid w:val="005E6725"/>
    <w:rsid w:val="005E6A8B"/>
    <w:rsid w:val="005E708E"/>
    <w:rsid w:val="005F17E8"/>
    <w:rsid w:val="005F2386"/>
    <w:rsid w:val="005F44D3"/>
    <w:rsid w:val="005F4ADF"/>
    <w:rsid w:val="005F4B89"/>
    <w:rsid w:val="005F5A5F"/>
    <w:rsid w:val="005F7644"/>
    <w:rsid w:val="00602EC8"/>
    <w:rsid w:val="0060438B"/>
    <w:rsid w:val="006050AF"/>
    <w:rsid w:val="006065CA"/>
    <w:rsid w:val="006105B4"/>
    <w:rsid w:val="00614CE5"/>
    <w:rsid w:val="006156F2"/>
    <w:rsid w:val="0061610B"/>
    <w:rsid w:val="00620862"/>
    <w:rsid w:val="00621333"/>
    <w:rsid w:val="00623251"/>
    <w:rsid w:val="0062444B"/>
    <w:rsid w:val="00630105"/>
    <w:rsid w:val="006304DA"/>
    <w:rsid w:val="00630D6B"/>
    <w:rsid w:val="00631FB0"/>
    <w:rsid w:val="00632187"/>
    <w:rsid w:val="0063412B"/>
    <w:rsid w:val="0063700A"/>
    <w:rsid w:val="006379FA"/>
    <w:rsid w:val="00640CE8"/>
    <w:rsid w:val="00642568"/>
    <w:rsid w:val="00643768"/>
    <w:rsid w:val="006438A9"/>
    <w:rsid w:val="00643CD0"/>
    <w:rsid w:val="00646898"/>
    <w:rsid w:val="00651B23"/>
    <w:rsid w:val="00652206"/>
    <w:rsid w:val="006541A6"/>
    <w:rsid w:val="00654772"/>
    <w:rsid w:val="0065498D"/>
    <w:rsid w:val="00654C09"/>
    <w:rsid w:val="00654E0B"/>
    <w:rsid w:val="006579E2"/>
    <w:rsid w:val="006579F2"/>
    <w:rsid w:val="00657B88"/>
    <w:rsid w:val="00660143"/>
    <w:rsid w:val="00661106"/>
    <w:rsid w:val="00661AC9"/>
    <w:rsid w:val="00661CC7"/>
    <w:rsid w:val="00662489"/>
    <w:rsid w:val="006634A3"/>
    <w:rsid w:val="00666030"/>
    <w:rsid w:val="00670B1F"/>
    <w:rsid w:val="0067264E"/>
    <w:rsid w:val="00675807"/>
    <w:rsid w:val="00676EAA"/>
    <w:rsid w:val="00681A30"/>
    <w:rsid w:val="00682D6F"/>
    <w:rsid w:val="006837F9"/>
    <w:rsid w:val="006841ED"/>
    <w:rsid w:val="006856FF"/>
    <w:rsid w:val="00690197"/>
    <w:rsid w:val="00693BD9"/>
    <w:rsid w:val="00694419"/>
    <w:rsid w:val="00695BAE"/>
    <w:rsid w:val="00696615"/>
    <w:rsid w:val="006A0CEA"/>
    <w:rsid w:val="006A186D"/>
    <w:rsid w:val="006A1C1B"/>
    <w:rsid w:val="006A1DDB"/>
    <w:rsid w:val="006A2B03"/>
    <w:rsid w:val="006A434E"/>
    <w:rsid w:val="006B08DB"/>
    <w:rsid w:val="006B143E"/>
    <w:rsid w:val="006B2181"/>
    <w:rsid w:val="006B2B8B"/>
    <w:rsid w:val="006B2BE5"/>
    <w:rsid w:val="006B3591"/>
    <w:rsid w:val="006B3746"/>
    <w:rsid w:val="006B4C9B"/>
    <w:rsid w:val="006B50CD"/>
    <w:rsid w:val="006B70BE"/>
    <w:rsid w:val="006B70D5"/>
    <w:rsid w:val="006C0045"/>
    <w:rsid w:val="006C0A96"/>
    <w:rsid w:val="006C25DB"/>
    <w:rsid w:val="006C3080"/>
    <w:rsid w:val="006D2E78"/>
    <w:rsid w:val="006D3966"/>
    <w:rsid w:val="006D39BD"/>
    <w:rsid w:val="006D6357"/>
    <w:rsid w:val="006D6383"/>
    <w:rsid w:val="006D667F"/>
    <w:rsid w:val="006E065B"/>
    <w:rsid w:val="006E0A8F"/>
    <w:rsid w:val="006E3A95"/>
    <w:rsid w:val="006E4DA4"/>
    <w:rsid w:val="006E51C0"/>
    <w:rsid w:val="006E5865"/>
    <w:rsid w:val="006E58E9"/>
    <w:rsid w:val="006E5B24"/>
    <w:rsid w:val="006E62FB"/>
    <w:rsid w:val="006E74ED"/>
    <w:rsid w:val="006F2670"/>
    <w:rsid w:val="006F2959"/>
    <w:rsid w:val="006F320C"/>
    <w:rsid w:val="006F393A"/>
    <w:rsid w:val="006F3B5D"/>
    <w:rsid w:val="006F46B6"/>
    <w:rsid w:val="006F472D"/>
    <w:rsid w:val="006F49AF"/>
    <w:rsid w:val="006F49DB"/>
    <w:rsid w:val="006F59D3"/>
    <w:rsid w:val="006F6D43"/>
    <w:rsid w:val="006F7D61"/>
    <w:rsid w:val="006F7E55"/>
    <w:rsid w:val="00702134"/>
    <w:rsid w:val="00704015"/>
    <w:rsid w:val="007043CD"/>
    <w:rsid w:val="007044BB"/>
    <w:rsid w:val="00707A59"/>
    <w:rsid w:val="00707BEB"/>
    <w:rsid w:val="007117BA"/>
    <w:rsid w:val="00711EA0"/>
    <w:rsid w:val="007143EC"/>
    <w:rsid w:val="00716D40"/>
    <w:rsid w:val="007173CB"/>
    <w:rsid w:val="00717C63"/>
    <w:rsid w:val="0072182A"/>
    <w:rsid w:val="00721B6F"/>
    <w:rsid w:val="00721D8B"/>
    <w:rsid w:val="00724220"/>
    <w:rsid w:val="007247E3"/>
    <w:rsid w:val="0073296C"/>
    <w:rsid w:val="0073423D"/>
    <w:rsid w:val="007347BB"/>
    <w:rsid w:val="00735183"/>
    <w:rsid w:val="0073564F"/>
    <w:rsid w:val="0073656D"/>
    <w:rsid w:val="00737ECE"/>
    <w:rsid w:val="00740AAF"/>
    <w:rsid w:val="00741539"/>
    <w:rsid w:val="00741E97"/>
    <w:rsid w:val="00744822"/>
    <w:rsid w:val="00745013"/>
    <w:rsid w:val="00745431"/>
    <w:rsid w:val="007460AC"/>
    <w:rsid w:val="007462F3"/>
    <w:rsid w:val="00746EA9"/>
    <w:rsid w:val="007509C6"/>
    <w:rsid w:val="0075645C"/>
    <w:rsid w:val="0076068D"/>
    <w:rsid w:val="00761487"/>
    <w:rsid w:val="00762C46"/>
    <w:rsid w:val="0076526C"/>
    <w:rsid w:val="007663B6"/>
    <w:rsid w:val="00766708"/>
    <w:rsid w:val="00767ADF"/>
    <w:rsid w:val="007725F7"/>
    <w:rsid w:val="00772633"/>
    <w:rsid w:val="00772A2D"/>
    <w:rsid w:val="00774FA4"/>
    <w:rsid w:val="00775B71"/>
    <w:rsid w:val="007809AF"/>
    <w:rsid w:val="007811CA"/>
    <w:rsid w:val="007856D4"/>
    <w:rsid w:val="0078627E"/>
    <w:rsid w:val="00791030"/>
    <w:rsid w:val="007918FF"/>
    <w:rsid w:val="0079457F"/>
    <w:rsid w:val="00795B4E"/>
    <w:rsid w:val="00795B8B"/>
    <w:rsid w:val="00795F05"/>
    <w:rsid w:val="00797996"/>
    <w:rsid w:val="007A0549"/>
    <w:rsid w:val="007A68DB"/>
    <w:rsid w:val="007A6C3C"/>
    <w:rsid w:val="007A702F"/>
    <w:rsid w:val="007B0E63"/>
    <w:rsid w:val="007B25CF"/>
    <w:rsid w:val="007B2778"/>
    <w:rsid w:val="007B28DA"/>
    <w:rsid w:val="007B2E6B"/>
    <w:rsid w:val="007B5C40"/>
    <w:rsid w:val="007B7EEC"/>
    <w:rsid w:val="007C0BD7"/>
    <w:rsid w:val="007C11C9"/>
    <w:rsid w:val="007C3666"/>
    <w:rsid w:val="007C6D5C"/>
    <w:rsid w:val="007C7B45"/>
    <w:rsid w:val="007D0E0C"/>
    <w:rsid w:val="007D3EA1"/>
    <w:rsid w:val="007E069F"/>
    <w:rsid w:val="007E2F21"/>
    <w:rsid w:val="007E3612"/>
    <w:rsid w:val="007E528D"/>
    <w:rsid w:val="007E6531"/>
    <w:rsid w:val="007E7D74"/>
    <w:rsid w:val="007F1C04"/>
    <w:rsid w:val="007F413D"/>
    <w:rsid w:val="007F419C"/>
    <w:rsid w:val="007F4849"/>
    <w:rsid w:val="007F4906"/>
    <w:rsid w:val="007F584C"/>
    <w:rsid w:val="007F69B7"/>
    <w:rsid w:val="007F6D1F"/>
    <w:rsid w:val="007F6DC0"/>
    <w:rsid w:val="007F6F2D"/>
    <w:rsid w:val="008001AA"/>
    <w:rsid w:val="008008C8"/>
    <w:rsid w:val="008024A7"/>
    <w:rsid w:val="008028B4"/>
    <w:rsid w:val="008029D4"/>
    <w:rsid w:val="0080417E"/>
    <w:rsid w:val="00805F35"/>
    <w:rsid w:val="0080681B"/>
    <w:rsid w:val="00806EA3"/>
    <w:rsid w:val="00810551"/>
    <w:rsid w:val="0081240B"/>
    <w:rsid w:val="00816381"/>
    <w:rsid w:val="0081722D"/>
    <w:rsid w:val="00820079"/>
    <w:rsid w:val="00822357"/>
    <w:rsid w:val="008224DE"/>
    <w:rsid w:val="008242B5"/>
    <w:rsid w:val="00825164"/>
    <w:rsid w:val="008255A8"/>
    <w:rsid w:val="00825A2D"/>
    <w:rsid w:val="008308B0"/>
    <w:rsid w:val="00831E63"/>
    <w:rsid w:val="00832246"/>
    <w:rsid w:val="00833F9A"/>
    <w:rsid w:val="00835391"/>
    <w:rsid w:val="008361E9"/>
    <w:rsid w:val="008367B3"/>
    <w:rsid w:val="00840D86"/>
    <w:rsid w:val="00841654"/>
    <w:rsid w:val="00842927"/>
    <w:rsid w:val="00846B9B"/>
    <w:rsid w:val="00850615"/>
    <w:rsid w:val="00851198"/>
    <w:rsid w:val="00852441"/>
    <w:rsid w:val="00852B47"/>
    <w:rsid w:val="00852E23"/>
    <w:rsid w:val="00853C6B"/>
    <w:rsid w:val="00855ADD"/>
    <w:rsid w:val="00857FD0"/>
    <w:rsid w:val="008615B4"/>
    <w:rsid w:val="008617A2"/>
    <w:rsid w:val="008636E8"/>
    <w:rsid w:val="00864DF5"/>
    <w:rsid w:val="008663BB"/>
    <w:rsid w:val="00866801"/>
    <w:rsid w:val="00866DCD"/>
    <w:rsid w:val="00867173"/>
    <w:rsid w:val="0086720D"/>
    <w:rsid w:val="00867501"/>
    <w:rsid w:val="00867C32"/>
    <w:rsid w:val="0087070F"/>
    <w:rsid w:val="008707A3"/>
    <w:rsid w:val="00870E94"/>
    <w:rsid w:val="00871446"/>
    <w:rsid w:val="0087173D"/>
    <w:rsid w:val="00871D2E"/>
    <w:rsid w:val="008731EC"/>
    <w:rsid w:val="0087519F"/>
    <w:rsid w:val="00875E4B"/>
    <w:rsid w:val="008801F0"/>
    <w:rsid w:val="008841C3"/>
    <w:rsid w:val="00884C19"/>
    <w:rsid w:val="00885B78"/>
    <w:rsid w:val="00886096"/>
    <w:rsid w:val="00890CC6"/>
    <w:rsid w:val="00891320"/>
    <w:rsid w:val="008935DB"/>
    <w:rsid w:val="00893643"/>
    <w:rsid w:val="00894D1F"/>
    <w:rsid w:val="00894E8D"/>
    <w:rsid w:val="008950C4"/>
    <w:rsid w:val="00895421"/>
    <w:rsid w:val="00895832"/>
    <w:rsid w:val="0089591D"/>
    <w:rsid w:val="00895CCD"/>
    <w:rsid w:val="008A30D6"/>
    <w:rsid w:val="008A62B8"/>
    <w:rsid w:val="008B0775"/>
    <w:rsid w:val="008B083A"/>
    <w:rsid w:val="008B0B33"/>
    <w:rsid w:val="008B1E8E"/>
    <w:rsid w:val="008B4284"/>
    <w:rsid w:val="008B5442"/>
    <w:rsid w:val="008B5A11"/>
    <w:rsid w:val="008B618E"/>
    <w:rsid w:val="008B67CD"/>
    <w:rsid w:val="008B6B28"/>
    <w:rsid w:val="008B6F9D"/>
    <w:rsid w:val="008B7C65"/>
    <w:rsid w:val="008C36A2"/>
    <w:rsid w:val="008C3B20"/>
    <w:rsid w:val="008C3E82"/>
    <w:rsid w:val="008C49C6"/>
    <w:rsid w:val="008C57EB"/>
    <w:rsid w:val="008C6F51"/>
    <w:rsid w:val="008C7522"/>
    <w:rsid w:val="008C769D"/>
    <w:rsid w:val="008D03F6"/>
    <w:rsid w:val="008D12D0"/>
    <w:rsid w:val="008D1650"/>
    <w:rsid w:val="008D332F"/>
    <w:rsid w:val="008D33C1"/>
    <w:rsid w:val="008D512C"/>
    <w:rsid w:val="008D576A"/>
    <w:rsid w:val="008D7FC1"/>
    <w:rsid w:val="008E030A"/>
    <w:rsid w:val="008E0719"/>
    <w:rsid w:val="008E161B"/>
    <w:rsid w:val="008E25F1"/>
    <w:rsid w:val="008E2EE3"/>
    <w:rsid w:val="008E3D60"/>
    <w:rsid w:val="008E5AC3"/>
    <w:rsid w:val="008E6441"/>
    <w:rsid w:val="008E6750"/>
    <w:rsid w:val="008E744F"/>
    <w:rsid w:val="008E7CE7"/>
    <w:rsid w:val="008F047A"/>
    <w:rsid w:val="008F3010"/>
    <w:rsid w:val="008F399F"/>
    <w:rsid w:val="008F4F81"/>
    <w:rsid w:val="008F584C"/>
    <w:rsid w:val="008F5E91"/>
    <w:rsid w:val="008F6A74"/>
    <w:rsid w:val="008F7055"/>
    <w:rsid w:val="00900747"/>
    <w:rsid w:val="0090393D"/>
    <w:rsid w:val="00903CCF"/>
    <w:rsid w:val="00910972"/>
    <w:rsid w:val="009135C2"/>
    <w:rsid w:val="00914992"/>
    <w:rsid w:val="00915DB4"/>
    <w:rsid w:val="00920C16"/>
    <w:rsid w:val="00920F32"/>
    <w:rsid w:val="00921EA2"/>
    <w:rsid w:val="00924EA4"/>
    <w:rsid w:val="009252A1"/>
    <w:rsid w:val="00926AEE"/>
    <w:rsid w:val="00926D5B"/>
    <w:rsid w:val="009315C4"/>
    <w:rsid w:val="0093184B"/>
    <w:rsid w:val="0093199B"/>
    <w:rsid w:val="00933082"/>
    <w:rsid w:val="00933FA7"/>
    <w:rsid w:val="009361A4"/>
    <w:rsid w:val="00936F93"/>
    <w:rsid w:val="0093762D"/>
    <w:rsid w:val="00940115"/>
    <w:rsid w:val="00940BF2"/>
    <w:rsid w:val="00943554"/>
    <w:rsid w:val="00944121"/>
    <w:rsid w:val="0095733F"/>
    <w:rsid w:val="009573BB"/>
    <w:rsid w:val="0095740B"/>
    <w:rsid w:val="00957B24"/>
    <w:rsid w:val="00961020"/>
    <w:rsid w:val="00961167"/>
    <w:rsid w:val="009651C4"/>
    <w:rsid w:val="0096527E"/>
    <w:rsid w:val="00965FE3"/>
    <w:rsid w:val="00966287"/>
    <w:rsid w:val="0096641E"/>
    <w:rsid w:val="0096644D"/>
    <w:rsid w:val="0097009B"/>
    <w:rsid w:val="00970C97"/>
    <w:rsid w:val="00970F09"/>
    <w:rsid w:val="00971A1F"/>
    <w:rsid w:val="0097366A"/>
    <w:rsid w:val="00973B5C"/>
    <w:rsid w:val="00974BCB"/>
    <w:rsid w:val="00981B9C"/>
    <w:rsid w:val="00981C97"/>
    <w:rsid w:val="00981FAF"/>
    <w:rsid w:val="0098301B"/>
    <w:rsid w:val="00983BF9"/>
    <w:rsid w:val="0098446A"/>
    <w:rsid w:val="00985C97"/>
    <w:rsid w:val="0099003D"/>
    <w:rsid w:val="00990462"/>
    <w:rsid w:val="00991040"/>
    <w:rsid w:val="00991A3E"/>
    <w:rsid w:val="009927B4"/>
    <w:rsid w:val="00995013"/>
    <w:rsid w:val="00996C6A"/>
    <w:rsid w:val="00997DCA"/>
    <w:rsid w:val="009A2427"/>
    <w:rsid w:val="009A29C6"/>
    <w:rsid w:val="009A2D77"/>
    <w:rsid w:val="009A2F3F"/>
    <w:rsid w:val="009A53AA"/>
    <w:rsid w:val="009A725E"/>
    <w:rsid w:val="009A7A19"/>
    <w:rsid w:val="009B0EF3"/>
    <w:rsid w:val="009B17A9"/>
    <w:rsid w:val="009B3452"/>
    <w:rsid w:val="009B3CCF"/>
    <w:rsid w:val="009B46B5"/>
    <w:rsid w:val="009B72D0"/>
    <w:rsid w:val="009C4E26"/>
    <w:rsid w:val="009C5FC7"/>
    <w:rsid w:val="009C77D7"/>
    <w:rsid w:val="009E10FE"/>
    <w:rsid w:val="009E136A"/>
    <w:rsid w:val="009E6343"/>
    <w:rsid w:val="009F1FAA"/>
    <w:rsid w:val="009F309E"/>
    <w:rsid w:val="009F5190"/>
    <w:rsid w:val="009F7229"/>
    <w:rsid w:val="009F7A6E"/>
    <w:rsid w:val="009F7DBA"/>
    <w:rsid w:val="00A01E3A"/>
    <w:rsid w:val="00A02E8F"/>
    <w:rsid w:val="00A04AB7"/>
    <w:rsid w:val="00A05D66"/>
    <w:rsid w:val="00A060D8"/>
    <w:rsid w:val="00A10A65"/>
    <w:rsid w:val="00A110B4"/>
    <w:rsid w:val="00A12179"/>
    <w:rsid w:val="00A1321A"/>
    <w:rsid w:val="00A14CAD"/>
    <w:rsid w:val="00A14FBA"/>
    <w:rsid w:val="00A1737D"/>
    <w:rsid w:val="00A17C05"/>
    <w:rsid w:val="00A233C4"/>
    <w:rsid w:val="00A301B3"/>
    <w:rsid w:val="00A30A9E"/>
    <w:rsid w:val="00A31FDA"/>
    <w:rsid w:val="00A322BF"/>
    <w:rsid w:val="00A33604"/>
    <w:rsid w:val="00A337FC"/>
    <w:rsid w:val="00A33DBA"/>
    <w:rsid w:val="00A365D8"/>
    <w:rsid w:val="00A4056F"/>
    <w:rsid w:val="00A40E6D"/>
    <w:rsid w:val="00A40F27"/>
    <w:rsid w:val="00A41D6B"/>
    <w:rsid w:val="00A43815"/>
    <w:rsid w:val="00A5041A"/>
    <w:rsid w:val="00A51385"/>
    <w:rsid w:val="00A5406C"/>
    <w:rsid w:val="00A5586B"/>
    <w:rsid w:val="00A55C92"/>
    <w:rsid w:val="00A5698A"/>
    <w:rsid w:val="00A575E0"/>
    <w:rsid w:val="00A5797B"/>
    <w:rsid w:val="00A61CF3"/>
    <w:rsid w:val="00A61E90"/>
    <w:rsid w:val="00A6232A"/>
    <w:rsid w:val="00A63AE6"/>
    <w:rsid w:val="00A63B51"/>
    <w:rsid w:val="00A64340"/>
    <w:rsid w:val="00A648EE"/>
    <w:rsid w:val="00A64DB9"/>
    <w:rsid w:val="00A65182"/>
    <w:rsid w:val="00A65626"/>
    <w:rsid w:val="00A66512"/>
    <w:rsid w:val="00A7121B"/>
    <w:rsid w:val="00A7158F"/>
    <w:rsid w:val="00A71BB9"/>
    <w:rsid w:val="00A72DE7"/>
    <w:rsid w:val="00A73198"/>
    <w:rsid w:val="00A74FBD"/>
    <w:rsid w:val="00A7516F"/>
    <w:rsid w:val="00A7554F"/>
    <w:rsid w:val="00A75C5F"/>
    <w:rsid w:val="00A82E03"/>
    <w:rsid w:val="00A84BAE"/>
    <w:rsid w:val="00A85B19"/>
    <w:rsid w:val="00A865AD"/>
    <w:rsid w:val="00A86D81"/>
    <w:rsid w:val="00A87C00"/>
    <w:rsid w:val="00A87D2A"/>
    <w:rsid w:val="00A9166A"/>
    <w:rsid w:val="00A95C3B"/>
    <w:rsid w:val="00AA2B73"/>
    <w:rsid w:val="00AA32DE"/>
    <w:rsid w:val="00AA4EE7"/>
    <w:rsid w:val="00AA609D"/>
    <w:rsid w:val="00AA6D9D"/>
    <w:rsid w:val="00AA7C3C"/>
    <w:rsid w:val="00AA7D36"/>
    <w:rsid w:val="00AB15F7"/>
    <w:rsid w:val="00AB2146"/>
    <w:rsid w:val="00AB48FC"/>
    <w:rsid w:val="00AB7317"/>
    <w:rsid w:val="00AB7398"/>
    <w:rsid w:val="00AC04EE"/>
    <w:rsid w:val="00AC0DC0"/>
    <w:rsid w:val="00AC10EC"/>
    <w:rsid w:val="00AC4F63"/>
    <w:rsid w:val="00AD45D6"/>
    <w:rsid w:val="00AD6200"/>
    <w:rsid w:val="00AD6408"/>
    <w:rsid w:val="00AD6F46"/>
    <w:rsid w:val="00AE3D16"/>
    <w:rsid w:val="00AE51D5"/>
    <w:rsid w:val="00AE52C8"/>
    <w:rsid w:val="00AF0717"/>
    <w:rsid w:val="00AF2B3A"/>
    <w:rsid w:val="00AF3699"/>
    <w:rsid w:val="00AF3D48"/>
    <w:rsid w:val="00AF3DA9"/>
    <w:rsid w:val="00AF53EA"/>
    <w:rsid w:val="00AF719B"/>
    <w:rsid w:val="00AF7572"/>
    <w:rsid w:val="00B02142"/>
    <w:rsid w:val="00B047B9"/>
    <w:rsid w:val="00B04803"/>
    <w:rsid w:val="00B06A8A"/>
    <w:rsid w:val="00B0742A"/>
    <w:rsid w:val="00B104BB"/>
    <w:rsid w:val="00B125C2"/>
    <w:rsid w:val="00B13209"/>
    <w:rsid w:val="00B13421"/>
    <w:rsid w:val="00B139E8"/>
    <w:rsid w:val="00B14775"/>
    <w:rsid w:val="00B149F8"/>
    <w:rsid w:val="00B14F60"/>
    <w:rsid w:val="00B16213"/>
    <w:rsid w:val="00B168A7"/>
    <w:rsid w:val="00B20EC5"/>
    <w:rsid w:val="00B21626"/>
    <w:rsid w:val="00B21B0F"/>
    <w:rsid w:val="00B2223E"/>
    <w:rsid w:val="00B248CE"/>
    <w:rsid w:val="00B30EC2"/>
    <w:rsid w:val="00B3261A"/>
    <w:rsid w:val="00B3262C"/>
    <w:rsid w:val="00B3588C"/>
    <w:rsid w:val="00B36A06"/>
    <w:rsid w:val="00B374C7"/>
    <w:rsid w:val="00B375B9"/>
    <w:rsid w:val="00B40099"/>
    <w:rsid w:val="00B405FA"/>
    <w:rsid w:val="00B414D6"/>
    <w:rsid w:val="00B416A0"/>
    <w:rsid w:val="00B479A2"/>
    <w:rsid w:val="00B51201"/>
    <w:rsid w:val="00B513EB"/>
    <w:rsid w:val="00B51F63"/>
    <w:rsid w:val="00B5201D"/>
    <w:rsid w:val="00B52B9A"/>
    <w:rsid w:val="00B5324A"/>
    <w:rsid w:val="00B53678"/>
    <w:rsid w:val="00B53E7D"/>
    <w:rsid w:val="00B54142"/>
    <w:rsid w:val="00B54A47"/>
    <w:rsid w:val="00B54DAB"/>
    <w:rsid w:val="00B55230"/>
    <w:rsid w:val="00B57BA2"/>
    <w:rsid w:val="00B64E3D"/>
    <w:rsid w:val="00B65CA6"/>
    <w:rsid w:val="00B66AEC"/>
    <w:rsid w:val="00B7007B"/>
    <w:rsid w:val="00B72359"/>
    <w:rsid w:val="00B741F7"/>
    <w:rsid w:val="00B7489D"/>
    <w:rsid w:val="00B75A89"/>
    <w:rsid w:val="00B76E99"/>
    <w:rsid w:val="00B81275"/>
    <w:rsid w:val="00B81399"/>
    <w:rsid w:val="00B830EB"/>
    <w:rsid w:val="00B83E91"/>
    <w:rsid w:val="00B85C5B"/>
    <w:rsid w:val="00B860EA"/>
    <w:rsid w:val="00B865CB"/>
    <w:rsid w:val="00B8686E"/>
    <w:rsid w:val="00B86997"/>
    <w:rsid w:val="00B87A5C"/>
    <w:rsid w:val="00B87ED7"/>
    <w:rsid w:val="00B90C4C"/>
    <w:rsid w:val="00B924F5"/>
    <w:rsid w:val="00B96B12"/>
    <w:rsid w:val="00BA292A"/>
    <w:rsid w:val="00BA2982"/>
    <w:rsid w:val="00BA3709"/>
    <w:rsid w:val="00BA4D1D"/>
    <w:rsid w:val="00BA5831"/>
    <w:rsid w:val="00BB0153"/>
    <w:rsid w:val="00BB0961"/>
    <w:rsid w:val="00BB1C02"/>
    <w:rsid w:val="00BB3056"/>
    <w:rsid w:val="00BB68B7"/>
    <w:rsid w:val="00BB6E04"/>
    <w:rsid w:val="00BC1805"/>
    <w:rsid w:val="00BC44A4"/>
    <w:rsid w:val="00BD331C"/>
    <w:rsid w:val="00BD550E"/>
    <w:rsid w:val="00BD56F8"/>
    <w:rsid w:val="00BE02EA"/>
    <w:rsid w:val="00BE18FF"/>
    <w:rsid w:val="00BE2002"/>
    <w:rsid w:val="00BE2D1F"/>
    <w:rsid w:val="00BE34D7"/>
    <w:rsid w:val="00BE36BE"/>
    <w:rsid w:val="00BE39CB"/>
    <w:rsid w:val="00BE41EA"/>
    <w:rsid w:val="00BE63A6"/>
    <w:rsid w:val="00BE658F"/>
    <w:rsid w:val="00BE6871"/>
    <w:rsid w:val="00BE6A73"/>
    <w:rsid w:val="00BF0A36"/>
    <w:rsid w:val="00BF48CA"/>
    <w:rsid w:val="00BF4AEE"/>
    <w:rsid w:val="00BF67BB"/>
    <w:rsid w:val="00C019D3"/>
    <w:rsid w:val="00C01F4D"/>
    <w:rsid w:val="00C02467"/>
    <w:rsid w:val="00C02F48"/>
    <w:rsid w:val="00C071E2"/>
    <w:rsid w:val="00C07A88"/>
    <w:rsid w:val="00C1114C"/>
    <w:rsid w:val="00C14DD9"/>
    <w:rsid w:val="00C17BF9"/>
    <w:rsid w:val="00C272D3"/>
    <w:rsid w:val="00C274DE"/>
    <w:rsid w:val="00C35365"/>
    <w:rsid w:val="00C35D07"/>
    <w:rsid w:val="00C45625"/>
    <w:rsid w:val="00C46082"/>
    <w:rsid w:val="00C50BCD"/>
    <w:rsid w:val="00C5196F"/>
    <w:rsid w:val="00C53182"/>
    <w:rsid w:val="00C54DAA"/>
    <w:rsid w:val="00C562A9"/>
    <w:rsid w:val="00C57FA4"/>
    <w:rsid w:val="00C61026"/>
    <w:rsid w:val="00C645F0"/>
    <w:rsid w:val="00C7058D"/>
    <w:rsid w:val="00C70D2C"/>
    <w:rsid w:val="00C74477"/>
    <w:rsid w:val="00C76990"/>
    <w:rsid w:val="00C7717A"/>
    <w:rsid w:val="00C81F99"/>
    <w:rsid w:val="00C825C1"/>
    <w:rsid w:val="00C84992"/>
    <w:rsid w:val="00C8709D"/>
    <w:rsid w:val="00C90B9C"/>
    <w:rsid w:val="00C91EFF"/>
    <w:rsid w:val="00C922E6"/>
    <w:rsid w:val="00C93146"/>
    <w:rsid w:val="00C93603"/>
    <w:rsid w:val="00C94150"/>
    <w:rsid w:val="00CA2789"/>
    <w:rsid w:val="00CA29CC"/>
    <w:rsid w:val="00CA421B"/>
    <w:rsid w:val="00CA44F6"/>
    <w:rsid w:val="00CA6E09"/>
    <w:rsid w:val="00CA7022"/>
    <w:rsid w:val="00CB0121"/>
    <w:rsid w:val="00CB0573"/>
    <w:rsid w:val="00CB08DB"/>
    <w:rsid w:val="00CB0CB0"/>
    <w:rsid w:val="00CB44F3"/>
    <w:rsid w:val="00CB5BAC"/>
    <w:rsid w:val="00CB7317"/>
    <w:rsid w:val="00CC20B1"/>
    <w:rsid w:val="00CC3C26"/>
    <w:rsid w:val="00CC3C44"/>
    <w:rsid w:val="00CC458E"/>
    <w:rsid w:val="00CC5290"/>
    <w:rsid w:val="00CC658E"/>
    <w:rsid w:val="00CC6C6D"/>
    <w:rsid w:val="00CC7816"/>
    <w:rsid w:val="00CD0B55"/>
    <w:rsid w:val="00CD1585"/>
    <w:rsid w:val="00CD1841"/>
    <w:rsid w:val="00CD287E"/>
    <w:rsid w:val="00CD29A3"/>
    <w:rsid w:val="00CD64E4"/>
    <w:rsid w:val="00CD73E8"/>
    <w:rsid w:val="00CD76C8"/>
    <w:rsid w:val="00CE3065"/>
    <w:rsid w:val="00CE42C0"/>
    <w:rsid w:val="00CE5929"/>
    <w:rsid w:val="00CE5A2F"/>
    <w:rsid w:val="00CE5D37"/>
    <w:rsid w:val="00CE6863"/>
    <w:rsid w:val="00CE72A6"/>
    <w:rsid w:val="00CF0596"/>
    <w:rsid w:val="00CF370D"/>
    <w:rsid w:val="00CF3F22"/>
    <w:rsid w:val="00CF437C"/>
    <w:rsid w:val="00CF4822"/>
    <w:rsid w:val="00CF57BF"/>
    <w:rsid w:val="00CF6A95"/>
    <w:rsid w:val="00CF794F"/>
    <w:rsid w:val="00D0014B"/>
    <w:rsid w:val="00D00593"/>
    <w:rsid w:val="00D01A54"/>
    <w:rsid w:val="00D036DC"/>
    <w:rsid w:val="00D04FD5"/>
    <w:rsid w:val="00D06BC8"/>
    <w:rsid w:val="00D06D98"/>
    <w:rsid w:val="00D0780E"/>
    <w:rsid w:val="00D07AFD"/>
    <w:rsid w:val="00D10091"/>
    <w:rsid w:val="00D11618"/>
    <w:rsid w:val="00D14BDE"/>
    <w:rsid w:val="00D14F7E"/>
    <w:rsid w:val="00D15A80"/>
    <w:rsid w:val="00D1615F"/>
    <w:rsid w:val="00D22B7D"/>
    <w:rsid w:val="00D23BA8"/>
    <w:rsid w:val="00D27173"/>
    <w:rsid w:val="00D2758E"/>
    <w:rsid w:val="00D278B2"/>
    <w:rsid w:val="00D303D9"/>
    <w:rsid w:val="00D30EF1"/>
    <w:rsid w:val="00D34F41"/>
    <w:rsid w:val="00D3601E"/>
    <w:rsid w:val="00D36CE1"/>
    <w:rsid w:val="00D37679"/>
    <w:rsid w:val="00D4009A"/>
    <w:rsid w:val="00D40835"/>
    <w:rsid w:val="00D4458E"/>
    <w:rsid w:val="00D45C08"/>
    <w:rsid w:val="00D45DD9"/>
    <w:rsid w:val="00D467C6"/>
    <w:rsid w:val="00D46900"/>
    <w:rsid w:val="00D47C30"/>
    <w:rsid w:val="00D47DA4"/>
    <w:rsid w:val="00D51827"/>
    <w:rsid w:val="00D52122"/>
    <w:rsid w:val="00D542B8"/>
    <w:rsid w:val="00D552D9"/>
    <w:rsid w:val="00D55DCD"/>
    <w:rsid w:val="00D6014B"/>
    <w:rsid w:val="00D708A2"/>
    <w:rsid w:val="00D735FE"/>
    <w:rsid w:val="00D74021"/>
    <w:rsid w:val="00D74AEC"/>
    <w:rsid w:val="00D75727"/>
    <w:rsid w:val="00D805D1"/>
    <w:rsid w:val="00D82B1F"/>
    <w:rsid w:val="00D83525"/>
    <w:rsid w:val="00D85687"/>
    <w:rsid w:val="00D85AFC"/>
    <w:rsid w:val="00D87D0D"/>
    <w:rsid w:val="00D904B7"/>
    <w:rsid w:val="00D91232"/>
    <w:rsid w:val="00D91C33"/>
    <w:rsid w:val="00D949B4"/>
    <w:rsid w:val="00D95247"/>
    <w:rsid w:val="00D9696A"/>
    <w:rsid w:val="00D97388"/>
    <w:rsid w:val="00D97BAE"/>
    <w:rsid w:val="00DA089C"/>
    <w:rsid w:val="00DA3229"/>
    <w:rsid w:val="00DA3C93"/>
    <w:rsid w:val="00DA4139"/>
    <w:rsid w:val="00DA4349"/>
    <w:rsid w:val="00DA504A"/>
    <w:rsid w:val="00DA571A"/>
    <w:rsid w:val="00DA625E"/>
    <w:rsid w:val="00DA6669"/>
    <w:rsid w:val="00DA67D0"/>
    <w:rsid w:val="00DB0B36"/>
    <w:rsid w:val="00DB0B7C"/>
    <w:rsid w:val="00DB14AC"/>
    <w:rsid w:val="00DB1C3E"/>
    <w:rsid w:val="00DB33E0"/>
    <w:rsid w:val="00DB4C5A"/>
    <w:rsid w:val="00DB7542"/>
    <w:rsid w:val="00DB755C"/>
    <w:rsid w:val="00DB76FD"/>
    <w:rsid w:val="00DC239C"/>
    <w:rsid w:val="00DC2CBF"/>
    <w:rsid w:val="00DC3042"/>
    <w:rsid w:val="00DC6C8F"/>
    <w:rsid w:val="00DD02DA"/>
    <w:rsid w:val="00DD0616"/>
    <w:rsid w:val="00DD092B"/>
    <w:rsid w:val="00DD1FA3"/>
    <w:rsid w:val="00DD22EB"/>
    <w:rsid w:val="00DD31D7"/>
    <w:rsid w:val="00DD3786"/>
    <w:rsid w:val="00DD459E"/>
    <w:rsid w:val="00DD4988"/>
    <w:rsid w:val="00DD5530"/>
    <w:rsid w:val="00DD55A5"/>
    <w:rsid w:val="00DD7FE3"/>
    <w:rsid w:val="00DE03FB"/>
    <w:rsid w:val="00DE23EB"/>
    <w:rsid w:val="00DE3178"/>
    <w:rsid w:val="00DE34E3"/>
    <w:rsid w:val="00DE3835"/>
    <w:rsid w:val="00DE440B"/>
    <w:rsid w:val="00DE5838"/>
    <w:rsid w:val="00DE7B03"/>
    <w:rsid w:val="00DF0CA5"/>
    <w:rsid w:val="00DF3435"/>
    <w:rsid w:val="00DF3C70"/>
    <w:rsid w:val="00DF412C"/>
    <w:rsid w:val="00DF5E23"/>
    <w:rsid w:val="00DF6143"/>
    <w:rsid w:val="00DF706C"/>
    <w:rsid w:val="00E0008F"/>
    <w:rsid w:val="00E01F72"/>
    <w:rsid w:val="00E02189"/>
    <w:rsid w:val="00E0609A"/>
    <w:rsid w:val="00E06399"/>
    <w:rsid w:val="00E06531"/>
    <w:rsid w:val="00E06FFF"/>
    <w:rsid w:val="00E07CCB"/>
    <w:rsid w:val="00E11503"/>
    <w:rsid w:val="00E11701"/>
    <w:rsid w:val="00E11F82"/>
    <w:rsid w:val="00E13C1C"/>
    <w:rsid w:val="00E13F6D"/>
    <w:rsid w:val="00E14230"/>
    <w:rsid w:val="00E14B96"/>
    <w:rsid w:val="00E15969"/>
    <w:rsid w:val="00E207EE"/>
    <w:rsid w:val="00E2104A"/>
    <w:rsid w:val="00E2161B"/>
    <w:rsid w:val="00E27D7C"/>
    <w:rsid w:val="00E31A8E"/>
    <w:rsid w:val="00E326D6"/>
    <w:rsid w:val="00E3411B"/>
    <w:rsid w:val="00E34F2C"/>
    <w:rsid w:val="00E41866"/>
    <w:rsid w:val="00E4441D"/>
    <w:rsid w:val="00E445FD"/>
    <w:rsid w:val="00E44651"/>
    <w:rsid w:val="00E468A9"/>
    <w:rsid w:val="00E479BC"/>
    <w:rsid w:val="00E47F46"/>
    <w:rsid w:val="00E51720"/>
    <w:rsid w:val="00E52A28"/>
    <w:rsid w:val="00E539E2"/>
    <w:rsid w:val="00E56BAF"/>
    <w:rsid w:val="00E574BB"/>
    <w:rsid w:val="00E62687"/>
    <w:rsid w:val="00E66782"/>
    <w:rsid w:val="00E669B8"/>
    <w:rsid w:val="00E66F9C"/>
    <w:rsid w:val="00E71852"/>
    <w:rsid w:val="00E725CD"/>
    <w:rsid w:val="00E72B7C"/>
    <w:rsid w:val="00E73DA5"/>
    <w:rsid w:val="00E74F48"/>
    <w:rsid w:val="00E755BF"/>
    <w:rsid w:val="00E77165"/>
    <w:rsid w:val="00E8344F"/>
    <w:rsid w:val="00E83A32"/>
    <w:rsid w:val="00E83D79"/>
    <w:rsid w:val="00E84A5B"/>
    <w:rsid w:val="00E84AC7"/>
    <w:rsid w:val="00E85372"/>
    <w:rsid w:val="00E85DEF"/>
    <w:rsid w:val="00E8739B"/>
    <w:rsid w:val="00E903AA"/>
    <w:rsid w:val="00E90501"/>
    <w:rsid w:val="00E906F3"/>
    <w:rsid w:val="00E909CB"/>
    <w:rsid w:val="00E9336F"/>
    <w:rsid w:val="00E9436D"/>
    <w:rsid w:val="00E94430"/>
    <w:rsid w:val="00E95148"/>
    <w:rsid w:val="00E95611"/>
    <w:rsid w:val="00E96D72"/>
    <w:rsid w:val="00E96FE0"/>
    <w:rsid w:val="00E96FE7"/>
    <w:rsid w:val="00EA5B2D"/>
    <w:rsid w:val="00EA7572"/>
    <w:rsid w:val="00EB1574"/>
    <w:rsid w:val="00EB1952"/>
    <w:rsid w:val="00EB32E9"/>
    <w:rsid w:val="00EB425C"/>
    <w:rsid w:val="00EB4287"/>
    <w:rsid w:val="00EB42EF"/>
    <w:rsid w:val="00EC1253"/>
    <w:rsid w:val="00EC158C"/>
    <w:rsid w:val="00EC25FD"/>
    <w:rsid w:val="00EC3B72"/>
    <w:rsid w:val="00EC4FD2"/>
    <w:rsid w:val="00EC626D"/>
    <w:rsid w:val="00EC6287"/>
    <w:rsid w:val="00ED0489"/>
    <w:rsid w:val="00ED0F9C"/>
    <w:rsid w:val="00ED1653"/>
    <w:rsid w:val="00ED18BC"/>
    <w:rsid w:val="00ED18E5"/>
    <w:rsid w:val="00ED439D"/>
    <w:rsid w:val="00ED593A"/>
    <w:rsid w:val="00ED66FE"/>
    <w:rsid w:val="00ED7023"/>
    <w:rsid w:val="00EE0D00"/>
    <w:rsid w:val="00EE1C10"/>
    <w:rsid w:val="00EE1EB8"/>
    <w:rsid w:val="00EE242A"/>
    <w:rsid w:val="00EE67BE"/>
    <w:rsid w:val="00EE7216"/>
    <w:rsid w:val="00EE7F48"/>
    <w:rsid w:val="00EF2C1D"/>
    <w:rsid w:val="00EF37E8"/>
    <w:rsid w:val="00EF3AFA"/>
    <w:rsid w:val="00EF615F"/>
    <w:rsid w:val="00EF61F3"/>
    <w:rsid w:val="00F00E74"/>
    <w:rsid w:val="00F01CD6"/>
    <w:rsid w:val="00F04E14"/>
    <w:rsid w:val="00F06BB2"/>
    <w:rsid w:val="00F07070"/>
    <w:rsid w:val="00F10489"/>
    <w:rsid w:val="00F131F9"/>
    <w:rsid w:val="00F153EE"/>
    <w:rsid w:val="00F15C92"/>
    <w:rsid w:val="00F16B57"/>
    <w:rsid w:val="00F171EF"/>
    <w:rsid w:val="00F20F29"/>
    <w:rsid w:val="00F2118B"/>
    <w:rsid w:val="00F23AFE"/>
    <w:rsid w:val="00F23D31"/>
    <w:rsid w:val="00F24EDE"/>
    <w:rsid w:val="00F30255"/>
    <w:rsid w:val="00F313A8"/>
    <w:rsid w:val="00F322D3"/>
    <w:rsid w:val="00F35EDC"/>
    <w:rsid w:val="00F35EFC"/>
    <w:rsid w:val="00F3649C"/>
    <w:rsid w:val="00F3718F"/>
    <w:rsid w:val="00F41FC9"/>
    <w:rsid w:val="00F4304C"/>
    <w:rsid w:val="00F44D47"/>
    <w:rsid w:val="00F458B5"/>
    <w:rsid w:val="00F4612D"/>
    <w:rsid w:val="00F472C2"/>
    <w:rsid w:val="00F4775C"/>
    <w:rsid w:val="00F50951"/>
    <w:rsid w:val="00F529A4"/>
    <w:rsid w:val="00F54665"/>
    <w:rsid w:val="00F6153F"/>
    <w:rsid w:val="00F62577"/>
    <w:rsid w:val="00F66B88"/>
    <w:rsid w:val="00F6757F"/>
    <w:rsid w:val="00F6764C"/>
    <w:rsid w:val="00F701A0"/>
    <w:rsid w:val="00F70F1A"/>
    <w:rsid w:val="00F715FE"/>
    <w:rsid w:val="00F730AF"/>
    <w:rsid w:val="00F77F00"/>
    <w:rsid w:val="00F81131"/>
    <w:rsid w:val="00F823C3"/>
    <w:rsid w:val="00F8351B"/>
    <w:rsid w:val="00F83D1A"/>
    <w:rsid w:val="00F848EA"/>
    <w:rsid w:val="00F8769D"/>
    <w:rsid w:val="00F90ED7"/>
    <w:rsid w:val="00F92912"/>
    <w:rsid w:val="00F94201"/>
    <w:rsid w:val="00F9440D"/>
    <w:rsid w:val="00F94E42"/>
    <w:rsid w:val="00F955F0"/>
    <w:rsid w:val="00FA0F7F"/>
    <w:rsid w:val="00FA20FA"/>
    <w:rsid w:val="00FA23D7"/>
    <w:rsid w:val="00FA7BEC"/>
    <w:rsid w:val="00FA7E08"/>
    <w:rsid w:val="00FB088F"/>
    <w:rsid w:val="00FB1684"/>
    <w:rsid w:val="00FB2049"/>
    <w:rsid w:val="00FB31B8"/>
    <w:rsid w:val="00FB336C"/>
    <w:rsid w:val="00FB3C48"/>
    <w:rsid w:val="00FB510D"/>
    <w:rsid w:val="00FB6BAB"/>
    <w:rsid w:val="00FB7D66"/>
    <w:rsid w:val="00FC29A6"/>
    <w:rsid w:val="00FC3906"/>
    <w:rsid w:val="00FC3D5D"/>
    <w:rsid w:val="00FC5CE9"/>
    <w:rsid w:val="00FC663B"/>
    <w:rsid w:val="00FC6909"/>
    <w:rsid w:val="00FD0997"/>
    <w:rsid w:val="00FD0EBC"/>
    <w:rsid w:val="00FD4464"/>
    <w:rsid w:val="00FD5D49"/>
    <w:rsid w:val="00FD6515"/>
    <w:rsid w:val="00FD7285"/>
    <w:rsid w:val="00FE41A6"/>
    <w:rsid w:val="00FE43E9"/>
    <w:rsid w:val="00FE49E1"/>
    <w:rsid w:val="00FE5281"/>
    <w:rsid w:val="00FE5AA1"/>
    <w:rsid w:val="00FE5B8A"/>
    <w:rsid w:val="00FE6005"/>
    <w:rsid w:val="00FE6CAB"/>
    <w:rsid w:val="00FF0976"/>
    <w:rsid w:val="00FF0A5A"/>
    <w:rsid w:val="00FF13D1"/>
    <w:rsid w:val="00FF14DE"/>
    <w:rsid w:val="00FF34AC"/>
    <w:rsid w:val="00FF4BB6"/>
    <w:rsid w:val="00FF55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4D22E"/>
  <w15:docId w15:val="{CF720C9E-FB8B-4BF0-A4E3-01F2FFD1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ill Sans" w:eastAsia="Gill Sans" w:hAnsi="Gill Sans" w:cs="Gill Sans"/>
        <w:color w:val="6C6463"/>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7D7"/>
    <w:pPr>
      <w:spacing w:line="280" w:lineRule="atLeast"/>
      <w:jc w:val="both"/>
    </w:pPr>
    <w:rPr>
      <w:rFonts w:ascii="Gill Sans MT" w:hAnsi="Gill Sans MT" w:cs="GillSansMTStd-Book"/>
    </w:rPr>
  </w:style>
  <w:style w:type="paragraph" w:styleId="Heading1">
    <w:name w:val="heading 1"/>
    <w:next w:val="Normal"/>
    <w:link w:val="Heading1Char"/>
    <w:uiPriority w:val="9"/>
    <w:qFormat/>
    <w:rsid w:val="00676974"/>
    <w:p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uiPriority w:val="9"/>
    <w:unhideWhenUsed/>
    <w:qFormat/>
    <w:rsid w:val="00676974"/>
    <w:pPr>
      <w:spacing w:before="360" w:after="120"/>
      <w:outlineLvl w:val="1"/>
    </w:pPr>
    <w:rPr>
      <w:b/>
      <w:bCs/>
      <w:caps/>
      <w:color w:val="auto"/>
      <w:sz w:val="20"/>
    </w:rPr>
  </w:style>
  <w:style w:type="paragraph" w:styleId="Heading3">
    <w:name w:val="heading 3"/>
    <w:basedOn w:val="Heading2"/>
    <w:next w:val="Normal"/>
    <w:link w:val="Heading3Char"/>
    <w:uiPriority w:val="9"/>
    <w:unhideWhenUsed/>
    <w:qFormat/>
    <w:rsid w:val="00676974"/>
    <w:pPr>
      <w:outlineLvl w:val="2"/>
    </w:pPr>
    <w:rPr>
      <w:b w:val="0"/>
      <w:bCs w:val="0"/>
      <w:color w:val="C2113A"/>
      <w:szCs w:val="20"/>
    </w:rPr>
  </w:style>
  <w:style w:type="paragraph" w:styleId="Heading4">
    <w:name w:val="heading 4"/>
    <w:aliases w:val="Run-In"/>
    <w:next w:val="Normal"/>
    <w:link w:val="Heading4Char"/>
    <w:uiPriority w:val="9"/>
    <w:unhideWhenUsed/>
    <w:qFormat/>
    <w:rsid w:val="00676974"/>
    <w:pPr>
      <w:outlineLvl w:val="3"/>
    </w:pPr>
    <w:rPr>
      <w:rFonts w:ascii="Gill Sans MT" w:hAnsi="Gill Sans MT" w:cs="GillSansMTStd-Book"/>
      <w:b/>
      <w:bCs/>
      <w:caps/>
      <w:sz w:val="2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6974"/>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9"/>
    <w:rsid w:val="00676974"/>
    <w:rPr>
      <w:rFonts w:ascii="Gill Sans MT" w:hAnsi="Gill Sans MT" w:cs="GillSansMTStd-Book"/>
      <w:b/>
      <w:bCs/>
      <w:caps/>
      <w:noProof/>
      <w:color w:val="C2113A"/>
      <w:sz w:val="28"/>
      <w:szCs w:val="26"/>
    </w:rPr>
  </w:style>
  <w:style w:type="paragraph" w:styleId="NoSpacing">
    <w:name w:val="No Spacing"/>
    <w:uiPriority w:val="3"/>
    <w:qFormat/>
    <w:rsid w:val="00676974"/>
    <w:pPr>
      <w:widowControl w:val="0"/>
      <w:autoSpaceDE w:val="0"/>
      <w:autoSpaceDN w:val="0"/>
      <w:adjustRightInd w:val="0"/>
      <w:textAlignment w:val="center"/>
    </w:pPr>
    <w:rPr>
      <w:rFonts w:ascii="Gill Sans MT" w:hAnsi="Gill Sans MT" w:cs="GillSansMTStd-Book"/>
    </w:rPr>
  </w:style>
  <w:style w:type="character" w:customStyle="1" w:styleId="TitleChar">
    <w:name w:val="Title Char"/>
    <w:basedOn w:val="DefaultParagraphFont"/>
    <w:link w:val="Title"/>
    <w:rsid w:val="00676974"/>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676974"/>
    <w:pPr>
      <w:tabs>
        <w:tab w:val="center" w:pos="4320"/>
        <w:tab w:val="right" w:pos="8640"/>
      </w:tabs>
      <w:spacing w:after="0" w:line="240" w:lineRule="auto"/>
    </w:pPr>
    <w:rPr>
      <w:caps/>
      <w:sz w:val="16"/>
      <w:szCs w:val="16"/>
    </w:rPr>
  </w:style>
  <w:style w:type="character" w:customStyle="1" w:styleId="FooterChar">
    <w:name w:val="Footer Char"/>
    <w:basedOn w:val="DefaultParagraphFont"/>
    <w:link w:val="Footer"/>
    <w:uiPriority w:val="99"/>
    <w:rsid w:val="00676974"/>
    <w:rPr>
      <w:rFonts w:ascii="Gill Sans MT" w:hAnsi="Gill Sans MT" w:cs="GillSansMTStd-Book"/>
      <w:caps/>
      <w:color w:val="6C6463"/>
      <w:sz w:val="16"/>
      <w:szCs w:val="16"/>
    </w:rPr>
  </w:style>
  <w:style w:type="paragraph" w:styleId="Subtitle">
    <w:name w:val="Subtitle"/>
    <w:basedOn w:val="Normal"/>
    <w:next w:val="Normal"/>
    <w:link w:val="SubtitleChar"/>
    <w:uiPriority w:val="11"/>
    <w:qFormat/>
    <w:pPr>
      <w:spacing w:after="360"/>
    </w:pPr>
    <w:rPr>
      <w:sz w:val="40"/>
      <w:szCs w:val="40"/>
    </w:rPr>
  </w:style>
  <w:style w:type="character" w:customStyle="1" w:styleId="SubtitleChar">
    <w:name w:val="Subtitle Char"/>
    <w:basedOn w:val="DefaultParagraphFont"/>
    <w:link w:val="Subtitle"/>
    <w:uiPriority w:val="1"/>
    <w:rsid w:val="00676974"/>
    <w:rPr>
      <w:rFonts w:ascii="Gill Sans MT" w:eastAsia="Calibri" w:hAnsi="Gill Sans MT" w:cs="Calibri"/>
      <w:color w:val="6C6463"/>
      <w:sz w:val="40"/>
      <w:szCs w:val="32"/>
    </w:rPr>
  </w:style>
  <w:style w:type="paragraph" w:styleId="Header">
    <w:name w:val="header"/>
    <w:basedOn w:val="Normal"/>
    <w:link w:val="HeaderChar"/>
    <w:uiPriority w:val="99"/>
    <w:unhideWhenUsed/>
    <w:rsid w:val="006769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6974"/>
    <w:rPr>
      <w:rFonts w:ascii="Gill Sans MT" w:hAnsi="Gill Sans MT" w:cs="GillSansMTStd-Book"/>
      <w:color w:val="6C6463"/>
      <w:sz w:val="22"/>
      <w:szCs w:val="22"/>
    </w:rPr>
  </w:style>
  <w:style w:type="character" w:customStyle="1" w:styleId="Heading2Char">
    <w:name w:val="Heading 2 Char"/>
    <w:basedOn w:val="DefaultParagraphFont"/>
    <w:link w:val="Heading2"/>
    <w:uiPriority w:val="9"/>
    <w:rsid w:val="00676974"/>
    <w:rPr>
      <w:rFonts w:ascii="Gill Sans MT" w:hAnsi="Gill Sans MT" w:cs="GillSansMTStd-Book"/>
      <w:b/>
      <w:bCs/>
      <w:caps/>
      <w:sz w:val="20"/>
      <w:szCs w:val="22"/>
    </w:rPr>
  </w:style>
  <w:style w:type="character" w:styleId="PageNumber">
    <w:name w:val="page number"/>
    <w:basedOn w:val="DefaultParagraphFont"/>
    <w:uiPriority w:val="99"/>
    <w:semiHidden/>
    <w:unhideWhenUsed/>
    <w:rsid w:val="00676974"/>
  </w:style>
  <w:style w:type="character" w:customStyle="1" w:styleId="Heading3Char">
    <w:name w:val="Heading 3 Char"/>
    <w:basedOn w:val="DefaultParagraphFont"/>
    <w:link w:val="Heading3"/>
    <w:uiPriority w:val="2"/>
    <w:rsid w:val="00676974"/>
    <w:rPr>
      <w:rFonts w:ascii="Gill Sans MT"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676974"/>
    <w:rPr>
      <w:rFonts w:ascii="Gill Sans MT" w:hAnsi="Gill Sans MT" w:cs="GillSansMTStd-Book"/>
      <w:b/>
      <w:bCs/>
      <w:caps/>
      <w:color w:val="6C6463"/>
      <w:sz w:val="20"/>
      <w:szCs w:val="22"/>
    </w:rPr>
  </w:style>
  <w:style w:type="paragraph" w:customStyle="1" w:styleId="Bullet1">
    <w:name w:val="Bullet 1"/>
    <w:basedOn w:val="Normal"/>
    <w:uiPriority w:val="2"/>
    <w:qFormat/>
    <w:rsid w:val="00676974"/>
    <w:pPr>
      <w:numPr>
        <w:numId w:val="4"/>
      </w:numPr>
    </w:pPr>
  </w:style>
  <w:style w:type="paragraph" w:styleId="BalloonText">
    <w:name w:val="Balloon Text"/>
    <w:basedOn w:val="Normal"/>
    <w:link w:val="BalloonTextChar"/>
    <w:uiPriority w:val="99"/>
    <w:semiHidden/>
    <w:unhideWhenUsed/>
    <w:rsid w:val="0067697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6974"/>
    <w:rPr>
      <w:rFonts w:ascii="Lucida Grande" w:hAnsi="Lucida Grande" w:cs="GillSansMTStd-Book"/>
      <w:color w:val="6C6463"/>
      <w:sz w:val="18"/>
      <w:szCs w:val="18"/>
    </w:rPr>
  </w:style>
  <w:style w:type="paragraph" w:customStyle="1" w:styleId="Bullet2">
    <w:name w:val="Bullet 2"/>
    <w:uiPriority w:val="2"/>
    <w:qFormat/>
    <w:rsid w:val="00676974"/>
    <w:pPr>
      <w:tabs>
        <w:tab w:val="num" w:pos="720"/>
      </w:tabs>
      <w:spacing w:line="280" w:lineRule="atLeast"/>
      <w:ind w:left="720" w:hanging="720"/>
    </w:pPr>
    <w:rPr>
      <w:rFonts w:ascii="Gill Sans MT" w:hAnsi="Gill Sans MT" w:cs="GillSansMTStd-Book"/>
    </w:rPr>
  </w:style>
  <w:style w:type="paragraph" w:customStyle="1" w:styleId="Right-Credit">
    <w:name w:val="Right-Credit"/>
    <w:basedOn w:val="Normal"/>
    <w:next w:val="Normal"/>
    <w:uiPriority w:val="99"/>
    <w:qFormat/>
    <w:rsid w:val="00676974"/>
    <w:pPr>
      <w:suppressAutoHyphens/>
      <w:spacing w:before="40" w:after="40" w:line="240" w:lineRule="auto"/>
      <w:jc w:val="right"/>
    </w:pPr>
    <w:rPr>
      <w:caps/>
      <w:spacing w:val="1"/>
      <w:sz w:val="12"/>
      <w:szCs w:val="12"/>
    </w:rPr>
  </w:style>
  <w:style w:type="paragraph" w:customStyle="1" w:styleId="Instructions">
    <w:name w:val="Instructions"/>
    <w:next w:val="Normal"/>
    <w:uiPriority w:val="2"/>
    <w:qFormat/>
    <w:rsid w:val="00676974"/>
    <w:pPr>
      <w:tabs>
        <w:tab w:val="num" w:pos="720"/>
      </w:tabs>
      <w:spacing w:before="120" w:after="120"/>
      <w:ind w:left="720" w:hanging="720"/>
    </w:pPr>
    <w:rPr>
      <w:rFonts w:ascii="Gill Sans MT" w:hAnsi="Gill Sans MT" w:cs="GillSansMTStd-Book"/>
      <w:color w:val="404040" w:themeColor="text1" w:themeTint="BF"/>
      <w:sz w:val="20"/>
    </w:rPr>
  </w:style>
  <w:style w:type="paragraph" w:styleId="List">
    <w:name w:val="List"/>
    <w:basedOn w:val="Normal"/>
    <w:uiPriority w:val="99"/>
    <w:semiHidden/>
    <w:unhideWhenUsed/>
    <w:rsid w:val="00676974"/>
    <w:pPr>
      <w:ind w:left="360" w:hanging="360"/>
      <w:contextualSpacing/>
    </w:pPr>
  </w:style>
  <w:style w:type="paragraph" w:styleId="List2">
    <w:name w:val="List 2"/>
    <w:basedOn w:val="Normal"/>
    <w:uiPriority w:val="99"/>
    <w:semiHidden/>
    <w:unhideWhenUsed/>
    <w:rsid w:val="00676974"/>
    <w:pPr>
      <w:ind w:left="720" w:hanging="360"/>
      <w:contextualSpacing/>
    </w:pPr>
  </w:style>
  <w:style w:type="character" w:styleId="Hyperlink">
    <w:name w:val="Hyperlink"/>
    <w:basedOn w:val="DefaultParagraphFont"/>
    <w:uiPriority w:val="99"/>
    <w:unhideWhenUsed/>
    <w:rsid w:val="00676974"/>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676974"/>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676974"/>
    <w:pPr>
      <w:spacing w:before="40" w:after="40" w:line="240" w:lineRule="auto"/>
    </w:pPr>
    <w:rPr>
      <w:caps/>
      <w:noProof/>
      <w:sz w:val="12"/>
      <w:szCs w:val="12"/>
    </w:rPr>
  </w:style>
  <w:style w:type="paragraph" w:styleId="Quote">
    <w:name w:val="Quote"/>
    <w:basedOn w:val="Subtitle"/>
    <w:next w:val="Normal"/>
    <w:link w:val="QuoteChar"/>
    <w:uiPriority w:val="29"/>
    <w:qFormat/>
    <w:rsid w:val="00676974"/>
    <w:pPr>
      <w:spacing w:before="240" w:after="240" w:line="240" w:lineRule="auto"/>
    </w:pPr>
    <w:rPr>
      <w:sz w:val="28"/>
      <w:szCs w:val="28"/>
    </w:rPr>
  </w:style>
  <w:style w:type="character" w:customStyle="1" w:styleId="QuoteChar">
    <w:name w:val="Quote Char"/>
    <w:basedOn w:val="DefaultParagraphFont"/>
    <w:link w:val="Quote"/>
    <w:uiPriority w:val="29"/>
    <w:rsid w:val="00676974"/>
    <w:rPr>
      <w:rFonts w:ascii="Gill Sans MT" w:eastAsia="Calibri" w:hAnsi="Gill Sans MT" w:cs="Calibri"/>
      <w:color w:val="6C6463"/>
      <w:sz w:val="28"/>
      <w:szCs w:val="28"/>
    </w:rPr>
  </w:style>
  <w:style w:type="paragraph" w:customStyle="1" w:styleId="In-LinePhoto">
    <w:name w:val="In-Line Photo"/>
    <w:next w:val="Left-Credit"/>
    <w:qFormat/>
    <w:rsid w:val="00676974"/>
    <w:pPr>
      <w:spacing w:before="480"/>
      <w:jc w:val="right"/>
    </w:pPr>
    <w:rPr>
      <w:rFonts w:ascii="Gill Sans MT" w:hAnsi="Gill Sans MT"/>
      <w:noProof/>
      <w:szCs w:val="20"/>
    </w:rPr>
  </w:style>
  <w:style w:type="paragraph" w:customStyle="1" w:styleId="Photo">
    <w:name w:val="Photo"/>
    <w:uiPriority w:val="2"/>
    <w:qFormat/>
    <w:rsid w:val="00676974"/>
    <w:rPr>
      <w:rFonts w:ascii="Gill Sans MT" w:hAnsi="Gill Sans MT"/>
      <w:noProof/>
      <w:szCs w:val="20"/>
    </w:rPr>
  </w:style>
  <w:style w:type="paragraph" w:customStyle="1" w:styleId="CaptionBox">
    <w:name w:val="Caption Box"/>
    <w:uiPriority w:val="2"/>
    <w:qFormat/>
    <w:rsid w:val="00676974"/>
    <w:pPr>
      <w:spacing w:before="120" w:after="120"/>
    </w:pPr>
    <w:rPr>
      <w:rFonts w:ascii="Gill Sans MT" w:hAnsi="Gill Sans MT" w:cs="GillSansMTStd-Book"/>
      <w:sz w:val="16"/>
      <w:szCs w:val="16"/>
    </w:rPr>
  </w:style>
  <w:style w:type="paragraph" w:styleId="TOCHeading">
    <w:name w:val="TOC Heading"/>
    <w:basedOn w:val="Heading1"/>
    <w:next w:val="Normal"/>
    <w:uiPriority w:val="39"/>
    <w:unhideWhenUsed/>
    <w:qFormat/>
    <w:rsid w:val="00676974"/>
    <w:pPr>
      <w:keepNext/>
      <w:keepLines/>
      <w:spacing w:before="480" w:after="0" w:line="276" w:lineRule="auto"/>
      <w:outlineLvl w:val="9"/>
    </w:pPr>
    <w:rPr>
      <w:rFonts w:eastAsiaTheme="majorEastAsia" w:cstheme="majorBidi"/>
      <w:b w:val="0"/>
      <w:bCs w:val="0"/>
      <w:noProof w:val="0"/>
      <w:color w:val="BA0C2F"/>
      <w:szCs w:val="28"/>
    </w:rPr>
  </w:style>
  <w:style w:type="paragraph" w:styleId="TOC2">
    <w:name w:val="toc 2"/>
    <w:basedOn w:val="Normal"/>
    <w:next w:val="Normal"/>
    <w:autoRedefine/>
    <w:uiPriority w:val="39"/>
    <w:unhideWhenUsed/>
    <w:rsid w:val="00676974"/>
    <w:pPr>
      <w:tabs>
        <w:tab w:val="right" w:pos="8828"/>
      </w:tabs>
      <w:spacing w:after="0"/>
    </w:pPr>
    <w:rPr>
      <w:caps/>
    </w:rPr>
  </w:style>
  <w:style w:type="paragraph" w:styleId="TOC1">
    <w:name w:val="toc 1"/>
    <w:basedOn w:val="Normal"/>
    <w:next w:val="Normal"/>
    <w:autoRedefine/>
    <w:uiPriority w:val="39"/>
    <w:unhideWhenUsed/>
    <w:rsid w:val="00676974"/>
    <w:pPr>
      <w:tabs>
        <w:tab w:val="right" w:pos="8828"/>
      </w:tabs>
      <w:spacing w:before="120" w:after="0"/>
    </w:pPr>
    <w:rPr>
      <w:caps/>
      <w:sz w:val="26"/>
      <w:szCs w:val="26"/>
    </w:rPr>
  </w:style>
  <w:style w:type="paragraph" w:styleId="TOC3">
    <w:name w:val="toc 3"/>
    <w:basedOn w:val="Normal"/>
    <w:next w:val="Normal"/>
    <w:autoRedefine/>
    <w:uiPriority w:val="39"/>
    <w:unhideWhenUsed/>
    <w:rsid w:val="002B51B6"/>
    <w:pPr>
      <w:tabs>
        <w:tab w:val="right" w:pos="8828"/>
      </w:tabs>
      <w:spacing w:after="0"/>
    </w:pPr>
    <w:rPr>
      <w:caps/>
      <w:sz w:val="18"/>
    </w:rPr>
  </w:style>
  <w:style w:type="paragraph" w:styleId="TOC4">
    <w:name w:val="toc 4"/>
    <w:basedOn w:val="Normal"/>
    <w:next w:val="Normal"/>
    <w:autoRedefine/>
    <w:uiPriority w:val="39"/>
    <w:rsid w:val="00676974"/>
    <w:pPr>
      <w:spacing w:after="0"/>
      <w:ind w:left="660"/>
    </w:pPr>
    <w:rPr>
      <w:rFonts w:asciiTheme="minorHAnsi" w:hAnsiTheme="minorHAnsi"/>
      <w:sz w:val="20"/>
      <w:szCs w:val="20"/>
    </w:rPr>
  </w:style>
  <w:style w:type="paragraph" w:styleId="TOC5">
    <w:name w:val="toc 5"/>
    <w:basedOn w:val="Normal"/>
    <w:next w:val="Normal"/>
    <w:autoRedefine/>
    <w:uiPriority w:val="39"/>
    <w:semiHidden/>
    <w:rsid w:val="00676974"/>
    <w:pPr>
      <w:spacing w:after="0"/>
      <w:ind w:left="880"/>
    </w:pPr>
    <w:rPr>
      <w:rFonts w:asciiTheme="minorHAnsi" w:hAnsiTheme="minorHAnsi"/>
      <w:sz w:val="20"/>
      <w:szCs w:val="20"/>
    </w:rPr>
  </w:style>
  <w:style w:type="paragraph" w:styleId="TOC6">
    <w:name w:val="toc 6"/>
    <w:basedOn w:val="Normal"/>
    <w:next w:val="Normal"/>
    <w:autoRedefine/>
    <w:uiPriority w:val="39"/>
    <w:semiHidden/>
    <w:rsid w:val="00676974"/>
    <w:pPr>
      <w:spacing w:after="0"/>
      <w:ind w:left="1100"/>
    </w:pPr>
    <w:rPr>
      <w:rFonts w:asciiTheme="minorHAnsi" w:hAnsiTheme="minorHAnsi"/>
      <w:sz w:val="20"/>
      <w:szCs w:val="20"/>
    </w:rPr>
  </w:style>
  <w:style w:type="paragraph" w:styleId="TOC7">
    <w:name w:val="toc 7"/>
    <w:basedOn w:val="Normal"/>
    <w:next w:val="Normal"/>
    <w:autoRedefine/>
    <w:uiPriority w:val="39"/>
    <w:semiHidden/>
    <w:rsid w:val="00676974"/>
    <w:pPr>
      <w:spacing w:after="0"/>
      <w:ind w:left="1320"/>
    </w:pPr>
    <w:rPr>
      <w:rFonts w:asciiTheme="minorHAnsi" w:hAnsiTheme="minorHAnsi"/>
      <w:sz w:val="20"/>
      <w:szCs w:val="20"/>
    </w:rPr>
  </w:style>
  <w:style w:type="paragraph" w:styleId="TOC8">
    <w:name w:val="toc 8"/>
    <w:basedOn w:val="Normal"/>
    <w:next w:val="Normal"/>
    <w:autoRedefine/>
    <w:uiPriority w:val="39"/>
    <w:semiHidden/>
    <w:rsid w:val="00676974"/>
    <w:pPr>
      <w:spacing w:after="0"/>
      <w:ind w:left="1540"/>
    </w:pPr>
    <w:rPr>
      <w:rFonts w:asciiTheme="minorHAnsi" w:hAnsiTheme="minorHAnsi"/>
      <w:sz w:val="20"/>
      <w:szCs w:val="20"/>
    </w:rPr>
  </w:style>
  <w:style w:type="paragraph" w:styleId="TOC9">
    <w:name w:val="toc 9"/>
    <w:basedOn w:val="Normal"/>
    <w:next w:val="Normal"/>
    <w:autoRedefine/>
    <w:uiPriority w:val="39"/>
    <w:semiHidden/>
    <w:rsid w:val="00676974"/>
    <w:pPr>
      <w:spacing w:after="0"/>
      <w:ind w:left="1760"/>
    </w:pPr>
    <w:rPr>
      <w:rFonts w:asciiTheme="minorHAnsi" w:hAnsiTheme="minorHAnsi"/>
      <w:sz w:val="20"/>
      <w:szCs w:val="20"/>
    </w:rPr>
  </w:style>
  <w:style w:type="paragraph" w:customStyle="1" w:styleId="Disclaimer">
    <w:name w:val="Disclaimer"/>
    <w:basedOn w:val="Normal"/>
    <w:uiPriority w:val="2"/>
    <w:qFormat/>
    <w:rsid w:val="00676974"/>
    <w:pPr>
      <w:spacing w:after="0" w:line="240" w:lineRule="auto"/>
    </w:pPr>
    <w:rPr>
      <w:sz w:val="16"/>
      <w:szCs w:val="16"/>
    </w:rPr>
  </w:style>
  <w:style w:type="paragraph" w:customStyle="1" w:styleId="Left-Caption">
    <w:name w:val="Left - Caption"/>
    <w:basedOn w:val="Left-Credit"/>
    <w:uiPriority w:val="2"/>
    <w:qFormat/>
    <w:rsid w:val="00676974"/>
    <w:pPr>
      <w:spacing w:before="120" w:after="120"/>
    </w:pPr>
    <w:rPr>
      <w:caps w:val="0"/>
      <w:sz w:val="18"/>
    </w:rPr>
  </w:style>
  <w:style w:type="paragraph" w:customStyle="1" w:styleId="Right-Caption">
    <w:name w:val="Right - Caption"/>
    <w:basedOn w:val="Right-Credit"/>
    <w:uiPriority w:val="2"/>
    <w:qFormat/>
    <w:rsid w:val="00676974"/>
    <w:pPr>
      <w:spacing w:before="120" w:after="120"/>
    </w:pPr>
    <w:rPr>
      <w:caps w:val="0"/>
      <w:sz w:val="18"/>
    </w:rPr>
  </w:style>
  <w:style w:type="table" w:styleId="TableGrid">
    <w:name w:val="Table Grid"/>
    <w:basedOn w:val="TableNormal"/>
    <w:uiPriority w:val="39"/>
    <w:rsid w:val="006769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676974"/>
    <w:pPr>
      <w:framePr w:hSpace="180" w:wrap="around" w:vAnchor="text" w:hAnchor="page" w:x="1549" w:y="170"/>
      <w:spacing w:before="120" w:after="120" w:line="180" w:lineRule="exact"/>
    </w:pPr>
    <w:rPr>
      <w:caps/>
      <w:sz w:val="18"/>
      <w:szCs w:val="18"/>
    </w:rPr>
  </w:style>
  <w:style w:type="paragraph" w:customStyle="1" w:styleId="TableText">
    <w:name w:val="Table Text"/>
    <w:basedOn w:val="Normal"/>
    <w:uiPriority w:val="2"/>
    <w:qFormat/>
    <w:rsid w:val="00676974"/>
    <w:pPr>
      <w:framePr w:hSpace="180" w:wrap="around" w:vAnchor="text" w:hAnchor="page" w:x="1549" w:y="170"/>
      <w:spacing w:before="120" w:after="120" w:line="180" w:lineRule="exact"/>
    </w:pPr>
    <w:rPr>
      <w:sz w:val="18"/>
      <w:szCs w:val="18"/>
    </w:rPr>
  </w:style>
  <w:style w:type="paragraph" w:customStyle="1" w:styleId="TableTitle">
    <w:name w:val="Table Title"/>
    <w:uiPriority w:val="2"/>
    <w:qFormat/>
    <w:rsid w:val="00676974"/>
    <w:pPr>
      <w:framePr w:hSpace="180" w:wrap="around" w:vAnchor="text" w:hAnchor="page" w:x="1549" w:y="170"/>
      <w:spacing w:before="120" w:after="120" w:line="180" w:lineRule="exact"/>
    </w:pPr>
    <w:rPr>
      <w:rFonts w:ascii="Gill Sans MT" w:hAnsi="Gill Sans MT" w:cs="GillSansMTStd-Book"/>
      <w:b/>
      <w:caps/>
      <w:color w:val="FFFFFF" w:themeColor="background1"/>
      <w:sz w:val="18"/>
      <w:szCs w:val="18"/>
    </w:rPr>
  </w:style>
  <w:style w:type="paragraph" w:styleId="ListParagraph">
    <w:name w:val="List Paragraph"/>
    <w:basedOn w:val="Normal"/>
    <w:uiPriority w:val="34"/>
    <w:qFormat/>
    <w:rsid w:val="00300E41"/>
    <w:pPr>
      <w:spacing w:line="240" w:lineRule="auto"/>
      <w:ind w:left="720"/>
      <w:contextualSpacing/>
    </w:pPr>
    <w:rPr>
      <w:rFonts w:asciiTheme="minorHAnsi" w:hAnsiTheme="minorHAnsi" w:cstheme="minorBidi"/>
    </w:rPr>
  </w:style>
  <w:style w:type="paragraph" w:styleId="FootnoteText">
    <w:name w:val="footnote text"/>
    <w:basedOn w:val="Normal"/>
    <w:link w:val="FootnoteTextChar"/>
    <w:uiPriority w:val="99"/>
    <w:semiHidden/>
    <w:unhideWhenUsed/>
    <w:rsid w:val="00CC266C"/>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CC266C"/>
    <w:rPr>
      <w:sz w:val="20"/>
      <w:szCs w:val="20"/>
      <w:lang w:eastAsia="zh-CN"/>
    </w:rPr>
  </w:style>
  <w:style w:type="character" w:styleId="FootnoteReference">
    <w:name w:val="footnote reference"/>
    <w:basedOn w:val="DefaultParagraphFont"/>
    <w:uiPriority w:val="99"/>
    <w:semiHidden/>
    <w:unhideWhenUsed/>
    <w:rsid w:val="00CC266C"/>
    <w:rPr>
      <w:vertAlign w:val="superscript"/>
    </w:rPr>
  </w:style>
  <w:style w:type="character" w:customStyle="1" w:styleId="UnresolvedMention1">
    <w:name w:val="Unresolved Mention1"/>
    <w:basedOn w:val="DefaultParagraphFont"/>
    <w:uiPriority w:val="99"/>
    <w:semiHidden/>
    <w:unhideWhenUsed/>
    <w:rsid w:val="00CC266C"/>
    <w:rPr>
      <w:color w:val="605E5C"/>
      <w:shd w:val="clear" w:color="auto" w:fill="E1DFDD"/>
    </w:rPr>
  </w:style>
  <w:style w:type="paragraph" w:styleId="Caption">
    <w:name w:val="caption"/>
    <w:basedOn w:val="Normal"/>
    <w:next w:val="Normal"/>
    <w:uiPriority w:val="35"/>
    <w:unhideWhenUsed/>
    <w:qFormat/>
    <w:rsid w:val="00145502"/>
    <w:pPr>
      <w:spacing w:after="200"/>
    </w:pPr>
    <w:rPr>
      <w:rFonts w:cstheme="minorBidi"/>
      <w:b/>
      <w:iCs/>
      <w:caps/>
      <w:color w:val="000000" w:themeColor="text1"/>
      <w:sz w:val="18"/>
      <w:szCs w:val="18"/>
    </w:rPr>
  </w:style>
  <w:style w:type="character" w:styleId="CommentReference">
    <w:name w:val="annotation reference"/>
    <w:basedOn w:val="DefaultParagraphFont"/>
    <w:uiPriority w:val="99"/>
    <w:semiHidden/>
    <w:unhideWhenUsed/>
    <w:rsid w:val="00FD30FD"/>
    <w:rPr>
      <w:sz w:val="16"/>
      <w:szCs w:val="16"/>
    </w:rPr>
  </w:style>
  <w:style w:type="paragraph" w:styleId="CommentText">
    <w:name w:val="annotation text"/>
    <w:basedOn w:val="Normal"/>
    <w:link w:val="CommentTextChar"/>
    <w:uiPriority w:val="99"/>
    <w:unhideWhenUsed/>
    <w:rsid w:val="00FD30FD"/>
    <w:rPr>
      <w:sz w:val="20"/>
      <w:szCs w:val="20"/>
    </w:rPr>
  </w:style>
  <w:style w:type="character" w:customStyle="1" w:styleId="CommentTextChar">
    <w:name w:val="Comment Text Char"/>
    <w:basedOn w:val="DefaultParagraphFont"/>
    <w:link w:val="CommentText"/>
    <w:uiPriority w:val="99"/>
    <w:rsid w:val="00FD30FD"/>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FD30FD"/>
    <w:rPr>
      <w:b/>
      <w:bCs/>
    </w:rPr>
  </w:style>
  <w:style w:type="character" w:customStyle="1" w:styleId="CommentSubjectChar">
    <w:name w:val="Comment Subject Char"/>
    <w:basedOn w:val="CommentTextChar"/>
    <w:link w:val="CommentSubject"/>
    <w:uiPriority w:val="99"/>
    <w:semiHidden/>
    <w:rsid w:val="00FD30FD"/>
    <w:rPr>
      <w:rFonts w:ascii="Times New Roman" w:eastAsia="Times New Roman" w:hAnsi="Times New Roman" w:cs="Times New Roman"/>
      <w:b/>
      <w:bCs/>
      <w:sz w:val="20"/>
      <w:szCs w:val="20"/>
      <w:lang w:eastAsia="zh-CN"/>
    </w:rPr>
  </w:style>
  <w:style w:type="character" w:styleId="UnresolvedMention">
    <w:name w:val="Unresolved Mention"/>
    <w:basedOn w:val="DefaultParagraphFont"/>
    <w:uiPriority w:val="99"/>
    <w:unhideWhenUsed/>
    <w:rsid w:val="00AF719B"/>
    <w:rPr>
      <w:color w:val="605E5C"/>
      <w:shd w:val="clear" w:color="auto" w:fill="E1DFDD"/>
    </w:rPr>
  </w:style>
  <w:style w:type="paragraph" w:styleId="Revision">
    <w:name w:val="Revision"/>
    <w:hidden/>
    <w:uiPriority w:val="99"/>
    <w:semiHidden/>
    <w:rsid w:val="00EC3B72"/>
    <w:pPr>
      <w:spacing w:after="0"/>
    </w:pPr>
    <w:rPr>
      <w:rFonts w:ascii="Gill Sans MT" w:hAnsi="Gill Sans MT" w:cs="GillSansMTStd-Book"/>
    </w:rPr>
  </w:style>
  <w:style w:type="table" w:styleId="TableGridLight">
    <w:name w:val="Grid Table Light"/>
    <w:basedOn w:val="TableNormal"/>
    <w:uiPriority w:val="40"/>
    <w:rsid w:val="00BE658F"/>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Normal"/>
    <w:link w:val="EndNoteBibliographyTitleChar"/>
    <w:rsid w:val="00B52B9A"/>
    <w:pPr>
      <w:spacing w:after="0"/>
      <w:jc w:val="center"/>
    </w:pPr>
    <w:rPr>
      <w:noProof/>
    </w:rPr>
  </w:style>
  <w:style w:type="character" w:customStyle="1" w:styleId="EndNoteBibliographyTitleChar">
    <w:name w:val="EndNote Bibliography Title Char"/>
    <w:basedOn w:val="DefaultParagraphFont"/>
    <w:link w:val="EndNoteBibliographyTitle"/>
    <w:rsid w:val="00B52B9A"/>
    <w:rPr>
      <w:rFonts w:ascii="Gill Sans MT" w:hAnsi="Gill Sans MT" w:cs="GillSansMTStd-Book"/>
      <w:noProof/>
    </w:rPr>
  </w:style>
  <w:style w:type="paragraph" w:customStyle="1" w:styleId="EndNoteBibliography">
    <w:name w:val="EndNote Bibliography"/>
    <w:basedOn w:val="Normal"/>
    <w:link w:val="EndNoteBibliographyChar"/>
    <w:rsid w:val="00B52B9A"/>
    <w:pPr>
      <w:spacing w:line="240" w:lineRule="atLeast"/>
    </w:pPr>
    <w:rPr>
      <w:noProof/>
    </w:rPr>
  </w:style>
  <w:style w:type="character" w:customStyle="1" w:styleId="EndNoteBibliographyChar">
    <w:name w:val="EndNote Bibliography Char"/>
    <w:basedOn w:val="DefaultParagraphFont"/>
    <w:link w:val="EndNoteBibliography"/>
    <w:rsid w:val="00B52B9A"/>
    <w:rPr>
      <w:rFonts w:ascii="Gill Sans MT" w:hAnsi="Gill Sans MT" w:cs="GillSansMTStd-Book"/>
      <w:noProof/>
    </w:rPr>
  </w:style>
  <w:style w:type="paragraph" w:styleId="Bibliography">
    <w:name w:val="Bibliography"/>
    <w:basedOn w:val="Normal"/>
    <w:next w:val="Normal"/>
    <w:uiPriority w:val="37"/>
    <w:unhideWhenUsed/>
    <w:rsid w:val="00B52B9A"/>
  </w:style>
  <w:style w:type="table" w:styleId="GridTable1Light">
    <w:name w:val="Grid Table 1 Light"/>
    <w:basedOn w:val="TableNormal"/>
    <w:uiPriority w:val="46"/>
    <w:rsid w:val="000F13E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E445FD"/>
    <w:rPr>
      <w:color w:val="2B579A"/>
      <w:shd w:val="clear" w:color="auto" w:fill="E1DFDD"/>
    </w:rPr>
  </w:style>
  <w:style w:type="paragraph" w:styleId="TableofFigures">
    <w:name w:val="table of figures"/>
    <w:basedOn w:val="Normal"/>
    <w:next w:val="Normal"/>
    <w:uiPriority w:val="99"/>
    <w:unhideWhenUsed/>
    <w:rsid w:val="00BB6E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649">
      <w:bodyDiv w:val="1"/>
      <w:marLeft w:val="0"/>
      <w:marRight w:val="0"/>
      <w:marTop w:val="0"/>
      <w:marBottom w:val="0"/>
      <w:divBdr>
        <w:top w:val="none" w:sz="0" w:space="0" w:color="auto"/>
        <w:left w:val="none" w:sz="0" w:space="0" w:color="auto"/>
        <w:bottom w:val="none" w:sz="0" w:space="0" w:color="auto"/>
        <w:right w:val="none" w:sz="0" w:space="0" w:color="auto"/>
      </w:divBdr>
    </w:div>
    <w:div w:id="41515629">
      <w:bodyDiv w:val="1"/>
      <w:marLeft w:val="0"/>
      <w:marRight w:val="0"/>
      <w:marTop w:val="0"/>
      <w:marBottom w:val="0"/>
      <w:divBdr>
        <w:top w:val="none" w:sz="0" w:space="0" w:color="auto"/>
        <w:left w:val="none" w:sz="0" w:space="0" w:color="auto"/>
        <w:bottom w:val="none" w:sz="0" w:space="0" w:color="auto"/>
        <w:right w:val="none" w:sz="0" w:space="0" w:color="auto"/>
      </w:divBdr>
    </w:div>
    <w:div w:id="89936039">
      <w:bodyDiv w:val="1"/>
      <w:marLeft w:val="0"/>
      <w:marRight w:val="0"/>
      <w:marTop w:val="0"/>
      <w:marBottom w:val="0"/>
      <w:divBdr>
        <w:top w:val="none" w:sz="0" w:space="0" w:color="auto"/>
        <w:left w:val="none" w:sz="0" w:space="0" w:color="auto"/>
        <w:bottom w:val="none" w:sz="0" w:space="0" w:color="auto"/>
        <w:right w:val="none" w:sz="0" w:space="0" w:color="auto"/>
      </w:divBdr>
    </w:div>
    <w:div w:id="106508249">
      <w:bodyDiv w:val="1"/>
      <w:marLeft w:val="0"/>
      <w:marRight w:val="0"/>
      <w:marTop w:val="0"/>
      <w:marBottom w:val="0"/>
      <w:divBdr>
        <w:top w:val="none" w:sz="0" w:space="0" w:color="auto"/>
        <w:left w:val="none" w:sz="0" w:space="0" w:color="auto"/>
        <w:bottom w:val="none" w:sz="0" w:space="0" w:color="auto"/>
        <w:right w:val="none" w:sz="0" w:space="0" w:color="auto"/>
      </w:divBdr>
    </w:div>
    <w:div w:id="126630744">
      <w:bodyDiv w:val="1"/>
      <w:marLeft w:val="0"/>
      <w:marRight w:val="0"/>
      <w:marTop w:val="0"/>
      <w:marBottom w:val="0"/>
      <w:divBdr>
        <w:top w:val="none" w:sz="0" w:space="0" w:color="auto"/>
        <w:left w:val="none" w:sz="0" w:space="0" w:color="auto"/>
        <w:bottom w:val="none" w:sz="0" w:space="0" w:color="auto"/>
        <w:right w:val="none" w:sz="0" w:space="0" w:color="auto"/>
      </w:divBdr>
    </w:div>
    <w:div w:id="145979148">
      <w:bodyDiv w:val="1"/>
      <w:marLeft w:val="0"/>
      <w:marRight w:val="0"/>
      <w:marTop w:val="0"/>
      <w:marBottom w:val="0"/>
      <w:divBdr>
        <w:top w:val="none" w:sz="0" w:space="0" w:color="auto"/>
        <w:left w:val="none" w:sz="0" w:space="0" w:color="auto"/>
        <w:bottom w:val="none" w:sz="0" w:space="0" w:color="auto"/>
        <w:right w:val="none" w:sz="0" w:space="0" w:color="auto"/>
      </w:divBdr>
    </w:div>
    <w:div w:id="153493805">
      <w:bodyDiv w:val="1"/>
      <w:marLeft w:val="0"/>
      <w:marRight w:val="0"/>
      <w:marTop w:val="0"/>
      <w:marBottom w:val="0"/>
      <w:divBdr>
        <w:top w:val="none" w:sz="0" w:space="0" w:color="auto"/>
        <w:left w:val="none" w:sz="0" w:space="0" w:color="auto"/>
        <w:bottom w:val="none" w:sz="0" w:space="0" w:color="auto"/>
        <w:right w:val="none" w:sz="0" w:space="0" w:color="auto"/>
      </w:divBdr>
    </w:div>
    <w:div w:id="158690305">
      <w:bodyDiv w:val="1"/>
      <w:marLeft w:val="0"/>
      <w:marRight w:val="0"/>
      <w:marTop w:val="0"/>
      <w:marBottom w:val="0"/>
      <w:divBdr>
        <w:top w:val="none" w:sz="0" w:space="0" w:color="auto"/>
        <w:left w:val="none" w:sz="0" w:space="0" w:color="auto"/>
        <w:bottom w:val="none" w:sz="0" w:space="0" w:color="auto"/>
        <w:right w:val="none" w:sz="0" w:space="0" w:color="auto"/>
      </w:divBdr>
    </w:div>
    <w:div w:id="204145549">
      <w:bodyDiv w:val="1"/>
      <w:marLeft w:val="0"/>
      <w:marRight w:val="0"/>
      <w:marTop w:val="0"/>
      <w:marBottom w:val="0"/>
      <w:divBdr>
        <w:top w:val="none" w:sz="0" w:space="0" w:color="auto"/>
        <w:left w:val="none" w:sz="0" w:space="0" w:color="auto"/>
        <w:bottom w:val="none" w:sz="0" w:space="0" w:color="auto"/>
        <w:right w:val="none" w:sz="0" w:space="0" w:color="auto"/>
      </w:divBdr>
    </w:div>
    <w:div w:id="216822628">
      <w:bodyDiv w:val="1"/>
      <w:marLeft w:val="0"/>
      <w:marRight w:val="0"/>
      <w:marTop w:val="0"/>
      <w:marBottom w:val="0"/>
      <w:divBdr>
        <w:top w:val="none" w:sz="0" w:space="0" w:color="auto"/>
        <w:left w:val="none" w:sz="0" w:space="0" w:color="auto"/>
        <w:bottom w:val="none" w:sz="0" w:space="0" w:color="auto"/>
        <w:right w:val="none" w:sz="0" w:space="0" w:color="auto"/>
      </w:divBdr>
    </w:div>
    <w:div w:id="249853327">
      <w:bodyDiv w:val="1"/>
      <w:marLeft w:val="0"/>
      <w:marRight w:val="0"/>
      <w:marTop w:val="0"/>
      <w:marBottom w:val="0"/>
      <w:divBdr>
        <w:top w:val="none" w:sz="0" w:space="0" w:color="auto"/>
        <w:left w:val="none" w:sz="0" w:space="0" w:color="auto"/>
        <w:bottom w:val="none" w:sz="0" w:space="0" w:color="auto"/>
        <w:right w:val="none" w:sz="0" w:space="0" w:color="auto"/>
      </w:divBdr>
      <w:divsChild>
        <w:div w:id="145056201">
          <w:marLeft w:val="1440"/>
          <w:marRight w:val="0"/>
          <w:marTop w:val="0"/>
          <w:marBottom w:val="160"/>
          <w:divBdr>
            <w:top w:val="none" w:sz="0" w:space="0" w:color="auto"/>
            <w:left w:val="none" w:sz="0" w:space="0" w:color="auto"/>
            <w:bottom w:val="none" w:sz="0" w:space="0" w:color="auto"/>
            <w:right w:val="none" w:sz="0" w:space="0" w:color="auto"/>
          </w:divBdr>
        </w:div>
        <w:div w:id="913779405">
          <w:marLeft w:val="1440"/>
          <w:marRight w:val="0"/>
          <w:marTop w:val="0"/>
          <w:marBottom w:val="160"/>
          <w:divBdr>
            <w:top w:val="none" w:sz="0" w:space="0" w:color="auto"/>
            <w:left w:val="none" w:sz="0" w:space="0" w:color="auto"/>
            <w:bottom w:val="none" w:sz="0" w:space="0" w:color="auto"/>
            <w:right w:val="none" w:sz="0" w:space="0" w:color="auto"/>
          </w:divBdr>
        </w:div>
        <w:div w:id="1107233901">
          <w:marLeft w:val="1080"/>
          <w:marRight w:val="0"/>
          <w:marTop w:val="0"/>
          <w:marBottom w:val="160"/>
          <w:divBdr>
            <w:top w:val="none" w:sz="0" w:space="0" w:color="auto"/>
            <w:left w:val="none" w:sz="0" w:space="0" w:color="auto"/>
            <w:bottom w:val="none" w:sz="0" w:space="0" w:color="auto"/>
            <w:right w:val="none" w:sz="0" w:space="0" w:color="auto"/>
          </w:divBdr>
        </w:div>
        <w:div w:id="1173572529">
          <w:marLeft w:val="720"/>
          <w:marRight w:val="0"/>
          <w:marTop w:val="0"/>
          <w:marBottom w:val="160"/>
          <w:divBdr>
            <w:top w:val="none" w:sz="0" w:space="0" w:color="auto"/>
            <w:left w:val="none" w:sz="0" w:space="0" w:color="auto"/>
            <w:bottom w:val="none" w:sz="0" w:space="0" w:color="auto"/>
            <w:right w:val="none" w:sz="0" w:space="0" w:color="auto"/>
          </w:divBdr>
        </w:div>
        <w:div w:id="1765105745">
          <w:marLeft w:val="1080"/>
          <w:marRight w:val="0"/>
          <w:marTop w:val="0"/>
          <w:marBottom w:val="160"/>
          <w:divBdr>
            <w:top w:val="none" w:sz="0" w:space="0" w:color="auto"/>
            <w:left w:val="none" w:sz="0" w:space="0" w:color="auto"/>
            <w:bottom w:val="none" w:sz="0" w:space="0" w:color="auto"/>
            <w:right w:val="none" w:sz="0" w:space="0" w:color="auto"/>
          </w:divBdr>
        </w:div>
        <w:div w:id="1888255046">
          <w:marLeft w:val="1080"/>
          <w:marRight w:val="0"/>
          <w:marTop w:val="0"/>
          <w:marBottom w:val="160"/>
          <w:divBdr>
            <w:top w:val="none" w:sz="0" w:space="0" w:color="auto"/>
            <w:left w:val="none" w:sz="0" w:space="0" w:color="auto"/>
            <w:bottom w:val="none" w:sz="0" w:space="0" w:color="auto"/>
            <w:right w:val="none" w:sz="0" w:space="0" w:color="auto"/>
          </w:divBdr>
        </w:div>
        <w:div w:id="2120098523">
          <w:marLeft w:val="720"/>
          <w:marRight w:val="0"/>
          <w:marTop w:val="0"/>
          <w:marBottom w:val="160"/>
          <w:divBdr>
            <w:top w:val="none" w:sz="0" w:space="0" w:color="auto"/>
            <w:left w:val="none" w:sz="0" w:space="0" w:color="auto"/>
            <w:bottom w:val="none" w:sz="0" w:space="0" w:color="auto"/>
            <w:right w:val="none" w:sz="0" w:space="0" w:color="auto"/>
          </w:divBdr>
        </w:div>
      </w:divsChild>
    </w:div>
    <w:div w:id="303312288">
      <w:bodyDiv w:val="1"/>
      <w:marLeft w:val="0"/>
      <w:marRight w:val="0"/>
      <w:marTop w:val="0"/>
      <w:marBottom w:val="0"/>
      <w:divBdr>
        <w:top w:val="none" w:sz="0" w:space="0" w:color="auto"/>
        <w:left w:val="none" w:sz="0" w:space="0" w:color="auto"/>
        <w:bottom w:val="none" w:sz="0" w:space="0" w:color="auto"/>
        <w:right w:val="none" w:sz="0" w:space="0" w:color="auto"/>
      </w:divBdr>
    </w:div>
    <w:div w:id="341590188">
      <w:bodyDiv w:val="1"/>
      <w:marLeft w:val="0"/>
      <w:marRight w:val="0"/>
      <w:marTop w:val="0"/>
      <w:marBottom w:val="0"/>
      <w:divBdr>
        <w:top w:val="none" w:sz="0" w:space="0" w:color="auto"/>
        <w:left w:val="none" w:sz="0" w:space="0" w:color="auto"/>
        <w:bottom w:val="none" w:sz="0" w:space="0" w:color="auto"/>
        <w:right w:val="none" w:sz="0" w:space="0" w:color="auto"/>
      </w:divBdr>
    </w:div>
    <w:div w:id="362295229">
      <w:bodyDiv w:val="1"/>
      <w:marLeft w:val="0"/>
      <w:marRight w:val="0"/>
      <w:marTop w:val="0"/>
      <w:marBottom w:val="0"/>
      <w:divBdr>
        <w:top w:val="none" w:sz="0" w:space="0" w:color="auto"/>
        <w:left w:val="none" w:sz="0" w:space="0" w:color="auto"/>
        <w:bottom w:val="none" w:sz="0" w:space="0" w:color="auto"/>
        <w:right w:val="none" w:sz="0" w:space="0" w:color="auto"/>
      </w:divBdr>
    </w:div>
    <w:div w:id="367336998">
      <w:bodyDiv w:val="1"/>
      <w:marLeft w:val="0"/>
      <w:marRight w:val="0"/>
      <w:marTop w:val="0"/>
      <w:marBottom w:val="0"/>
      <w:divBdr>
        <w:top w:val="none" w:sz="0" w:space="0" w:color="auto"/>
        <w:left w:val="none" w:sz="0" w:space="0" w:color="auto"/>
        <w:bottom w:val="none" w:sz="0" w:space="0" w:color="auto"/>
        <w:right w:val="none" w:sz="0" w:space="0" w:color="auto"/>
      </w:divBdr>
    </w:div>
    <w:div w:id="388113925">
      <w:bodyDiv w:val="1"/>
      <w:marLeft w:val="0"/>
      <w:marRight w:val="0"/>
      <w:marTop w:val="0"/>
      <w:marBottom w:val="0"/>
      <w:divBdr>
        <w:top w:val="none" w:sz="0" w:space="0" w:color="auto"/>
        <w:left w:val="none" w:sz="0" w:space="0" w:color="auto"/>
        <w:bottom w:val="none" w:sz="0" w:space="0" w:color="auto"/>
        <w:right w:val="none" w:sz="0" w:space="0" w:color="auto"/>
      </w:divBdr>
    </w:div>
    <w:div w:id="411002650">
      <w:bodyDiv w:val="1"/>
      <w:marLeft w:val="0"/>
      <w:marRight w:val="0"/>
      <w:marTop w:val="0"/>
      <w:marBottom w:val="0"/>
      <w:divBdr>
        <w:top w:val="none" w:sz="0" w:space="0" w:color="auto"/>
        <w:left w:val="none" w:sz="0" w:space="0" w:color="auto"/>
        <w:bottom w:val="none" w:sz="0" w:space="0" w:color="auto"/>
        <w:right w:val="none" w:sz="0" w:space="0" w:color="auto"/>
      </w:divBdr>
    </w:div>
    <w:div w:id="453256721">
      <w:bodyDiv w:val="1"/>
      <w:marLeft w:val="0"/>
      <w:marRight w:val="0"/>
      <w:marTop w:val="0"/>
      <w:marBottom w:val="0"/>
      <w:divBdr>
        <w:top w:val="none" w:sz="0" w:space="0" w:color="auto"/>
        <w:left w:val="none" w:sz="0" w:space="0" w:color="auto"/>
        <w:bottom w:val="none" w:sz="0" w:space="0" w:color="auto"/>
        <w:right w:val="none" w:sz="0" w:space="0" w:color="auto"/>
      </w:divBdr>
    </w:div>
    <w:div w:id="511259947">
      <w:bodyDiv w:val="1"/>
      <w:marLeft w:val="0"/>
      <w:marRight w:val="0"/>
      <w:marTop w:val="0"/>
      <w:marBottom w:val="0"/>
      <w:divBdr>
        <w:top w:val="none" w:sz="0" w:space="0" w:color="auto"/>
        <w:left w:val="none" w:sz="0" w:space="0" w:color="auto"/>
        <w:bottom w:val="none" w:sz="0" w:space="0" w:color="auto"/>
        <w:right w:val="none" w:sz="0" w:space="0" w:color="auto"/>
      </w:divBdr>
    </w:div>
    <w:div w:id="571886805">
      <w:bodyDiv w:val="1"/>
      <w:marLeft w:val="0"/>
      <w:marRight w:val="0"/>
      <w:marTop w:val="0"/>
      <w:marBottom w:val="0"/>
      <w:divBdr>
        <w:top w:val="none" w:sz="0" w:space="0" w:color="auto"/>
        <w:left w:val="none" w:sz="0" w:space="0" w:color="auto"/>
        <w:bottom w:val="none" w:sz="0" w:space="0" w:color="auto"/>
        <w:right w:val="none" w:sz="0" w:space="0" w:color="auto"/>
      </w:divBdr>
    </w:div>
    <w:div w:id="602805436">
      <w:bodyDiv w:val="1"/>
      <w:marLeft w:val="0"/>
      <w:marRight w:val="0"/>
      <w:marTop w:val="0"/>
      <w:marBottom w:val="0"/>
      <w:divBdr>
        <w:top w:val="none" w:sz="0" w:space="0" w:color="auto"/>
        <w:left w:val="none" w:sz="0" w:space="0" w:color="auto"/>
        <w:bottom w:val="none" w:sz="0" w:space="0" w:color="auto"/>
        <w:right w:val="none" w:sz="0" w:space="0" w:color="auto"/>
      </w:divBdr>
    </w:div>
    <w:div w:id="626131486">
      <w:bodyDiv w:val="1"/>
      <w:marLeft w:val="0"/>
      <w:marRight w:val="0"/>
      <w:marTop w:val="0"/>
      <w:marBottom w:val="0"/>
      <w:divBdr>
        <w:top w:val="none" w:sz="0" w:space="0" w:color="auto"/>
        <w:left w:val="none" w:sz="0" w:space="0" w:color="auto"/>
        <w:bottom w:val="none" w:sz="0" w:space="0" w:color="auto"/>
        <w:right w:val="none" w:sz="0" w:space="0" w:color="auto"/>
      </w:divBdr>
    </w:div>
    <w:div w:id="697244930">
      <w:bodyDiv w:val="1"/>
      <w:marLeft w:val="0"/>
      <w:marRight w:val="0"/>
      <w:marTop w:val="0"/>
      <w:marBottom w:val="0"/>
      <w:divBdr>
        <w:top w:val="none" w:sz="0" w:space="0" w:color="auto"/>
        <w:left w:val="none" w:sz="0" w:space="0" w:color="auto"/>
        <w:bottom w:val="none" w:sz="0" w:space="0" w:color="auto"/>
        <w:right w:val="none" w:sz="0" w:space="0" w:color="auto"/>
      </w:divBdr>
    </w:div>
    <w:div w:id="739401493">
      <w:bodyDiv w:val="1"/>
      <w:marLeft w:val="0"/>
      <w:marRight w:val="0"/>
      <w:marTop w:val="0"/>
      <w:marBottom w:val="0"/>
      <w:divBdr>
        <w:top w:val="none" w:sz="0" w:space="0" w:color="auto"/>
        <w:left w:val="none" w:sz="0" w:space="0" w:color="auto"/>
        <w:bottom w:val="none" w:sz="0" w:space="0" w:color="auto"/>
        <w:right w:val="none" w:sz="0" w:space="0" w:color="auto"/>
      </w:divBdr>
    </w:div>
    <w:div w:id="749616566">
      <w:bodyDiv w:val="1"/>
      <w:marLeft w:val="0"/>
      <w:marRight w:val="0"/>
      <w:marTop w:val="0"/>
      <w:marBottom w:val="0"/>
      <w:divBdr>
        <w:top w:val="none" w:sz="0" w:space="0" w:color="auto"/>
        <w:left w:val="none" w:sz="0" w:space="0" w:color="auto"/>
        <w:bottom w:val="none" w:sz="0" w:space="0" w:color="auto"/>
        <w:right w:val="none" w:sz="0" w:space="0" w:color="auto"/>
      </w:divBdr>
    </w:div>
    <w:div w:id="749890453">
      <w:bodyDiv w:val="1"/>
      <w:marLeft w:val="0"/>
      <w:marRight w:val="0"/>
      <w:marTop w:val="0"/>
      <w:marBottom w:val="0"/>
      <w:divBdr>
        <w:top w:val="none" w:sz="0" w:space="0" w:color="auto"/>
        <w:left w:val="none" w:sz="0" w:space="0" w:color="auto"/>
        <w:bottom w:val="none" w:sz="0" w:space="0" w:color="auto"/>
        <w:right w:val="none" w:sz="0" w:space="0" w:color="auto"/>
      </w:divBdr>
    </w:div>
    <w:div w:id="803352645">
      <w:bodyDiv w:val="1"/>
      <w:marLeft w:val="0"/>
      <w:marRight w:val="0"/>
      <w:marTop w:val="0"/>
      <w:marBottom w:val="0"/>
      <w:divBdr>
        <w:top w:val="none" w:sz="0" w:space="0" w:color="auto"/>
        <w:left w:val="none" w:sz="0" w:space="0" w:color="auto"/>
        <w:bottom w:val="none" w:sz="0" w:space="0" w:color="auto"/>
        <w:right w:val="none" w:sz="0" w:space="0" w:color="auto"/>
      </w:divBdr>
    </w:div>
    <w:div w:id="817915907">
      <w:bodyDiv w:val="1"/>
      <w:marLeft w:val="0"/>
      <w:marRight w:val="0"/>
      <w:marTop w:val="0"/>
      <w:marBottom w:val="0"/>
      <w:divBdr>
        <w:top w:val="none" w:sz="0" w:space="0" w:color="auto"/>
        <w:left w:val="none" w:sz="0" w:space="0" w:color="auto"/>
        <w:bottom w:val="none" w:sz="0" w:space="0" w:color="auto"/>
        <w:right w:val="none" w:sz="0" w:space="0" w:color="auto"/>
      </w:divBdr>
    </w:div>
    <w:div w:id="902528059">
      <w:bodyDiv w:val="1"/>
      <w:marLeft w:val="0"/>
      <w:marRight w:val="0"/>
      <w:marTop w:val="0"/>
      <w:marBottom w:val="0"/>
      <w:divBdr>
        <w:top w:val="none" w:sz="0" w:space="0" w:color="auto"/>
        <w:left w:val="none" w:sz="0" w:space="0" w:color="auto"/>
        <w:bottom w:val="none" w:sz="0" w:space="0" w:color="auto"/>
        <w:right w:val="none" w:sz="0" w:space="0" w:color="auto"/>
      </w:divBdr>
    </w:div>
    <w:div w:id="915019900">
      <w:bodyDiv w:val="1"/>
      <w:marLeft w:val="0"/>
      <w:marRight w:val="0"/>
      <w:marTop w:val="0"/>
      <w:marBottom w:val="0"/>
      <w:divBdr>
        <w:top w:val="none" w:sz="0" w:space="0" w:color="auto"/>
        <w:left w:val="none" w:sz="0" w:space="0" w:color="auto"/>
        <w:bottom w:val="none" w:sz="0" w:space="0" w:color="auto"/>
        <w:right w:val="none" w:sz="0" w:space="0" w:color="auto"/>
      </w:divBdr>
    </w:div>
    <w:div w:id="916863708">
      <w:bodyDiv w:val="1"/>
      <w:marLeft w:val="0"/>
      <w:marRight w:val="0"/>
      <w:marTop w:val="0"/>
      <w:marBottom w:val="0"/>
      <w:divBdr>
        <w:top w:val="none" w:sz="0" w:space="0" w:color="auto"/>
        <w:left w:val="none" w:sz="0" w:space="0" w:color="auto"/>
        <w:bottom w:val="none" w:sz="0" w:space="0" w:color="auto"/>
        <w:right w:val="none" w:sz="0" w:space="0" w:color="auto"/>
      </w:divBdr>
    </w:div>
    <w:div w:id="937636431">
      <w:bodyDiv w:val="1"/>
      <w:marLeft w:val="0"/>
      <w:marRight w:val="0"/>
      <w:marTop w:val="0"/>
      <w:marBottom w:val="0"/>
      <w:divBdr>
        <w:top w:val="none" w:sz="0" w:space="0" w:color="auto"/>
        <w:left w:val="none" w:sz="0" w:space="0" w:color="auto"/>
        <w:bottom w:val="none" w:sz="0" w:space="0" w:color="auto"/>
        <w:right w:val="none" w:sz="0" w:space="0" w:color="auto"/>
      </w:divBdr>
    </w:div>
    <w:div w:id="973409706">
      <w:bodyDiv w:val="1"/>
      <w:marLeft w:val="0"/>
      <w:marRight w:val="0"/>
      <w:marTop w:val="0"/>
      <w:marBottom w:val="0"/>
      <w:divBdr>
        <w:top w:val="none" w:sz="0" w:space="0" w:color="auto"/>
        <w:left w:val="none" w:sz="0" w:space="0" w:color="auto"/>
        <w:bottom w:val="none" w:sz="0" w:space="0" w:color="auto"/>
        <w:right w:val="none" w:sz="0" w:space="0" w:color="auto"/>
      </w:divBdr>
    </w:div>
    <w:div w:id="1035227581">
      <w:bodyDiv w:val="1"/>
      <w:marLeft w:val="0"/>
      <w:marRight w:val="0"/>
      <w:marTop w:val="0"/>
      <w:marBottom w:val="0"/>
      <w:divBdr>
        <w:top w:val="none" w:sz="0" w:space="0" w:color="auto"/>
        <w:left w:val="none" w:sz="0" w:space="0" w:color="auto"/>
        <w:bottom w:val="none" w:sz="0" w:space="0" w:color="auto"/>
        <w:right w:val="none" w:sz="0" w:space="0" w:color="auto"/>
      </w:divBdr>
    </w:div>
    <w:div w:id="1101679169">
      <w:bodyDiv w:val="1"/>
      <w:marLeft w:val="0"/>
      <w:marRight w:val="0"/>
      <w:marTop w:val="0"/>
      <w:marBottom w:val="0"/>
      <w:divBdr>
        <w:top w:val="none" w:sz="0" w:space="0" w:color="auto"/>
        <w:left w:val="none" w:sz="0" w:space="0" w:color="auto"/>
        <w:bottom w:val="none" w:sz="0" w:space="0" w:color="auto"/>
        <w:right w:val="none" w:sz="0" w:space="0" w:color="auto"/>
      </w:divBdr>
    </w:div>
    <w:div w:id="1101873342">
      <w:bodyDiv w:val="1"/>
      <w:marLeft w:val="0"/>
      <w:marRight w:val="0"/>
      <w:marTop w:val="0"/>
      <w:marBottom w:val="0"/>
      <w:divBdr>
        <w:top w:val="none" w:sz="0" w:space="0" w:color="auto"/>
        <w:left w:val="none" w:sz="0" w:space="0" w:color="auto"/>
        <w:bottom w:val="none" w:sz="0" w:space="0" w:color="auto"/>
        <w:right w:val="none" w:sz="0" w:space="0" w:color="auto"/>
      </w:divBdr>
    </w:div>
    <w:div w:id="1113984289">
      <w:bodyDiv w:val="1"/>
      <w:marLeft w:val="0"/>
      <w:marRight w:val="0"/>
      <w:marTop w:val="0"/>
      <w:marBottom w:val="0"/>
      <w:divBdr>
        <w:top w:val="none" w:sz="0" w:space="0" w:color="auto"/>
        <w:left w:val="none" w:sz="0" w:space="0" w:color="auto"/>
        <w:bottom w:val="none" w:sz="0" w:space="0" w:color="auto"/>
        <w:right w:val="none" w:sz="0" w:space="0" w:color="auto"/>
      </w:divBdr>
    </w:div>
    <w:div w:id="1264726632">
      <w:bodyDiv w:val="1"/>
      <w:marLeft w:val="0"/>
      <w:marRight w:val="0"/>
      <w:marTop w:val="0"/>
      <w:marBottom w:val="0"/>
      <w:divBdr>
        <w:top w:val="none" w:sz="0" w:space="0" w:color="auto"/>
        <w:left w:val="none" w:sz="0" w:space="0" w:color="auto"/>
        <w:bottom w:val="none" w:sz="0" w:space="0" w:color="auto"/>
        <w:right w:val="none" w:sz="0" w:space="0" w:color="auto"/>
      </w:divBdr>
    </w:div>
    <w:div w:id="1266108757">
      <w:bodyDiv w:val="1"/>
      <w:marLeft w:val="0"/>
      <w:marRight w:val="0"/>
      <w:marTop w:val="0"/>
      <w:marBottom w:val="0"/>
      <w:divBdr>
        <w:top w:val="none" w:sz="0" w:space="0" w:color="auto"/>
        <w:left w:val="none" w:sz="0" w:space="0" w:color="auto"/>
        <w:bottom w:val="none" w:sz="0" w:space="0" w:color="auto"/>
        <w:right w:val="none" w:sz="0" w:space="0" w:color="auto"/>
      </w:divBdr>
    </w:div>
    <w:div w:id="1281886002">
      <w:bodyDiv w:val="1"/>
      <w:marLeft w:val="0"/>
      <w:marRight w:val="0"/>
      <w:marTop w:val="0"/>
      <w:marBottom w:val="0"/>
      <w:divBdr>
        <w:top w:val="none" w:sz="0" w:space="0" w:color="auto"/>
        <w:left w:val="none" w:sz="0" w:space="0" w:color="auto"/>
        <w:bottom w:val="none" w:sz="0" w:space="0" w:color="auto"/>
        <w:right w:val="none" w:sz="0" w:space="0" w:color="auto"/>
      </w:divBdr>
      <w:divsChild>
        <w:div w:id="238246428">
          <w:marLeft w:val="274"/>
          <w:marRight w:val="0"/>
          <w:marTop w:val="0"/>
          <w:marBottom w:val="0"/>
          <w:divBdr>
            <w:top w:val="none" w:sz="0" w:space="0" w:color="auto"/>
            <w:left w:val="none" w:sz="0" w:space="0" w:color="auto"/>
            <w:bottom w:val="none" w:sz="0" w:space="0" w:color="auto"/>
            <w:right w:val="none" w:sz="0" w:space="0" w:color="auto"/>
          </w:divBdr>
        </w:div>
        <w:div w:id="299042498">
          <w:marLeft w:val="274"/>
          <w:marRight w:val="0"/>
          <w:marTop w:val="0"/>
          <w:marBottom w:val="0"/>
          <w:divBdr>
            <w:top w:val="none" w:sz="0" w:space="0" w:color="auto"/>
            <w:left w:val="none" w:sz="0" w:space="0" w:color="auto"/>
            <w:bottom w:val="none" w:sz="0" w:space="0" w:color="auto"/>
            <w:right w:val="none" w:sz="0" w:space="0" w:color="auto"/>
          </w:divBdr>
        </w:div>
        <w:div w:id="643050404">
          <w:marLeft w:val="274"/>
          <w:marRight w:val="0"/>
          <w:marTop w:val="0"/>
          <w:marBottom w:val="0"/>
          <w:divBdr>
            <w:top w:val="none" w:sz="0" w:space="0" w:color="auto"/>
            <w:left w:val="none" w:sz="0" w:space="0" w:color="auto"/>
            <w:bottom w:val="none" w:sz="0" w:space="0" w:color="auto"/>
            <w:right w:val="none" w:sz="0" w:space="0" w:color="auto"/>
          </w:divBdr>
        </w:div>
        <w:div w:id="709454039">
          <w:marLeft w:val="274"/>
          <w:marRight w:val="0"/>
          <w:marTop w:val="0"/>
          <w:marBottom w:val="0"/>
          <w:divBdr>
            <w:top w:val="none" w:sz="0" w:space="0" w:color="auto"/>
            <w:left w:val="none" w:sz="0" w:space="0" w:color="auto"/>
            <w:bottom w:val="none" w:sz="0" w:space="0" w:color="auto"/>
            <w:right w:val="none" w:sz="0" w:space="0" w:color="auto"/>
          </w:divBdr>
        </w:div>
        <w:div w:id="716247944">
          <w:marLeft w:val="274"/>
          <w:marRight w:val="0"/>
          <w:marTop w:val="0"/>
          <w:marBottom w:val="0"/>
          <w:divBdr>
            <w:top w:val="none" w:sz="0" w:space="0" w:color="auto"/>
            <w:left w:val="none" w:sz="0" w:space="0" w:color="auto"/>
            <w:bottom w:val="none" w:sz="0" w:space="0" w:color="auto"/>
            <w:right w:val="none" w:sz="0" w:space="0" w:color="auto"/>
          </w:divBdr>
        </w:div>
        <w:div w:id="1006133739">
          <w:marLeft w:val="274"/>
          <w:marRight w:val="0"/>
          <w:marTop w:val="0"/>
          <w:marBottom w:val="0"/>
          <w:divBdr>
            <w:top w:val="none" w:sz="0" w:space="0" w:color="auto"/>
            <w:left w:val="none" w:sz="0" w:space="0" w:color="auto"/>
            <w:bottom w:val="none" w:sz="0" w:space="0" w:color="auto"/>
            <w:right w:val="none" w:sz="0" w:space="0" w:color="auto"/>
          </w:divBdr>
        </w:div>
        <w:div w:id="1082026383">
          <w:marLeft w:val="274"/>
          <w:marRight w:val="0"/>
          <w:marTop w:val="0"/>
          <w:marBottom w:val="0"/>
          <w:divBdr>
            <w:top w:val="none" w:sz="0" w:space="0" w:color="auto"/>
            <w:left w:val="none" w:sz="0" w:space="0" w:color="auto"/>
            <w:bottom w:val="none" w:sz="0" w:space="0" w:color="auto"/>
            <w:right w:val="none" w:sz="0" w:space="0" w:color="auto"/>
          </w:divBdr>
        </w:div>
        <w:div w:id="1132676954">
          <w:marLeft w:val="274"/>
          <w:marRight w:val="0"/>
          <w:marTop w:val="0"/>
          <w:marBottom w:val="0"/>
          <w:divBdr>
            <w:top w:val="none" w:sz="0" w:space="0" w:color="auto"/>
            <w:left w:val="none" w:sz="0" w:space="0" w:color="auto"/>
            <w:bottom w:val="none" w:sz="0" w:space="0" w:color="auto"/>
            <w:right w:val="none" w:sz="0" w:space="0" w:color="auto"/>
          </w:divBdr>
        </w:div>
        <w:div w:id="1402289990">
          <w:marLeft w:val="274"/>
          <w:marRight w:val="0"/>
          <w:marTop w:val="0"/>
          <w:marBottom w:val="0"/>
          <w:divBdr>
            <w:top w:val="none" w:sz="0" w:space="0" w:color="auto"/>
            <w:left w:val="none" w:sz="0" w:space="0" w:color="auto"/>
            <w:bottom w:val="none" w:sz="0" w:space="0" w:color="auto"/>
            <w:right w:val="none" w:sz="0" w:space="0" w:color="auto"/>
          </w:divBdr>
        </w:div>
        <w:div w:id="1698893229">
          <w:marLeft w:val="274"/>
          <w:marRight w:val="0"/>
          <w:marTop w:val="0"/>
          <w:marBottom w:val="0"/>
          <w:divBdr>
            <w:top w:val="none" w:sz="0" w:space="0" w:color="auto"/>
            <w:left w:val="none" w:sz="0" w:space="0" w:color="auto"/>
            <w:bottom w:val="none" w:sz="0" w:space="0" w:color="auto"/>
            <w:right w:val="none" w:sz="0" w:space="0" w:color="auto"/>
          </w:divBdr>
        </w:div>
        <w:div w:id="1868332116">
          <w:marLeft w:val="274"/>
          <w:marRight w:val="0"/>
          <w:marTop w:val="0"/>
          <w:marBottom w:val="0"/>
          <w:divBdr>
            <w:top w:val="none" w:sz="0" w:space="0" w:color="auto"/>
            <w:left w:val="none" w:sz="0" w:space="0" w:color="auto"/>
            <w:bottom w:val="none" w:sz="0" w:space="0" w:color="auto"/>
            <w:right w:val="none" w:sz="0" w:space="0" w:color="auto"/>
          </w:divBdr>
        </w:div>
        <w:div w:id="1941259455">
          <w:marLeft w:val="274"/>
          <w:marRight w:val="0"/>
          <w:marTop w:val="0"/>
          <w:marBottom w:val="0"/>
          <w:divBdr>
            <w:top w:val="none" w:sz="0" w:space="0" w:color="auto"/>
            <w:left w:val="none" w:sz="0" w:space="0" w:color="auto"/>
            <w:bottom w:val="none" w:sz="0" w:space="0" w:color="auto"/>
            <w:right w:val="none" w:sz="0" w:space="0" w:color="auto"/>
          </w:divBdr>
        </w:div>
        <w:div w:id="1966764271">
          <w:marLeft w:val="274"/>
          <w:marRight w:val="0"/>
          <w:marTop w:val="0"/>
          <w:marBottom w:val="0"/>
          <w:divBdr>
            <w:top w:val="none" w:sz="0" w:space="0" w:color="auto"/>
            <w:left w:val="none" w:sz="0" w:space="0" w:color="auto"/>
            <w:bottom w:val="none" w:sz="0" w:space="0" w:color="auto"/>
            <w:right w:val="none" w:sz="0" w:space="0" w:color="auto"/>
          </w:divBdr>
        </w:div>
        <w:div w:id="2025739402">
          <w:marLeft w:val="274"/>
          <w:marRight w:val="0"/>
          <w:marTop w:val="0"/>
          <w:marBottom w:val="0"/>
          <w:divBdr>
            <w:top w:val="none" w:sz="0" w:space="0" w:color="auto"/>
            <w:left w:val="none" w:sz="0" w:space="0" w:color="auto"/>
            <w:bottom w:val="none" w:sz="0" w:space="0" w:color="auto"/>
            <w:right w:val="none" w:sz="0" w:space="0" w:color="auto"/>
          </w:divBdr>
        </w:div>
        <w:div w:id="2032995736">
          <w:marLeft w:val="274"/>
          <w:marRight w:val="0"/>
          <w:marTop w:val="0"/>
          <w:marBottom w:val="0"/>
          <w:divBdr>
            <w:top w:val="none" w:sz="0" w:space="0" w:color="auto"/>
            <w:left w:val="none" w:sz="0" w:space="0" w:color="auto"/>
            <w:bottom w:val="none" w:sz="0" w:space="0" w:color="auto"/>
            <w:right w:val="none" w:sz="0" w:space="0" w:color="auto"/>
          </w:divBdr>
        </w:div>
        <w:div w:id="2054883546">
          <w:marLeft w:val="274"/>
          <w:marRight w:val="0"/>
          <w:marTop w:val="0"/>
          <w:marBottom w:val="0"/>
          <w:divBdr>
            <w:top w:val="none" w:sz="0" w:space="0" w:color="auto"/>
            <w:left w:val="none" w:sz="0" w:space="0" w:color="auto"/>
            <w:bottom w:val="none" w:sz="0" w:space="0" w:color="auto"/>
            <w:right w:val="none" w:sz="0" w:space="0" w:color="auto"/>
          </w:divBdr>
        </w:div>
      </w:divsChild>
    </w:div>
    <w:div w:id="1302147756">
      <w:bodyDiv w:val="1"/>
      <w:marLeft w:val="0"/>
      <w:marRight w:val="0"/>
      <w:marTop w:val="0"/>
      <w:marBottom w:val="0"/>
      <w:divBdr>
        <w:top w:val="none" w:sz="0" w:space="0" w:color="auto"/>
        <w:left w:val="none" w:sz="0" w:space="0" w:color="auto"/>
        <w:bottom w:val="none" w:sz="0" w:space="0" w:color="auto"/>
        <w:right w:val="none" w:sz="0" w:space="0" w:color="auto"/>
      </w:divBdr>
    </w:div>
    <w:div w:id="1311013373">
      <w:bodyDiv w:val="1"/>
      <w:marLeft w:val="0"/>
      <w:marRight w:val="0"/>
      <w:marTop w:val="0"/>
      <w:marBottom w:val="0"/>
      <w:divBdr>
        <w:top w:val="none" w:sz="0" w:space="0" w:color="auto"/>
        <w:left w:val="none" w:sz="0" w:space="0" w:color="auto"/>
        <w:bottom w:val="none" w:sz="0" w:space="0" w:color="auto"/>
        <w:right w:val="none" w:sz="0" w:space="0" w:color="auto"/>
      </w:divBdr>
    </w:div>
    <w:div w:id="1345549592">
      <w:bodyDiv w:val="1"/>
      <w:marLeft w:val="0"/>
      <w:marRight w:val="0"/>
      <w:marTop w:val="0"/>
      <w:marBottom w:val="0"/>
      <w:divBdr>
        <w:top w:val="none" w:sz="0" w:space="0" w:color="auto"/>
        <w:left w:val="none" w:sz="0" w:space="0" w:color="auto"/>
        <w:bottom w:val="none" w:sz="0" w:space="0" w:color="auto"/>
        <w:right w:val="none" w:sz="0" w:space="0" w:color="auto"/>
      </w:divBdr>
    </w:div>
    <w:div w:id="1377004136">
      <w:bodyDiv w:val="1"/>
      <w:marLeft w:val="0"/>
      <w:marRight w:val="0"/>
      <w:marTop w:val="0"/>
      <w:marBottom w:val="0"/>
      <w:divBdr>
        <w:top w:val="none" w:sz="0" w:space="0" w:color="auto"/>
        <w:left w:val="none" w:sz="0" w:space="0" w:color="auto"/>
        <w:bottom w:val="none" w:sz="0" w:space="0" w:color="auto"/>
        <w:right w:val="none" w:sz="0" w:space="0" w:color="auto"/>
      </w:divBdr>
    </w:div>
    <w:div w:id="1419668358">
      <w:bodyDiv w:val="1"/>
      <w:marLeft w:val="0"/>
      <w:marRight w:val="0"/>
      <w:marTop w:val="0"/>
      <w:marBottom w:val="0"/>
      <w:divBdr>
        <w:top w:val="none" w:sz="0" w:space="0" w:color="auto"/>
        <w:left w:val="none" w:sz="0" w:space="0" w:color="auto"/>
        <w:bottom w:val="none" w:sz="0" w:space="0" w:color="auto"/>
        <w:right w:val="none" w:sz="0" w:space="0" w:color="auto"/>
      </w:divBdr>
      <w:divsChild>
        <w:div w:id="282882773">
          <w:marLeft w:val="720"/>
          <w:marRight w:val="0"/>
          <w:marTop w:val="0"/>
          <w:marBottom w:val="160"/>
          <w:divBdr>
            <w:top w:val="none" w:sz="0" w:space="0" w:color="auto"/>
            <w:left w:val="none" w:sz="0" w:space="0" w:color="auto"/>
            <w:bottom w:val="none" w:sz="0" w:space="0" w:color="auto"/>
            <w:right w:val="none" w:sz="0" w:space="0" w:color="auto"/>
          </w:divBdr>
        </w:div>
        <w:div w:id="1414425703">
          <w:marLeft w:val="1440"/>
          <w:marRight w:val="0"/>
          <w:marTop w:val="0"/>
          <w:marBottom w:val="160"/>
          <w:divBdr>
            <w:top w:val="none" w:sz="0" w:space="0" w:color="auto"/>
            <w:left w:val="none" w:sz="0" w:space="0" w:color="auto"/>
            <w:bottom w:val="none" w:sz="0" w:space="0" w:color="auto"/>
            <w:right w:val="none" w:sz="0" w:space="0" w:color="auto"/>
          </w:divBdr>
        </w:div>
        <w:div w:id="1430275889">
          <w:marLeft w:val="720"/>
          <w:marRight w:val="0"/>
          <w:marTop w:val="0"/>
          <w:marBottom w:val="160"/>
          <w:divBdr>
            <w:top w:val="none" w:sz="0" w:space="0" w:color="auto"/>
            <w:left w:val="none" w:sz="0" w:space="0" w:color="auto"/>
            <w:bottom w:val="none" w:sz="0" w:space="0" w:color="auto"/>
            <w:right w:val="none" w:sz="0" w:space="0" w:color="auto"/>
          </w:divBdr>
        </w:div>
        <w:div w:id="1642422595">
          <w:marLeft w:val="720"/>
          <w:marRight w:val="0"/>
          <w:marTop w:val="0"/>
          <w:marBottom w:val="160"/>
          <w:divBdr>
            <w:top w:val="none" w:sz="0" w:space="0" w:color="auto"/>
            <w:left w:val="none" w:sz="0" w:space="0" w:color="auto"/>
            <w:bottom w:val="none" w:sz="0" w:space="0" w:color="auto"/>
            <w:right w:val="none" w:sz="0" w:space="0" w:color="auto"/>
          </w:divBdr>
        </w:div>
        <w:div w:id="1657301530">
          <w:marLeft w:val="720"/>
          <w:marRight w:val="0"/>
          <w:marTop w:val="0"/>
          <w:marBottom w:val="160"/>
          <w:divBdr>
            <w:top w:val="none" w:sz="0" w:space="0" w:color="auto"/>
            <w:left w:val="none" w:sz="0" w:space="0" w:color="auto"/>
            <w:bottom w:val="none" w:sz="0" w:space="0" w:color="auto"/>
            <w:right w:val="none" w:sz="0" w:space="0" w:color="auto"/>
          </w:divBdr>
        </w:div>
        <w:div w:id="1771198149">
          <w:marLeft w:val="720"/>
          <w:marRight w:val="0"/>
          <w:marTop w:val="0"/>
          <w:marBottom w:val="160"/>
          <w:divBdr>
            <w:top w:val="none" w:sz="0" w:space="0" w:color="auto"/>
            <w:left w:val="none" w:sz="0" w:space="0" w:color="auto"/>
            <w:bottom w:val="none" w:sz="0" w:space="0" w:color="auto"/>
            <w:right w:val="none" w:sz="0" w:space="0" w:color="auto"/>
          </w:divBdr>
        </w:div>
      </w:divsChild>
    </w:div>
    <w:div w:id="1585602454">
      <w:bodyDiv w:val="1"/>
      <w:marLeft w:val="0"/>
      <w:marRight w:val="0"/>
      <w:marTop w:val="0"/>
      <w:marBottom w:val="0"/>
      <w:divBdr>
        <w:top w:val="none" w:sz="0" w:space="0" w:color="auto"/>
        <w:left w:val="none" w:sz="0" w:space="0" w:color="auto"/>
        <w:bottom w:val="none" w:sz="0" w:space="0" w:color="auto"/>
        <w:right w:val="none" w:sz="0" w:space="0" w:color="auto"/>
      </w:divBdr>
    </w:div>
    <w:div w:id="1601403927">
      <w:bodyDiv w:val="1"/>
      <w:marLeft w:val="0"/>
      <w:marRight w:val="0"/>
      <w:marTop w:val="0"/>
      <w:marBottom w:val="0"/>
      <w:divBdr>
        <w:top w:val="none" w:sz="0" w:space="0" w:color="auto"/>
        <w:left w:val="none" w:sz="0" w:space="0" w:color="auto"/>
        <w:bottom w:val="none" w:sz="0" w:space="0" w:color="auto"/>
        <w:right w:val="none" w:sz="0" w:space="0" w:color="auto"/>
      </w:divBdr>
    </w:div>
    <w:div w:id="1621183551">
      <w:bodyDiv w:val="1"/>
      <w:marLeft w:val="0"/>
      <w:marRight w:val="0"/>
      <w:marTop w:val="0"/>
      <w:marBottom w:val="0"/>
      <w:divBdr>
        <w:top w:val="none" w:sz="0" w:space="0" w:color="auto"/>
        <w:left w:val="none" w:sz="0" w:space="0" w:color="auto"/>
        <w:bottom w:val="none" w:sz="0" w:space="0" w:color="auto"/>
        <w:right w:val="none" w:sz="0" w:space="0" w:color="auto"/>
      </w:divBdr>
    </w:div>
    <w:div w:id="1728987855">
      <w:bodyDiv w:val="1"/>
      <w:marLeft w:val="0"/>
      <w:marRight w:val="0"/>
      <w:marTop w:val="0"/>
      <w:marBottom w:val="0"/>
      <w:divBdr>
        <w:top w:val="none" w:sz="0" w:space="0" w:color="auto"/>
        <w:left w:val="none" w:sz="0" w:space="0" w:color="auto"/>
        <w:bottom w:val="none" w:sz="0" w:space="0" w:color="auto"/>
        <w:right w:val="none" w:sz="0" w:space="0" w:color="auto"/>
      </w:divBdr>
      <w:divsChild>
        <w:div w:id="1235091619">
          <w:marLeft w:val="-225"/>
          <w:marRight w:val="-225"/>
          <w:marTop w:val="0"/>
          <w:marBottom w:val="0"/>
          <w:divBdr>
            <w:top w:val="none" w:sz="0" w:space="0" w:color="auto"/>
            <w:left w:val="none" w:sz="0" w:space="0" w:color="auto"/>
            <w:bottom w:val="none" w:sz="0" w:space="0" w:color="auto"/>
            <w:right w:val="none" w:sz="0" w:space="0" w:color="auto"/>
          </w:divBdr>
          <w:divsChild>
            <w:div w:id="412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6812">
      <w:bodyDiv w:val="1"/>
      <w:marLeft w:val="0"/>
      <w:marRight w:val="0"/>
      <w:marTop w:val="0"/>
      <w:marBottom w:val="0"/>
      <w:divBdr>
        <w:top w:val="none" w:sz="0" w:space="0" w:color="auto"/>
        <w:left w:val="none" w:sz="0" w:space="0" w:color="auto"/>
        <w:bottom w:val="none" w:sz="0" w:space="0" w:color="auto"/>
        <w:right w:val="none" w:sz="0" w:space="0" w:color="auto"/>
      </w:divBdr>
      <w:divsChild>
        <w:div w:id="87165091">
          <w:marLeft w:val="1080"/>
          <w:marRight w:val="0"/>
          <w:marTop w:val="0"/>
          <w:marBottom w:val="160"/>
          <w:divBdr>
            <w:top w:val="none" w:sz="0" w:space="0" w:color="auto"/>
            <w:left w:val="none" w:sz="0" w:space="0" w:color="auto"/>
            <w:bottom w:val="none" w:sz="0" w:space="0" w:color="auto"/>
            <w:right w:val="none" w:sz="0" w:space="0" w:color="auto"/>
          </w:divBdr>
        </w:div>
        <w:div w:id="406002902">
          <w:marLeft w:val="360"/>
          <w:marRight w:val="0"/>
          <w:marTop w:val="0"/>
          <w:marBottom w:val="160"/>
          <w:divBdr>
            <w:top w:val="none" w:sz="0" w:space="0" w:color="auto"/>
            <w:left w:val="none" w:sz="0" w:space="0" w:color="auto"/>
            <w:bottom w:val="none" w:sz="0" w:space="0" w:color="auto"/>
            <w:right w:val="none" w:sz="0" w:space="0" w:color="auto"/>
          </w:divBdr>
        </w:div>
        <w:div w:id="537745716">
          <w:marLeft w:val="1080"/>
          <w:marRight w:val="0"/>
          <w:marTop w:val="0"/>
          <w:marBottom w:val="160"/>
          <w:divBdr>
            <w:top w:val="none" w:sz="0" w:space="0" w:color="auto"/>
            <w:left w:val="none" w:sz="0" w:space="0" w:color="auto"/>
            <w:bottom w:val="none" w:sz="0" w:space="0" w:color="auto"/>
            <w:right w:val="none" w:sz="0" w:space="0" w:color="auto"/>
          </w:divBdr>
        </w:div>
        <w:div w:id="663512451">
          <w:marLeft w:val="360"/>
          <w:marRight w:val="0"/>
          <w:marTop w:val="0"/>
          <w:marBottom w:val="160"/>
          <w:divBdr>
            <w:top w:val="none" w:sz="0" w:space="0" w:color="auto"/>
            <w:left w:val="none" w:sz="0" w:space="0" w:color="auto"/>
            <w:bottom w:val="none" w:sz="0" w:space="0" w:color="auto"/>
            <w:right w:val="none" w:sz="0" w:space="0" w:color="auto"/>
          </w:divBdr>
        </w:div>
        <w:div w:id="1536574008">
          <w:marLeft w:val="1080"/>
          <w:marRight w:val="0"/>
          <w:marTop w:val="0"/>
          <w:marBottom w:val="160"/>
          <w:divBdr>
            <w:top w:val="none" w:sz="0" w:space="0" w:color="auto"/>
            <w:left w:val="none" w:sz="0" w:space="0" w:color="auto"/>
            <w:bottom w:val="none" w:sz="0" w:space="0" w:color="auto"/>
            <w:right w:val="none" w:sz="0" w:space="0" w:color="auto"/>
          </w:divBdr>
        </w:div>
        <w:div w:id="1636519948">
          <w:marLeft w:val="1080"/>
          <w:marRight w:val="0"/>
          <w:marTop w:val="0"/>
          <w:marBottom w:val="160"/>
          <w:divBdr>
            <w:top w:val="none" w:sz="0" w:space="0" w:color="auto"/>
            <w:left w:val="none" w:sz="0" w:space="0" w:color="auto"/>
            <w:bottom w:val="none" w:sz="0" w:space="0" w:color="auto"/>
            <w:right w:val="none" w:sz="0" w:space="0" w:color="auto"/>
          </w:divBdr>
        </w:div>
        <w:div w:id="1972242248">
          <w:marLeft w:val="360"/>
          <w:marRight w:val="0"/>
          <w:marTop w:val="0"/>
          <w:marBottom w:val="160"/>
          <w:divBdr>
            <w:top w:val="none" w:sz="0" w:space="0" w:color="auto"/>
            <w:left w:val="none" w:sz="0" w:space="0" w:color="auto"/>
            <w:bottom w:val="none" w:sz="0" w:space="0" w:color="auto"/>
            <w:right w:val="none" w:sz="0" w:space="0" w:color="auto"/>
          </w:divBdr>
        </w:div>
      </w:divsChild>
    </w:div>
    <w:div w:id="1815490469">
      <w:bodyDiv w:val="1"/>
      <w:marLeft w:val="0"/>
      <w:marRight w:val="0"/>
      <w:marTop w:val="0"/>
      <w:marBottom w:val="0"/>
      <w:divBdr>
        <w:top w:val="none" w:sz="0" w:space="0" w:color="auto"/>
        <w:left w:val="none" w:sz="0" w:space="0" w:color="auto"/>
        <w:bottom w:val="none" w:sz="0" w:space="0" w:color="auto"/>
        <w:right w:val="none" w:sz="0" w:space="0" w:color="auto"/>
      </w:divBdr>
    </w:div>
    <w:div w:id="1835336585">
      <w:bodyDiv w:val="1"/>
      <w:marLeft w:val="0"/>
      <w:marRight w:val="0"/>
      <w:marTop w:val="0"/>
      <w:marBottom w:val="0"/>
      <w:divBdr>
        <w:top w:val="none" w:sz="0" w:space="0" w:color="auto"/>
        <w:left w:val="none" w:sz="0" w:space="0" w:color="auto"/>
        <w:bottom w:val="none" w:sz="0" w:space="0" w:color="auto"/>
        <w:right w:val="none" w:sz="0" w:space="0" w:color="auto"/>
      </w:divBdr>
    </w:div>
    <w:div w:id="1849251634">
      <w:bodyDiv w:val="1"/>
      <w:marLeft w:val="0"/>
      <w:marRight w:val="0"/>
      <w:marTop w:val="0"/>
      <w:marBottom w:val="0"/>
      <w:divBdr>
        <w:top w:val="none" w:sz="0" w:space="0" w:color="auto"/>
        <w:left w:val="none" w:sz="0" w:space="0" w:color="auto"/>
        <w:bottom w:val="none" w:sz="0" w:space="0" w:color="auto"/>
        <w:right w:val="none" w:sz="0" w:space="0" w:color="auto"/>
      </w:divBdr>
    </w:div>
    <w:div w:id="1906602292">
      <w:bodyDiv w:val="1"/>
      <w:marLeft w:val="0"/>
      <w:marRight w:val="0"/>
      <w:marTop w:val="0"/>
      <w:marBottom w:val="0"/>
      <w:divBdr>
        <w:top w:val="none" w:sz="0" w:space="0" w:color="auto"/>
        <w:left w:val="none" w:sz="0" w:space="0" w:color="auto"/>
        <w:bottom w:val="none" w:sz="0" w:space="0" w:color="auto"/>
        <w:right w:val="none" w:sz="0" w:space="0" w:color="auto"/>
      </w:divBdr>
    </w:div>
    <w:div w:id="1999454699">
      <w:bodyDiv w:val="1"/>
      <w:marLeft w:val="0"/>
      <w:marRight w:val="0"/>
      <w:marTop w:val="0"/>
      <w:marBottom w:val="0"/>
      <w:divBdr>
        <w:top w:val="none" w:sz="0" w:space="0" w:color="auto"/>
        <w:left w:val="none" w:sz="0" w:space="0" w:color="auto"/>
        <w:bottom w:val="none" w:sz="0" w:space="0" w:color="auto"/>
        <w:right w:val="none" w:sz="0" w:space="0" w:color="auto"/>
      </w:divBdr>
    </w:div>
    <w:div w:id="2045935096">
      <w:bodyDiv w:val="1"/>
      <w:marLeft w:val="0"/>
      <w:marRight w:val="0"/>
      <w:marTop w:val="0"/>
      <w:marBottom w:val="0"/>
      <w:divBdr>
        <w:top w:val="none" w:sz="0" w:space="0" w:color="auto"/>
        <w:left w:val="none" w:sz="0" w:space="0" w:color="auto"/>
        <w:bottom w:val="none" w:sz="0" w:space="0" w:color="auto"/>
        <w:right w:val="none" w:sz="0" w:space="0" w:color="auto"/>
      </w:divBdr>
    </w:div>
    <w:div w:id="2114280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jpe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07/relationships/hdphoto" Target="media/hdphoto1.wdp"/><Relationship Id="rId18" Type="http://schemas.openxmlformats.org/officeDocument/2006/relationships/image" Target="media/image3.jpg"/><Relationship Id="rId26" Type="http://schemas.openxmlformats.org/officeDocument/2006/relationships/image" Target="media/image7.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chart" Target="charts/chart1.xml"/><Relationship Id="rId42" Type="http://schemas.openxmlformats.org/officeDocument/2006/relationships/hyperlink" Target="https://doi.org/https://doi.org/10.1016/j.gloenvcha.2021.102251" TargetMode="External"/><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3.xml"/><Relationship Id="rId40" Type="http://schemas.openxmlformats.org/officeDocument/2006/relationships/footer" Target="footer5.xml"/><Relationship Id="rId45"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2.xml"/><Relationship Id="rId43" Type="http://schemas.openxmlformats.org/officeDocument/2006/relationships/hyperlink" Target="https://www.sciencedirect.com/science/article/pii/S095937802100030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gnyteDrive\EGNYTE-WEB\Shared\Projects\6073.04%20SSD%20MESP\Tech\Deliverables\Household%20Survey\Baseline\results\south_sudan_baseline_hh_survey_indicator_annex_tables_30Nov20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gnyteDrive\EGNYTE-WEB\Shared\Projects\6073.04%20SSD%20MESP\Tech\Deliverables\Household%20Survey\Baseline\results\south_sudan_baseline_hh_survey_indicator_annex_tables_30Nov20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gnyteDrive\EGNYTE-WEB\Shared\Projects\6073.04%20SSD%20MESP\Tech\Deliverables\Household%20Survey\Baseline\results\south_sudan_baseline_hh_survey_indicator_annex_tables_30Nov20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percentStacked"/>
        <c:varyColors val="0"/>
        <c:ser>
          <c:idx val="0"/>
          <c:order val="0"/>
          <c:tx>
            <c:strRef>
              <c:f>soc_nrms_viz!$E$27</c:f>
              <c:strCache>
                <c:ptCount val="1"/>
                <c:pt idx="0">
                  <c:v>Never</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soc_nrms_viz!$F$27</c:f>
              <c:numCache>
                <c:formatCode>0%</c:formatCode>
                <c:ptCount val="1"/>
                <c:pt idx="0">
                  <c:v>0.38791194558143616</c:v>
                </c:pt>
              </c:numCache>
            </c:numRef>
          </c:val>
          <c:extLst>
            <c:ext xmlns:c16="http://schemas.microsoft.com/office/drawing/2014/chart" uri="{C3380CC4-5D6E-409C-BE32-E72D297353CC}">
              <c16:uniqueId val="{00000000-0FCB-498F-A24C-2F3899476639}"/>
            </c:ext>
          </c:extLst>
        </c:ser>
        <c:ser>
          <c:idx val="1"/>
          <c:order val="1"/>
          <c:tx>
            <c:strRef>
              <c:f>soc_nrms_viz!$E$28</c:f>
              <c:strCache>
                <c:ptCount val="1"/>
                <c:pt idx="0">
                  <c:v>Within a relationship - not married</c:v>
                </c:pt>
              </c:strCache>
            </c:strRef>
          </c:tx>
          <c:spPr>
            <a:solidFill>
              <a:srgbClr val="002F6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soc_nrms_viz!$F$28</c:f>
              <c:numCache>
                <c:formatCode>0%</c:formatCode>
                <c:ptCount val="1"/>
                <c:pt idx="0">
                  <c:v>6.7988626658916473E-2</c:v>
                </c:pt>
              </c:numCache>
            </c:numRef>
          </c:val>
          <c:extLst>
            <c:ext xmlns:c16="http://schemas.microsoft.com/office/drawing/2014/chart" uri="{C3380CC4-5D6E-409C-BE32-E72D297353CC}">
              <c16:uniqueId val="{00000001-0FCB-498F-A24C-2F3899476639}"/>
            </c:ext>
          </c:extLst>
        </c:ser>
        <c:ser>
          <c:idx val="2"/>
          <c:order val="2"/>
          <c:tx>
            <c:strRef>
              <c:f>soc_nrms_viz!$E$29</c:f>
              <c:strCache>
                <c:ptCount val="1"/>
                <c:pt idx="0">
                  <c:v>Within a relationship - married</c:v>
                </c:pt>
              </c:strCache>
            </c:strRef>
          </c:tx>
          <c:spPr>
            <a:solidFill>
              <a:srgbClr val="6C646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soc_nrms_viz!$F$29</c:f>
              <c:numCache>
                <c:formatCode>0%</c:formatCode>
                <c:ptCount val="1"/>
                <c:pt idx="0">
                  <c:v>0.15391868352890015</c:v>
                </c:pt>
              </c:numCache>
            </c:numRef>
          </c:val>
          <c:extLst>
            <c:ext xmlns:c16="http://schemas.microsoft.com/office/drawing/2014/chart" uri="{C3380CC4-5D6E-409C-BE32-E72D297353CC}">
              <c16:uniqueId val="{00000002-0FCB-498F-A24C-2F3899476639}"/>
            </c:ext>
          </c:extLst>
        </c:ser>
        <c:ser>
          <c:idx val="3"/>
          <c:order val="3"/>
          <c:tx>
            <c:strRef>
              <c:f>soc_nrms_viz!$E$30</c:f>
              <c:strCache>
                <c:ptCount val="1"/>
                <c:pt idx="0">
                  <c:v>In a time of conflict</c:v>
                </c:pt>
              </c:strCache>
            </c:strRef>
          </c:tx>
          <c:spPr>
            <a:solidFill>
              <a:srgbClr val="0067B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soc_nrms_viz!$F$30</c:f>
              <c:numCache>
                <c:formatCode>0%</c:formatCode>
                <c:ptCount val="1"/>
                <c:pt idx="0">
                  <c:v>0.23353718221187592</c:v>
                </c:pt>
              </c:numCache>
            </c:numRef>
          </c:val>
          <c:extLst>
            <c:ext xmlns:c16="http://schemas.microsoft.com/office/drawing/2014/chart" uri="{C3380CC4-5D6E-409C-BE32-E72D297353CC}">
              <c16:uniqueId val="{00000003-0FCB-498F-A24C-2F3899476639}"/>
            </c:ext>
          </c:extLst>
        </c:ser>
        <c:ser>
          <c:idx val="4"/>
          <c:order val="4"/>
          <c:tx>
            <c:strRef>
              <c:f>soc_nrms_viz!$E$31</c:f>
              <c:strCache>
                <c:ptCount val="1"/>
                <c:pt idx="0">
                  <c:v>Within a family to resolve a dispute</c:v>
                </c:pt>
              </c:strCache>
            </c:strRef>
          </c:tx>
          <c:spPr>
            <a:solidFill>
              <a:srgbClr val="8C898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soc_nrms_viz!$F$31</c:f>
              <c:numCache>
                <c:formatCode>0%</c:formatCode>
                <c:ptCount val="1"/>
                <c:pt idx="0">
                  <c:v>5.7960670441389084E-2</c:v>
                </c:pt>
              </c:numCache>
            </c:numRef>
          </c:val>
          <c:extLst>
            <c:ext xmlns:c16="http://schemas.microsoft.com/office/drawing/2014/chart" uri="{C3380CC4-5D6E-409C-BE32-E72D297353CC}">
              <c16:uniqueId val="{00000004-0FCB-498F-A24C-2F3899476639}"/>
            </c:ext>
          </c:extLst>
        </c:ser>
        <c:ser>
          <c:idx val="5"/>
          <c:order val="5"/>
          <c:tx>
            <c:strRef>
              <c:f>soc_nrms_viz!$E$32</c:f>
              <c:strCache>
                <c:ptCount val="1"/>
                <c:pt idx="0">
                  <c:v>Within a marriage to resolve a dispute</c:v>
                </c:pt>
              </c:strCache>
            </c:strRef>
          </c:tx>
          <c:spPr>
            <a:solidFill>
              <a:srgbClr val="A7C6E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soc_nrms_viz!$F$32</c:f>
              <c:numCache>
                <c:formatCode>0%</c:formatCode>
                <c:ptCount val="1"/>
                <c:pt idx="0">
                  <c:v>6.7547343671321869E-2</c:v>
                </c:pt>
              </c:numCache>
            </c:numRef>
          </c:val>
          <c:extLst>
            <c:ext xmlns:c16="http://schemas.microsoft.com/office/drawing/2014/chart" uri="{C3380CC4-5D6E-409C-BE32-E72D297353CC}">
              <c16:uniqueId val="{00000005-0FCB-498F-A24C-2F3899476639}"/>
            </c:ext>
          </c:extLst>
        </c:ser>
        <c:ser>
          <c:idx val="6"/>
          <c:order val="6"/>
          <c:tx>
            <c:strRef>
              <c:f>soc_nrms_viz!$E$33</c:f>
              <c:strCache>
                <c:ptCount val="1"/>
                <c:pt idx="0">
                  <c:v>Other</c:v>
                </c:pt>
              </c:strCache>
            </c:strRef>
          </c:tx>
          <c:spPr>
            <a:solidFill>
              <a:srgbClr val="CFCDC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soc_nrms_viz!$F$33</c:f>
              <c:numCache>
                <c:formatCode>0%</c:formatCode>
                <c:ptCount val="1"/>
                <c:pt idx="0">
                  <c:v>3.1135546043515205E-2</c:v>
                </c:pt>
              </c:numCache>
            </c:numRef>
          </c:val>
          <c:extLst>
            <c:ext xmlns:c16="http://schemas.microsoft.com/office/drawing/2014/chart" uri="{C3380CC4-5D6E-409C-BE32-E72D297353CC}">
              <c16:uniqueId val="{00000006-0FCB-498F-A24C-2F3899476639}"/>
            </c:ext>
          </c:extLst>
        </c:ser>
        <c:dLbls>
          <c:showLegendKey val="0"/>
          <c:showVal val="0"/>
          <c:showCatName val="0"/>
          <c:showSerName val="0"/>
          <c:showPercent val="0"/>
          <c:showBubbleSize val="0"/>
        </c:dLbls>
        <c:gapWidth val="150"/>
        <c:overlap val="100"/>
        <c:axId val="604317928"/>
        <c:axId val="604318584"/>
      </c:barChart>
      <c:catAx>
        <c:axId val="604317928"/>
        <c:scaling>
          <c:orientation val="minMax"/>
        </c:scaling>
        <c:delete val="1"/>
        <c:axPos val="l"/>
        <c:numFmt formatCode="General" sourceLinked="1"/>
        <c:majorTickMark val="none"/>
        <c:minorTickMark val="none"/>
        <c:tickLblPos val="nextTo"/>
        <c:crossAx val="604318584"/>
        <c:crosses val="autoZero"/>
        <c:auto val="1"/>
        <c:lblAlgn val="ctr"/>
        <c:lblOffset val="100"/>
        <c:noMultiLvlLbl val="0"/>
      </c:catAx>
      <c:valAx>
        <c:axId val="6043185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6043179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percentStacked"/>
        <c:varyColors val="0"/>
        <c:ser>
          <c:idx val="0"/>
          <c:order val="0"/>
          <c:tx>
            <c:strRef>
              <c:f>soc_nrms_viz!$E$45</c:f>
              <c:strCache>
                <c:ptCount val="1"/>
                <c:pt idx="0">
                  <c:v>For revenge</c:v>
                </c:pt>
              </c:strCache>
            </c:strRef>
          </c:tx>
          <c:spPr>
            <a:solidFill>
              <a:srgbClr val="002F6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soc_nrms_viz!$F$45</c:f>
              <c:numCache>
                <c:formatCode>0%</c:formatCode>
                <c:ptCount val="1"/>
                <c:pt idx="0">
                  <c:v>0.46164056658744812</c:v>
                </c:pt>
              </c:numCache>
            </c:numRef>
          </c:val>
          <c:extLst>
            <c:ext xmlns:c16="http://schemas.microsoft.com/office/drawing/2014/chart" uri="{C3380CC4-5D6E-409C-BE32-E72D297353CC}">
              <c16:uniqueId val="{00000000-B018-49D1-8C0A-464DFAA10EC8}"/>
            </c:ext>
          </c:extLst>
        </c:ser>
        <c:ser>
          <c:idx val="1"/>
          <c:order val="1"/>
          <c:tx>
            <c:strRef>
              <c:f>soc_nrms_viz!$E$46</c:f>
              <c:strCache>
                <c:ptCount val="1"/>
                <c:pt idx="0">
                  <c:v>To gain money/cows for bride price</c:v>
                </c:pt>
              </c:strCache>
            </c:strRef>
          </c:tx>
          <c:spPr>
            <a:solidFill>
              <a:srgbClr val="6C646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soc_nrms_viz!$F$46</c:f>
              <c:numCache>
                <c:formatCode>0%</c:formatCode>
                <c:ptCount val="1"/>
                <c:pt idx="0">
                  <c:v>0.15765561163425446</c:v>
                </c:pt>
              </c:numCache>
            </c:numRef>
          </c:val>
          <c:extLst>
            <c:ext xmlns:c16="http://schemas.microsoft.com/office/drawing/2014/chart" uri="{C3380CC4-5D6E-409C-BE32-E72D297353CC}">
              <c16:uniqueId val="{00000001-B018-49D1-8C0A-464DFAA10EC8}"/>
            </c:ext>
          </c:extLst>
        </c:ser>
        <c:ser>
          <c:idx val="2"/>
          <c:order val="2"/>
          <c:tx>
            <c:strRef>
              <c:f>soc_nrms_viz!$E$47</c:f>
              <c:strCache>
                <c:ptCount val="1"/>
                <c:pt idx="0">
                  <c:v>To feed your household</c:v>
                </c:pt>
              </c:strCache>
            </c:strRef>
          </c:tx>
          <c:spPr>
            <a:solidFill>
              <a:srgbClr val="0067B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soc_nrms_viz!$F$47</c:f>
              <c:numCache>
                <c:formatCode>0%</c:formatCode>
                <c:ptCount val="1"/>
                <c:pt idx="0">
                  <c:v>0.10275927186012268</c:v>
                </c:pt>
              </c:numCache>
            </c:numRef>
          </c:val>
          <c:extLst>
            <c:ext xmlns:c16="http://schemas.microsoft.com/office/drawing/2014/chart" uri="{C3380CC4-5D6E-409C-BE32-E72D297353CC}">
              <c16:uniqueId val="{00000002-B018-49D1-8C0A-464DFAA10EC8}"/>
            </c:ext>
          </c:extLst>
        </c:ser>
        <c:ser>
          <c:idx val="3"/>
          <c:order val="3"/>
          <c:tx>
            <c:strRef>
              <c:f>soc_nrms_viz!$E$48</c:f>
              <c:strCache>
                <c:ptCount val="1"/>
                <c:pt idx="0">
                  <c:v>To feed your community</c:v>
                </c:pt>
              </c:strCache>
            </c:strRef>
          </c:tx>
          <c:spPr>
            <a:solidFill>
              <a:srgbClr val="CFCDC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soc_nrms_viz!$F$48</c:f>
              <c:numCache>
                <c:formatCode>0%</c:formatCode>
                <c:ptCount val="1"/>
                <c:pt idx="0">
                  <c:v>2.8262274339795113E-2</c:v>
                </c:pt>
              </c:numCache>
            </c:numRef>
          </c:val>
          <c:extLst>
            <c:ext xmlns:c16="http://schemas.microsoft.com/office/drawing/2014/chart" uri="{C3380CC4-5D6E-409C-BE32-E72D297353CC}">
              <c16:uniqueId val="{00000003-B018-49D1-8C0A-464DFAA10EC8}"/>
            </c:ext>
          </c:extLst>
        </c:ser>
        <c:ser>
          <c:idx val="4"/>
          <c:order val="4"/>
          <c:tx>
            <c:strRef>
              <c:f>soc_nrms_viz!$E$49</c:f>
              <c:strCache>
                <c:ptCount val="1"/>
                <c:pt idx="0">
                  <c:v>Never acceptable</c:v>
                </c:pt>
              </c:strCache>
            </c:strRef>
          </c:tx>
          <c:spPr>
            <a:solidFill>
              <a:srgbClr val="A7C6E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soc_nrms_viz!$F$49</c:f>
              <c:numCache>
                <c:formatCode>0%</c:formatCode>
                <c:ptCount val="1"/>
                <c:pt idx="0">
                  <c:v>0.24968229234218597</c:v>
                </c:pt>
              </c:numCache>
            </c:numRef>
          </c:val>
          <c:extLst>
            <c:ext xmlns:c16="http://schemas.microsoft.com/office/drawing/2014/chart" uri="{C3380CC4-5D6E-409C-BE32-E72D297353CC}">
              <c16:uniqueId val="{00000004-B018-49D1-8C0A-464DFAA10EC8}"/>
            </c:ext>
          </c:extLst>
        </c:ser>
        <c:dLbls>
          <c:showLegendKey val="0"/>
          <c:showVal val="0"/>
          <c:showCatName val="0"/>
          <c:showSerName val="0"/>
          <c:showPercent val="0"/>
          <c:showBubbleSize val="0"/>
        </c:dLbls>
        <c:gapWidth val="150"/>
        <c:overlap val="100"/>
        <c:axId val="818410360"/>
        <c:axId val="818409048"/>
      </c:barChart>
      <c:catAx>
        <c:axId val="818410360"/>
        <c:scaling>
          <c:orientation val="minMax"/>
        </c:scaling>
        <c:delete val="1"/>
        <c:axPos val="l"/>
        <c:numFmt formatCode="General" sourceLinked="1"/>
        <c:majorTickMark val="none"/>
        <c:minorTickMark val="none"/>
        <c:tickLblPos val="nextTo"/>
        <c:crossAx val="818409048"/>
        <c:crosses val="autoZero"/>
        <c:auto val="1"/>
        <c:lblAlgn val="ctr"/>
        <c:lblOffset val="100"/>
        <c:noMultiLvlLbl val="0"/>
      </c:catAx>
      <c:valAx>
        <c:axId val="8184090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8184103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soc_nrms_viz!$E$63</c:f>
              <c:strCache>
                <c:ptCount val="1"/>
                <c:pt idx="0">
                  <c:v>For revenge</c:v>
                </c:pt>
              </c:strCache>
            </c:strRef>
          </c:tx>
          <c:spPr>
            <a:solidFill>
              <a:srgbClr val="002F6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soc_nrms_viz!$F$63</c:f>
              <c:numCache>
                <c:formatCode>0%</c:formatCode>
                <c:ptCount val="1"/>
                <c:pt idx="0">
                  <c:v>5.910840630531311E-2</c:v>
                </c:pt>
              </c:numCache>
            </c:numRef>
          </c:val>
          <c:extLst>
            <c:ext xmlns:c16="http://schemas.microsoft.com/office/drawing/2014/chart" uri="{C3380CC4-5D6E-409C-BE32-E72D297353CC}">
              <c16:uniqueId val="{00000000-3860-42FA-A247-9B57DCF65C2E}"/>
            </c:ext>
          </c:extLst>
        </c:ser>
        <c:ser>
          <c:idx val="1"/>
          <c:order val="1"/>
          <c:tx>
            <c:strRef>
              <c:f>soc_nrms_viz!$E$64</c:f>
              <c:strCache>
                <c:ptCount val="1"/>
                <c:pt idx="0">
                  <c:v>To gain money/cows for bride price</c:v>
                </c:pt>
              </c:strCache>
            </c:strRef>
          </c:tx>
          <c:spPr>
            <a:solidFill>
              <a:srgbClr val="6C646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soc_nrms_viz!$F$64</c:f>
              <c:numCache>
                <c:formatCode>0%</c:formatCode>
                <c:ptCount val="1"/>
                <c:pt idx="0">
                  <c:v>0.34471133351325989</c:v>
                </c:pt>
              </c:numCache>
            </c:numRef>
          </c:val>
          <c:extLst>
            <c:ext xmlns:c16="http://schemas.microsoft.com/office/drawing/2014/chart" uri="{C3380CC4-5D6E-409C-BE32-E72D297353CC}">
              <c16:uniqueId val="{00000001-3860-42FA-A247-9B57DCF65C2E}"/>
            </c:ext>
          </c:extLst>
        </c:ser>
        <c:ser>
          <c:idx val="2"/>
          <c:order val="2"/>
          <c:tx>
            <c:strRef>
              <c:f>soc_nrms_viz!$E$65</c:f>
              <c:strCache>
                <c:ptCount val="1"/>
                <c:pt idx="0">
                  <c:v>To feed your household</c:v>
                </c:pt>
              </c:strCache>
            </c:strRef>
          </c:tx>
          <c:spPr>
            <a:solidFill>
              <a:srgbClr val="0067B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soc_nrms_viz!$F$65</c:f>
              <c:numCache>
                <c:formatCode>0%</c:formatCode>
                <c:ptCount val="1"/>
                <c:pt idx="0">
                  <c:v>0.29166623950004578</c:v>
                </c:pt>
              </c:numCache>
            </c:numRef>
          </c:val>
          <c:extLst>
            <c:ext xmlns:c16="http://schemas.microsoft.com/office/drawing/2014/chart" uri="{C3380CC4-5D6E-409C-BE32-E72D297353CC}">
              <c16:uniqueId val="{00000002-3860-42FA-A247-9B57DCF65C2E}"/>
            </c:ext>
          </c:extLst>
        </c:ser>
        <c:ser>
          <c:idx val="3"/>
          <c:order val="3"/>
          <c:tx>
            <c:strRef>
              <c:f>soc_nrms_viz!$E$66</c:f>
              <c:strCache>
                <c:ptCount val="1"/>
                <c:pt idx="0">
                  <c:v>To feed your community</c:v>
                </c:pt>
              </c:strCache>
            </c:strRef>
          </c:tx>
          <c:spPr>
            <a:solidFill>
              <a:srgbClr val="CFCDC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soc_nrms_viz!$F$66</c:f>
              <c:numCache>
                <c:formatCode>0%</c:formatCode>
                <c:ptCount val="1"/>
                <c:pt idx="0">
                  <c:v>3.6527089774608612E-2</c:v>
                </c:pt>
              </c:numCache>
            </c:numRef>
          </c:val>
          <c:extLst>
            <c:ext xmlns:c16="http://schemas.microsoft.com/office/drawing/2014/chart" uri="{C3380CC4-5D6E-409C-BE32-E72D297353CC}">
              <c16:uniqueId val="{00000003-3860-42FA-A247-9B57DCF65C2E}"/>
            </c:ext>
          </c:extLst>
        </c:ser>
        <c:ser>
          <c:idx val="4"/>
          <c:order val="4"/>
          <c:tx>
            <c:strRef>
              <c:f>soc_nrms_viz!$E$67</c:f>
              <c:strCache>
                <c:ptCount val="1"/>
                <c:pt idx="0">
                  <c:v>Never acceptable</c:v>
                </c:pt>
              </c:strCache>
            </c:strRef>
          </c:tx>
          <c:spPr>
            <a:solidFill>
              <a:srgbClr val="A7C6E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soc_nrms_viz!$F$67</c:f>
              <c:numCache>
                <c:formatCode>0%</c:formatCode>
                <c:ptCount val="1"/>
                <c:pt idx="0">
                  <c:v>0.26798692345619202</c:v>
                </c:pt>
              </c:numCache>
            </c:numRef>
          </c:val>
          <c:extLst>
            <c:ext xmlns:c16="http://schemas.microsoft.com/office/drawing/2014/chart" uri="{C3380CC4-5D6E-409C-BE32-E72D297353CC}">
              <c16:uniqueId val="{00000004-3860-42FA-A247-9B57DCF65C2E}"/>
            </c:ext>
          </c:extLst>
        </c:ser>
        <c:dLbls>
          <c:showLegendKey val="0"/>
          <c:showVal val="0"/>
          <c:showCatName val="0"/>
          <c:showSerName val="0"/>
          <c:showPercent val="0"/>
          <c:showBubbleSize val="0"/>
        </c:dLbls>
        <c:gapWidth val="150"/>
        <c:overlap val="100"/>
        <c:axId val="831681760"/>
        <c:axId val="831680120"/>
      </c:barChart>
      <c:catAx>
        <c:axId val="831681760"/>
        <c:scaling>
          <c:orientation val="minMax"/>
        </c:scaling>
        <c:delete val="1"/>
        <c:axPos val="l"/>
        <c:numFmt formatCode="General" sourceLinked="1"/>
        <c:majorTickMark val="none"/>
        <c:minorTickMark val="none"/>
        <c:tickLblPos val="nextTo"/>
        <c:crossAx val="831680120"/>
        <c:crosses val="autoZero"/>
        <c:auto val="1"/>
        <c:lblAlgn val="ctr"/>
        <c:lblOffset val="100"/>
        <c:noMultiLvlLbl val="0"/>
      </c:catAx>
      <c:valAx>
        <c:axId val="83168012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8316817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4SPAN+oCKpDeHvXEtkEPRcW8A==">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</go:docsCustomData>
</go:gDocsCustomXmlDataStorage>
</file>

<file path=customXml/item2.xml><?xml version="1.0" encoding="utf-8"?>
<b:Sources xmlns:b="http://schemas.openxmlformats.org/officeDocument/2006/bibliography" xmlns="http://schemas.openxmlformats.org/officeDocument/2006/bibliography" SelectedStyle="\CHICAGO.XSL" StyleName="Chicago" Version="16">
  <b:Source>
    <b:Tag>Cis18</b:Tag>
    <b:SourceType>JournalArticle</b:SourceType>
    <b:Guid>{D495E3E9-DF95-451A-94B1-9AA947CF2D90}</b:Guid>
    <b:Author>
      <b:Author>
        <b:NameList xmlns:msxsl="urn:schemas-microsoft-com:xslt" xmlns:b="http://schemas.openxmlformats.org/officeDocument/2006/bibliography">
          <b:Person>
            <b:Last>Cissé</b:Last>
            <b:First>Jennifer</b:First>
            <b:Middle>Denno</b:Middle>
          </b:Person>
          <b:Person>
            <b:Last>Barrett</b:Last>
            <b:First>Christopher</b:First>
            <b:Middle>B.</b:Middle>
          </b:Person>
        </b:NameList>
      </b:Author>
    </b:Author>
    <b:Title>Estimating development resilience: A conditional moments-based approach</b:Title>
    <b:JournalName>Journal of Development Economics</b:JournalName>
    <b:City/>
    <b:Year>2018</b:Year>
    <b:Month/>
    <b:Day/>
    <b:Pages>272-284</b:Pages>
    <b:Publisher/>
    <b:Volume>135</b:Volume>
    <b:Issue/>
    <b:ShortTitle/>
    <b:StandardNumber/>
    <b:Comments/>
    <b:Medium/>
    <b:YearAccessed>2021</b:YearAccessed>
    <b:MonthAccessed>11</b:MonthAccessed>
    <b:DayAccessed>24</b:DayAccessed>
    <b:URL>https://sciencedirect.com/science/article/pii/s0304387818303511</b:URL>
    <b:DOI/>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6720B00262E0F46906F4195E4776EBE" ma:contentTypeVersion="7" ma:contentTypeDescription="Create a new document." ma:contentTypeScope="" ma:versionID="6eb1f090c7726b06136ce346e3d5860b">
  <xsd:schema xmlns:xsd="http://www.w3.org/2001/XMLSchema" xmlns:xs="http://www.w3.org/2001/XMLSchema" xmlns:p="http://schemas.microsoft.com/office/2006/metadata/properties" xmlns:ns2="586ee1ef-c788-4207-8303-2bf30d4369b3" targetNamespace="http://schemas.microsoft.com/office/2006/metadata/properties" ma:root="true" ma:fieldsID="24cc02938c6fd75b628fc20143b8e1f7" ns2:_="">
    <xsd:import namespace="586ee1ef-c788-4207-8303-2bf30d4369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ee1ef-c788-4207-8303-2bf30d4369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835465-FAFF-4C21-AC8B-0AB3A8B6AE02}">
  <ds:schemaRefs>
    <ds:schemaRef ds:uri="http://schemas.openxmlformats.org/officeDocument/2006/bibliography"/>
    <ds:schemaRef ds:uri="urn:schemas-microsoft-com:xslt"/>
  </ds:schemaRefs>
</ds:datastoreItem>
</file>

<file path=customXml/itemProps3.xml><?xml version="1.0" encoding="utf-8"?>
<ds:datastoreItem xmlns:ds="http://schemas.openxmlformats.org/officeDocument/2006/customXml" ds:itemID="{7A3A5E90-E630-4F59-B1C9-37D4CBAEFF1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6DEF95-2559-48B1-A0FB-3CBA52DAE1FB}">
  <ds:schemaRefs>
    <ds:schemaRef ds:uri="http://schemas.microsoft.com/sharepoint/v3/contenttype/forms"/>
  </ds:schemaRefs>
</ds:datastoreItem>
</file>

<file path=customXml/itemProps5.xml><?xml version="1.0" encoding="utf-8"?>
<ds:datastoreItem xmlns:ds="http://schemas.openxmlformats.org/officeDocument/2006/customXml" ds:itemID="{420D37CE-3CFB-498D-A3E7-EAFCA293F5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ee1ef-c788-4207-8303-2bf30d4369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84</Pages>
  <Words>11651</Words>
  <Characters>66413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77909</CharactersWithSpaces>
  <SharedDoc>false</SharedDoc>
  <HLinks>
    <vt:vector size="450" baseType="variant">
      <vt:variant>
        <vt:i4>7209082</vt:i4>
      </vt:variant>
      <vt:variant>
        <vt:i4>547</vt:i4>
      </vt:variant>
      <vt:variant>
        <vt:i4>0</vt:i4>
      </vt:variant>
      <vt:variant>
        <vt:i4>5</vt:i4>
      </vt:variant>
      <vt:variant>
        <vt:lpwstr>https://www.sciencedirect.com/science/article/pii/S0959378021000303</vt:lpwstr>
      </vt:variant>
      <vt:variant>
        <vt:lpwstr/>
      </vt:variant>
      <vt:variant>
        <vt:i4>4128827</vt:i4>
      </vt:variant>
      <vt:variant>
        <vt:i4>544</vt:i4>
      </vt:variant>
      <vt:variant>
        <vt:i4>0</vt:i4>
      </vt:variant>
      <vt:variant>
        <vt:i4>5</vt:i4>
      </vt:variant>
      <vt:variant>
        <vt:lpwstr>https://doi.org/https://doi.org/10.1016/j.gloenvcha.2021.102251</vt:lpwstr>
      </vt:variant>
      <vt:variant>
        <vt:lpwstr/>
      </vt:variant>
      <vt:variant>
        <vt:i4>1703971</vt:i4>
      </vt:variant>
      <vt:variant>
        <vt:i4>464</vt:i4>
      </vt:variant>
      <vt:variant>
        <vt:i4>0</vt:i4>
      </vt:variant>
      <vt:variant>
        <vt:i4>5</vt:i4>
      </vt:variant>
      <vt:variant>
        <vt:lpwstr/>
      </vt:variant>
      <vt:variant>
        <vt:lpwstr>_Household_Dietary_Diversity</vt:lpwstr>
      </vt:variant>
      <vt:variant>
        <vt:i4>1376319</vt:i4>
      </vt:variant>
      <vt:variant>
        <vt:i4>374</vt:i4>
      </vt:variant>
      <vt:variant>
        <vt:i4>0</vt:i4>
      </vt:variant>
      <vt:variant>
        <vt:i4>5</vt:i4>
      </vt:variant>
      <vt:variant>
        <vt:lpwstr/>
      </vt:variant>
      <vt:variant>
        <vt:lpwstr>_Toc90462206</vt:lpwstr>
      </vt:variant>
      <vt:variant>
        <vt:i4>1441855</vt:i4>
      </vt:variant>
      <vt:variant>
        <vt:i4>368</vt:i4>
      </vt:variant>
      <vt:variant>
        <vt:i4>0</vt:i4>
      </vt:variant>
      <vt:variant>
        <vt:i4>5</vt:i4>
      </vt:variant>
      <vt:variant>
        <vt:lpwstr/>
      </vt:variant>
      <vt:variant>
        <vt:lpwstr>_Toc90462205</vt:lpwstr>
      </vt:variant>
      <vt:variant>
        <vt:i4>1507391</vt:i4>
      </vt:variant>
      <vt:variant>
        <vt:i4>362</vt:i4>
      </vt:variant>
      <vt:variant>
        <vt:i4>0</vt:i4>
      </vt:variant>
      <vt:variant>
        <vt:i4>5</vt:i4>
      </vt:variant>
      <vt:variant>
        <vt:lpwstr/>
      </vt:variant>
      <vt:variant>
        <vt:lpwstr>_Toc90462204</vt:lpwstr>
      </vt:variant>
      <vt:variant>
        <vt:i4>1048639</vt:i4>
      </vt:variant>
      <vt:variant>
        <vt:i4>356</vt:i4>
      </vt:variant>
      <vt:variant>
        <vt:i4>0</vt:i4>
      </vt:variant>
      <vt:variant>
        <vt:i4>5</vt:i4>
      </vt:variant>
      <vt:variant>
        <vt:lpwstr/>
      </vt:variant>
      <vt:variant>
        <vt:lpwstr>_Toc90462203</vt:lpwstr>
      </vt:variant>
      <vt:variant>
        <vt:i4>1114175</vt:i4>
      </vt:variant>
      <vt:variant>
        <vt:i4>350</vt:i4>
      </vt:variant>
      <vt:variant>
        <vt:i4>0</vt:i4>
      </vt:variant>
      <vt:variant>
        <vt:i4>5</vt:i4>
      </vt:variant>
      <vt:variant>
        <vt:lpwstr/>
      </vt:variant>
      <vt:variant>
        <vt:lpwstr>_Toc90462202</vt:lpwstr>
      </vt:variant>
      <vt:variant>
        <vt:i4>1179711</vt:i4>
      </vt:variant>
      <vt:variant>
        <vt:i4>344</vt:i4>
      </vt:variant>
      <vt:variant>
        <vt:i4>0</vt:i4>
      </vt:variant>
      <vt:variant>
        <vt:i4>5</vt:i4>
      </vt:variant>
      <vt:variant>
        <vt:lpwstr/>
      </vt:variant>
      <vt:variant>
        <vt:lpwstr>_Toc90462201</vt:lpwstr>
      </vt:variant>
      <vt:variant>
        <vt:i4>1245247</vt:i4>
      </vt:variant>
      <vt:variant>
        <vt:i4>338</vt:i4>
      </vt:variant>
      <vt:variant>
        <vt:i4>0</vt:i4>
      </vt:variant>
      <vt:variant>
        <vt:i4>5</vt:i4>
      </vt:variant>
      <vt:variant>
        <vt:lpwstr/>
      </vt:variant>
      <vt:variant>
        <vt:lpwstr>_Toc90462200</vt:lpwstr>
      </vt:variant>
      <vt:variant>
        <vt:i4>1638454</vt:i4>
      </vt:variant>
      <vt:variant>
        <vt:i4>332</vt:i4>
      </vt:variant>
      <vt:variant>
        <vt:i4>0</vt:i4>
      </vt:variant>
      <vt:variant>
        <vt:i4>5</vt:i4>
      </vt:variant>
      <vt:variant>
        <vt:lpwstr/>
      </vt:variant>
      <vt:variant>
        <vt:lpwstr>_Toc90462199</vt:lpwstr>
      </vt:variant>
      <vt:variant>
        <vt:i4>1572918</vt:i4>
      </vt:variant>
      <vt:variant>
        <vt:i4>326</vt:i4>
      </vt:variant>
      <vt:variant>
        <vt:i4>0</vt:i4>
      </vt:variant>
      <vt:variant>
        <vt:i4>5</vt:i4>
      </vt:variant>
      <vt:variant>
        <vt:lpwstr/>
      </vt:variant>
      <vt:variant>
        <vt:lpwstr>_Toc90462198</vt:lpwstr>
      </vt:variant>
      <vt:variant>
        <vt:i4>1507382</vt:i4>
      </vt:variant>
      <vt:variant>
        <vt:i4>320</vt:i4>
      </vt:variant>
      <vt:variant>
        <vt:i4>0</vt:i4>
      </vt:variant>
      <vt:variant>
        <vt:i4>5</vt:i4>
      </vt:variant>
      <vt:variant>
        <vt:lpwstr/>
      </vt:variant>
      <vt:variant>
        <vt:lpwstr>_Toc90462197</vt:lpwstr>
      </vt:variant>
      <vt:variant>
        <vt:i4>1441846</vt:i4>
      </vt:variant>
      <vt:variant>
        <vt:i4>314</vt:i4>
      </vt:variant>
      <vt:variant>
        <vt:i4>0</vt:i4>
      </vt:variant>
      <vt:variant>
        <vt:i4>5</vt:i4>
      </vt:variant>
      <vt:variant>
        <vt:lpwstr/>
      </vt:variant>
      <vt:variant>
        <vt:lpwstr>_Toc90462196</vt:lpwstr>
      </vt:variant>
      <vt:variant>
        <vt:i4>1376310</vt:i4>
      </vt:variant>
      <vt:variant>
        <vt:i4>308</vt:i4>
      </vt:variant>
      <vt:variant>
        <vt:i4>0</vt:i4>
      </vt:variant>
      <vt:variant>
        <vt:i4>5</vt:i4>
      </vt:variant>
      <vt:variant>
        <vt:lpwstr/>
      </vt:variant>
      <vt:variant>
        <vt:lpwstr>_Toc90462195</vt:lpwstr>
      </vt:variant>
      <vt:variant>
        <vt:i4>1245239</vt:i4>
      </vt:variant>
      <vt:variant>
        <vt:i4>299</vt:i4>
      </vt:variant>
      <vt:variant>
        <vt:i4>0</vt:i4>
      </vt:variant>
      <vt:variant>
        <vt:i4>5</vt:i4>
      </vt:variant>
      <vt:variant>
        <vt:lpwstr/>
      </vt:variant>
      <vt:variant>
        <vt:lpwstr>_Toc90462183</vt:lpwstr>
      </vt:variant>
      <vt:variant>
        <vt:i4>1179703</vt:i4>
      </vt:variant>
      <vt:variant>
        <vt:i4>293</vt:i4>
      </vt:variant>
      <vt:variant>
        <vt:i4>0</vt:i4>
      </vt:variant>
      <vt:variant>
        <vt:i4>5</vt:i4>
      </vt:variant>
      <vt:variant>
        <vt:lpwstr/>
      </vt:variant>
      <vt:variant>
        <vt:lpwstr>_Toc90462182</vt:lpwstr>
      </vt:variant>
      <vt:variant>
        <vt:i4>1114167</vt:i4>
      </vt:variant>
      <vt:variant>
        <vt:i4>287</vt:i4>
      </vt:variant>
      <vt:variant>
        <vt:i4>0</vt:i4>
      </vt:variant>
      <vt:variant>
        <vt:i4>5</vt:i4>
      </vt:variant>
      <vt:variant>
        <vt:lpwstr/>
      </vt:variant>
      <vt:variant>
        <vt:lpwstr>_Toc90462181</vt:lpwstr>
      </vt:variant>
      <vt:variant>
        <vt:i4>1048631</vt:i4>
      </vt:variant>
      <vt:variant>
        <vt:i4>281</vt:i4>
      </vt:variant>
      <vt:variant>
        <vt:i4>0</vt:i4>
      </vt:variant>
      <vt:variant>
        <vt:i4>5</vt:i4>
      </vt:variant>
      <vt:variant>
        <vt:lpwstr/>
      </vt:variant>
      <vt:variant>
        <vt:lpwstr>_Toc90462180</vt:lpwstr>
      </vt:variant>
      <vt:variant>
        <vt:i4>1638456</vt:i4>
      </vt:variant>
      <vt:variant>
        <vt:i4>275</vt:i4>
      </vt:variant>
      <vt:variant>
        <vt:i4>0</vt:i4>
      </vt:variant>
      <vt:variant>
        <vt:i4>5</vt:i4>
      </vt:variant>
      <vt:variant>
        <vt:lpwstr/>
      </vt:variant>
      <vt:variant>
        <vt:lpwstr>_Toc90462179</vt:lpwstr>
      </vt:variant>
      <vt:variant>
        <vt:i4>1572920</vt:i4>
      </vt:variant>
      <vt:variant>
        <vt:i4>269</vt:i4>
      </vt:variant>
      <vt:variant>
        <vt:i4>0</vt:i4>
      </vt:variant>
      <vt:variant>
        <vt:i4>5</vt:i4>
      </vt:variant>
      <vt:variant>
        <vt:lpwstr/>
      </vt:variant>
      <vt:variant>
        <vt:lpwstr>_Toc90462178</vt:lpwstr>
      </vt:variant>
      <vt:variant>
        <vt:i4>1507384</vt:i4>
      </vt:variant>
      <vt:variant>
        <vt:i4>263</vt:i4>
      </vt:variant>
      <vt:variant>
        <vt:i4>0</vt:i4>
      </vt:variant>
      <vt:variant>
        <vt:i4>5</vt:i4>
      </vt:variant>
      <vt:variant>
        <vt:lpwstr/>
      </vt:variant>
      <vt:variant>
        <vt:lpwstr>_Toc90462177</vt:lpwstr>
      </vt:variant>
      <vt:variant>
        <vt:i4>1441848</vt:i4>
      </vt:variant>
      <vt:variant>
        <vt:i4>257</vt:i4>
      </vt:variant>
      <vt:variant>
        <vt:i4>0</vt:i4>
      </vt:variant>
      <vt:variant>
        <vt:i4>5</vt:i4>
      </vt:variant>
      <vt:variant>
        <vt:lpwstr/>
      </vt:variant>
      <vt:variant>
        <vt:lpwstr>_Toc90462176</vt:lpwstr>
      </vt:variant>
      <vt:variant>
        <vt:i4>1376312</vt:i4>
      </vt:variant>
      <vt:variant>
        <vt:i4>251</vt:i4>
      </vt:variant>
      <vt:variant>
        <vt:i4>0</vt:i4>
      </vt:variant>
      <vt:variant>
        <vt:i4>5</vt:i4>
      </vt:variant>
      <vt:variant>
        <vt:lpwstr/>
      </vt:variant>
      <vt:variant>
        <vt:lpwstr>_Toc90462175</vt:lpwstr>
      </vt:variant>
      <vt:variant>
        <vt:i4>1310776</vt:i4>
      </vt:variant>
      <vt:variant>
        <vt:i4>245</vt:i4>
      </vt:variant>
      <vt:variant>
        <vt:i4>0</vt:i4>
      </vt:variant>
      <vt:variant>
        <vt:i4>5</vt:i4>
      </vt:variant>
      <vt:variant>
        <vt:lpwstr/>
      </vt:variant>
      <vt:variant>
        <vt:lpwstr>_Toc90462174</vt:lpwstr>
      </vt:variant>
      <vt:variant>
        <vt:i4>1310780</vt:i4>
      </vt:variant>
      <vt:variant>
        <vt:i4>236</vt:i4>
      </vt:variant>
      <vt:variant>
        <vt:i4>0</vt:i4>
      </vt:variant>
      <vt:variant>
        <vt:i4>5</vt:i4>
      </vt:variant>
      <vt:variant>
        <vt:lpwstr/>
      </vt:variant>
      <vt:variant>
        <vt:lpwstr>_Toc90462134</vt:lpwstr>
      </vt:variant>
      <vt:variant>
        <vt:i4>1245244</vt:i4>
      </vt:variant>
      <vt:variant>
        <vt:i4>230</vt:i4>
      </vt:variant>
      <vt:variant>
        <vt:i4>0</vt:i4>
      </vt:variant>
      <vt:variant>
        <vt:i4>5</vt:i4>
      </vt:variant>
      <vt:variant>
        <vt:lpwstr/>
      </vt:variant>
      <vt:variant>
        <vt:lpwstr>_Toc90462133</vt:lpwstr>
      </vt:variant>
      <vt:variant>
        <vt:i4>1179708</vt:i4>
      </vt:variant>
      <vt:variant>
        <vt:i4>224</vt:i4>
      </vt:variant>
      <vt:variant>
        <vt:i4>0</vt:i4>
      </vt:variant>
      <vt:variant>
        <vt:i4>5</vt:i4>
      </vt:variant>
      <vt:variant>
        <vt:lpwstr/>
      </vt:variant>
      <vt:variant>
        <vt:lpwstr>_Toc90462132</vt:lpwstr>
      </vt:variant>
      <vt:variant>
        <vt:i4>1114172</vt:i4>
      </vt:variant>
      <vt:variant>
        <vt:i4>218</vt:i4>
      </vt:variant>
      <vt:variant>
        <vt:i4>0</vt:i4>
      </vt:variant>
      <vt:variant>
        <vt:i4>5</vt:i4>
      </vt:variant>
      <vt:variant>
        <vt:lpwstr/>
      </vt:variant>
      <vt:variant>
        <vt:lpwstr>_Toc90462131</vt:lpwstr>
      </vt:variant>
      <vt:variant>
        <vt:i4>1048636</vt:i4>
      </vt:variant>
      <vt:variant>
        <vt:i4>212</vt:i4>
      </vt:variant>
      <vt:variant>
        <vt:i4>0</vt:i4>
      </vt:variant>
      <vt:variant>
        <vt:i4>5</vt:i4>
      </vt:variant>
      <vt:variant>
        <vt:lpwstr/>
      </vt:variant>
      <vt:variant>
        <vt:lpwstr>_Toc90462130</vt:lpwstr>
      </vt:variant>
      <vt:variant>
        <vt:i4>1638461</vt:i4>
      </vt:variant>
      <vt:variant>
        <vt:i4>206</vt:i4>
      </vt:variant>
      <vt:variant>
        <vt:i4>0</vt:i4>
      </vt:variant>
      <vt:variant>
        <vt:i4>5</vt:i4>
      </vt:variant>
      <vt:variant>
        <vt:lpwstr/>
      </vt:variant>
      <vt:variant>
        <vt:lpwstr>_Toc90462129</vt:lpwstr>
      </vt:variant>
      <vt:variant>
        <vt:i4>1572925</vt:i4>
      </vt:variant>
      <vt:variant>
        <vt:i4>200</vt:i4>
      </vt:variant>
      <vt:variant>
        <vt:i4>0</vt:i4>
      </vt:variant>
      <vt:variant>
        <vt:i4>5</vt:i4>
      </vt:variant>
      <vt:variant>
        <vt:lpwstr/>
      </vt:variant>
      <vt:variant>
        <vt:lpwstr>_Toc90462128</vt:lpwstr>
      </vt:variant>
      <vt:variant>
        <vt:i4>1507389</vt:i4>
      </vt:variant>
      <vt:variant>
        <vt:i4>194</vt:i4>
      </vt:variant>
      <vt:variant>
        <vt:i4>0</vt:i4>
      </vt:variant>
      <vt:variant>
        <vt:i4>5</vt:i4>
      </vt:variant>
      <vt:variant>
        <vt:lpwstr/>
      </vt:variant>
      <vt:variant>
        <vt:lpwstr>_Toc90462127</vt:lpwstr>
      </vt:variant>
      <vt:variant>
        <vt:i4>1441853</vt:i4>
      </vt:variant>
      <vt:variant>
        <vt:i4>188</vt:i4>
      </vt:variant>
      <vt:variant>
        <vt:i4>0</vt:i4>
      </vt:variant>
      <vt:variant>
        <vt:i4>5</vt:i4>
      </vt:variant>
      <vt:variant>
        <vt:lpwstr/>
      </vt:variant>
      <vt:variant>
        <vt:lpwstr>_Toc90462126</vt:lpwstr>
      </vt:variant>
      <vt:variant>
        <vt:i4>1376317</vt:i4>
      </vt:variant>
      <vt:variant>
        <vt:i4>182</vt:i4>
      </vt:variant>
      <vt:variant>
        <vt:i4>0</vt:i4>
      </vt:variant>
      <vt:variant>
        <vt:i4>5</vt:i4>
      </vt:variant>
      <vt:variant>
        <vt:lpwstr/>
      </vt:variant>
      <vt:variant>
        <vt:lpwstr>_Toc90462125</vt:lpwstr>
      </vt:variant>
      <vt:variant>
        <vt:i4>1310781</vt:i4>
      </vt:variant>
      <vt:variant>
        <vt:i4>176</vt:i4>
      </vt:variant>
      <vt:variant>
        <vt:i4>0</vt:i4>
      </vt:variant>
      <vt:variant>
        <vt:i4>5</vt:i4>
      </vt:variant>
      <vt:variant>
        <vt:lpwstr/>
      </vt:variant>
      <vt:variant>
        <vt:lpwstr>_Toc90462124</vt:lpwstr>
      </vt:variant>
      <vt:variant>
        <vt:i4>1245245</vt:i4>
      </vt:variant>
      <vt:variant>
        <vt:i4>170</vt:i4>
      </vt:variant>
      <vt:variant>
        <vt:i4>0</vt:i4>
      </vt:variant>
      <vt:variant>
        <vt:i4>5</vt:i4>
      </vt:variant>
      <vt:variant>
        <vt:lpwstr/>
      </vt:variant>
      <vt:variant>
        <vt:lpwstr>_Toc90462123</vt:lpwstr>
      </vt:variant>
      <vt:variant>
        <vt:i4>1179709</vt:i4>
      </vt:variant>
      <vt:variant>
        <vt:i4>164</vt:i4>
      </vt:variant>
      <vt:variant>
        <vt:i4>0</vt:i4>
      </vt:variant>
      <vt:variant>
        <vt:i4>5</vt:i4>
      </vt:variant>
      <vt:variant>
        <vt:lpwstr/>
      </vt:variant>
      <vt:variant>
        <vt:lpwstr>_Toc90462122</vt:lpwstr>
      </vt:variant>
      <vt:variant>
        <vt:i4>1114173</vt:i4>
      </vt:variant>
      <vt:variant>
        <vt:i4>158</vt:i4>
      </vt:variant>
      <vt:variant>
        <vt:i4>0</vt:i4>
      </vt:variant>
      <vt:variant>
        <vt:i4>5</vt:i4>
      </vt:variant>
      <vt:variant>
        <vt:lpwstr/>
      </vt:variant>
      <vt:variant>
        <vt:lpwstr>_Toc90462121</vt:lpwstr>
      </vt:variant>
      <vt:variant>
        <vt:i4>1048637</vt:i4>
      </vt:variant>
      <vt:variant>
        <vt:i4>152</vt:i4>
      </vt:variant>
      <vt:variant>
        <vt:i4>0</vt:i4>
      </vt:variant>
      <vt:variant>
        <vt:i4>5</vt:i4>
      </vt:variant>
      <vt:variant>
        <vt:lpwstr/>
      </vt:variant>
      <vt:variant>
        <vt:lpwstr>_Toc90462120</vt:lpwstr>
      </vt:variant>
      <vt:variant>
        <vt:i4>1638462</vt:i4>
      </vt:variant>
      <vt:variant>
        <vt:i4>146</vt:i4>
      </vt:variant>
      <vt:variant>
        <vt:i4>0</vt:i4>
      </vt:variant>
      <vt:variant>
        <vt:i4>5</vt:i4>
      </vt:variant>
      <vt:variant>
        <vt:lpwstr/>
      </vt:variant>
      <vt:variant>
        <vt:lpwstr>_Toc90462119</vt:lpwstr>
      </vt:variant>
      <vt:variant>
        <vt:i4>1572926</vt:i4>
      </vt:variant>
      <vt:variant>
        <vt:i4>140</vt:i4>
      </vt:variant>
      <vt:variant>
        <vt:i4>0</vt:i4>
      </vt:variant>
      <vt:variant>
        <vt:i4>5</vt:i4>
      </vt:variant>
      <vt:variant>
        <vt:lpwstr/>
      </vt:variant>
      <vt:variant>
        <vt:lpwstr>_Toc90462118</vt:lpwstr>
      </vt:variant>
      <vt:variant>
        <vt:i4>1507390</vt:i4>
      </vt:variant>
      <vt:variant>
        <vt:i4>134</vt:i4>
      </vt:variant>
      <vt:variant>
        <vt:i4>0</vt:i4>
      </vt:variant>
      <vt:variant>
        <vt:i4>5</vt:i4>
      </vt:variant>
      <vt:variant>
        <vt:lpwstr/>
      </vt:variant>
      <vt:variant>
        <vt:lpwstr>_Toc90462117</vt:lpwstr>
      </vt:variant>
      <vt:variant>
        <vt:i4>1441854</vt:i4>
      </vt:variant>
      <vt:variant>
        <vt:i4>128</vt:i4>
      </vt:variant>
      <vt:variant>
        <vt:i4>0</vt:i4>
      </vt:variant>
      <vt:variant>
        <vt:i4>5</vt:i4>
      </vt:variant>
      <vt:variant>
        <vt:lpwstr/>
      </vt:variant>
      <vt:variant>
        <vt:lpwstr>_Toc90462116</vt:lpwstr>
      </vt:variant>
      <vt:variant>
        <vt:i4>1376318</vt:i4>
      </vt:variant>
      <vt:variant>
        <vt:i4>122</vt:i4>
      </vt:variant>
      <vt:variant>
        <vt:i4>0</vt:i4>
      </vt:variant>
      <vt:variant>
        <vt:i4>5</vt:i4>
      </vt:variant>
      <vt:variant>
        <vt:lpwstr/>
      </vt:variant>
      <vt:variant>
        <vt:lpwstr>_Toc90462115</vt:lpwstr>
      </vt:variant>
      <vt:variant>
        <vt:i4>1310782</vt:i4>
      </vt:variant>
      <vt:variant>
        <vt:i4>116</vt:i4>
      </vt:variant>
      <vt:variant>
        <vt:i4>0</vt:i4>
      </vt:variant>
      <vt:variant>
        <vt:i4>5</vt:i4>
      </vt:variant>
      <vt:variant>
        <vt:lpwstr/>
      </vt:variant>
      <vt:variant>
        <vt:lpwstr>_Toc90462114</vt:lpwstr>
      </vt:variant>
      <vt:variant>
        <vt:i4>1245246</vt:i4>
      </vt:variant>
      <vt:variant>
        <vt:i4>110</vt:i4>
      </vt:variant>
      <vt:variant>
        <vt:i4>0</vt:i4>
      </vt:variant>
      <vt:variant>
        <vt:i4>5</vt:i4>
      </vt:variant>
      <vt:variant>
        <vt:lpwstr/>
      </vt:variant>
      <vt:variant>
        <vt:lpwstr>_Toc90462113</vt:lpwstr>
      </vt:variant>
      <vt:variant>
        <vt:i4>1179710</vt:i4>
      </vt:variant>
      <vt:variant>
        <vt:i4>104</vt:i4>
      </vt:variant>
      <vt:variant>
        <vt:i4>0</vt:i4>
      </vt:variant>
      <vt:variant>
        <vt:i4>5</vt:i4>
      </vt:variant>
      <vt:variant>
        <vt:lpwstr/>
      </vt:variant>
      <vt:variant>
        <vt:lpwstr>_Toc90462112</vt:lpwstr>
      </vt:variant>
      <vt:variant>
        <vt:i4>1114174</vt:i4>
      </vt:variant>
      <vt:variant>
        <vt:i4>98</vt:i4>
      </vt:variant>
      <vt:variant>
        <vt:i4>0</vt:i4>
      </vt:variant>
      <vt:variant>
        <vt:i4>5</vt:i4>
      </vt:variant>
      <vt:variant>
        <vt:lpwstr/>
      </vt:variant>
      <vt:variant>
        <vt:lpwstr>_Toc90462111</vt:lpwstr>
      </vt:variant>
      <vt:variant>
        <vt:i4>1048638</vt:i4>
      </vt:variant>
      <vt:variant>
        <vt:i4>92</vt:i4>
      </vt:variant>
      <vt:variant>
        <vt:i4>0</vt:i4>
      </vt:variant>
      <vt:variant>
        <vt:i4>5</vt:i4>
      </vt:variant>
      <vt:variant>
        <vt:lpwstr/>
      </vt:variant>
      <vt:variant>
        <vt:lpwstr>_Toc90462110</vt:lpwstr>
      </vt:variant>
      <vt:variant>
        <vt:i4>1638463</vt:i4>
      </vt:variant>
      <vt:variant>
        <vt:i4>86</vt:i4>
      </vt:variant>
      <vt:variant>
        <vt:i4>0</vt:i4>
      </vt:variant>
      <vt:variant>
        <vt:i4>5</vt:i4>
      </vt:variant>
      <vt:variant>
        <vt:lpwstr/>
      </vt:variant>
      <vt:variant>
        <vt:lpwstr>_Toc90462109</vt:lpwstr>
      </vt:variant>
      <vt:variant>
        <vt:i4>1572927</vt:i4>
      </vt:variant>
      <vt:variant>
        <vt:i4>80</vt:i4>
      </vt:variant>
      <vt:variant>
        <vt:i4>0</vt:i4>
      </vt:variant>
      <vt:variant>
        <vt:i4>5</vt:i4>
      </vt:variant>
      <vt:variant>
        <vt:lpwstr/>
      </vt:variant>
      <vt:variant>
        <vt:lpwstr>_Toc90462108</vt:lpwstr>
      </vt:variant>
      <vt:variant>
        <vt:i4>1507391</vt:i4>
      </vt:variant>
      <vt:variant>
        <vt:i4>74</vt:i4>
      </vt:variant>
      <vt:variant>
        <vt:i4>0</vt:i4>
      </vt:variant>
      <vt:variant>
        <vt:i4>5</vt:i4>
      </vt:variant>
      <vt:variant>
        <vt:lpwstr/>
      </vt:variant>
      <vt:variant>
        <vt:lpwstr>_Toc90462107</vt:lpwstr>
      </vt:variant>
      <vt:variant>
        <vt:i4>1441855</vt:i4>
      </vt:variant>
      <vt:variant>
        <vt:i4>68</vt:i4>
      </vt:variant>
      <vt:variant>
        <vt:i4>0</vt:i4>
      </vt:variant>
      <vt:variant>
        <vt:i4>5</vt:i4>
      </vt:variant>
      <vt:variant>
        <vt:lpwstr/>
      </vt:variant>
      <vt:variant>
        <vt:lpwstr>_Toc90462106</vt:lpwstr>
      </vt:variant>
      <vt:variant>
        <vt:i4>1376319</vt:i4>
      </vt:variant>
      <vt:variant>
        <vt:i4>62</vt:i4>
      </vt:variant>
      <vt:variant>
        <vt:i4>0</vt:i4>
      </vt:variant>
      <vt:variant>
        <vt:i4>5</vt:i4>
      </vt:variant>
      <vt:variant>
        <vt:lpwstr/>
      </vt:variant>
      <vt:variant>
        <vt:lpwstr>_Toc90462105</vt:lpwstr>
      </vt:variant>
      <vt:variant>
        <vt:i4>1310783</vt:i4>
      </vt:variant>
      <vt:variant>
        <vt:i4>56</vt:i4>
      </vt:variant>
      <vt:variant>
        <vt:i4>0</vt:i4>
      </vt:variant>
      <vt:variant>
        <vt:i4>5</vt:i4>
      </vt:variant>
      <vt:variant>
        <vt:lpwstr/>
      </vt:variant>
      <vt:variant>
        <vt:lpwstr>_Toc90462104</vt:lpwstr>
      </vt:variant>
      <vt:variant>
        <vt:i4>1245247</vt:i4>
      </vt:variant>
      <vt:variant>
        <vt:i4>50</vt:i4>
      </vt:variant>
      <vt:variant>
        <vt:i4>0</vt:i4>
      </vt:variant>
      <vt:variant>
        <vt:i4>5</vt:i4>
      </vt:variant>
      <vt:variant>
        <vt:lpwstr/>
      </vt:variant>
      <vt:variant>
        <vt:lpwstr>_Toc90462103</vt:lpwstr>
      </vt:variant>
      <vt:variant>
        <vt:i4>1179711</vt:i4>
      </vt:variant>
      <vt:variant>
        <vt:i4>44</vt:i4>
      </vt:variant>
      <vt:variant>
        <vt:i4>0</vt:i4>
      </vt:variant>
      <vt:variant>
        <vt:i4>5</vt:i4>
      </vt:variant>
      <vt:variant>
        <vt:lpwstr/>
      </vt:variant>
      <vt:variant>
        <vt:lpwstr>_Toc90462102</vt:lpwstr>
      </vt:variant>
      <vt:variant>
        <vt:i4>1114175</vt:i4>
      </vt:variant>
      <vt:variant>
        <vt:i4>38</vt:i4>
      </vt:variant>
      <vt:variant>
        <vt:i4>0</vt:i4>
      </vt:variant>
      <vt:variant>
        <vt:i4>5</vt:i4>
      </vt:variant>
      <vt:variant>
        <vt:lpwstr/>
      </vt:variant>
      <vt:variant>
        <vt:lpwstr>_Toc90462101</vt:lpwstr>
      </vt:variant>
      <vt:variant>
        <vt:i4>1048639</vt:i4>
      </vt:variant>
      <vt:variant>
        <vt:i4>32</vt:i4>
      </vt:variant>
      <vt:variant>
        <vt:i4>0</vt:i4>
      </vt:variant>
      <vt:variant>
        <vt:i4>5</vt:i4>
      </vt:variant>
      <vt:variant>
        <vt:lpwstr/>
      </vt:variant>
      <vt:variant>
        <vt:lpwstr>_Toc90462100</vt:lpwstr>
      </vt:variant>
      <vt:variant>
        <vt:i4>1572918</vt:i4>
      </vt:variant>
      <vt:variant>
        <vt:i4>26</vt:i4>
      </vt:variant>
      <vt:variant>
        <vt:i4>0</vt:i4>
      </vt:variant>
      <vt:variant>
        <vt:i4>5</vt:i4>
      </vt:variant>
      <vt:variant>
        <vt:lpwstr/>
      </vt:variant>
      <vt:variant>
        <vt:lpwstr>_Toc90462099</vt:lpwstr>
      </vt:variant>
      <vt:variant>
        <vt:i4>1638454</vt:i4>
      </vt:variant>
      <vt:variant>
        <vt:i4>20</vt:i4>
      </vt:variant>
      <vt:variant>
        <vt:i4>0</vt:i4>
      </vt:variant>
      <vt:variant>
        <vt:i4>5</vt:i4>
      </vt:variant>
      <vt:variant>
        <vt:lpwstr/>
      </vt:variant>
      <vt:variant>
        <vt:lpwstr>_Toc90462098</vt:lpwstr>
      </vt:variant>
      <vt:variant>
        <vt:i4>1441846</vt:i4>
      </vt:variant>
      <vt:variant>
        <vt:i4>14</vt:i4>
      </vt:variant>
      <vt:variant>
        <vt:i4>0</vt:i4>
      </vt:variant>
      <vt:variant>
        <vt:i4>5</vt:i4>
      </vt:variant>
      <vt:variant>
        <vt:lpwstr/>
      </vt:variant>
      <vt:variant>
        <vt:lpwstr>_Toc90462097</vt:lpwstr>
      </vt:variant>
      <vt:variant>
        <vt:i4>1507382</vt:i4>
      </vt:variant>
      <vt:variant>
        <vt:i4>8</vt:i4>
      </vt:variant>
      <vt:variant>
        <vt:i4>0</vt:i4>
      </vt:variant>
      <vt:variant>
        <vt:i4>5</vt:i4>
      </vt:variant>
      <vt:variant>
        <vt:lpwstr/>
      </vt:variant>
      <vt:variant>
        <vt:lpwstr>_Toc90462096</vt:lpwstr>
      </vt:variant>
      <vt:variant>
        <vt:i4>1310774</vt:i4>
      </vt:variant>
      <vt:variant>
        <vt:i4>2</vt:i4>
      </vt:variant>
      <vt:variant>
        <vt:i4>0</vt:i4>
      </vt:variant>
      <vt:variant>
        <vt:i4>5</vt:i4>
      </vt:variant>
      <vt:variant>
        <vt:lpwstr/>
      </vt:variant>
      <vt:variant>
        <vt:lpwstr>_Toc90462095</vt:lpwstr>
      </vt:variant>
      <vt:variant>
        <vt:i4>5439527</vt:i4>
      </vt:variant>
      <vt:variant>
        <vt:i4>27</vt:i4>
      </vt:variant>
      <vt:variant>
        <vt:i4>0</vt:i4>
      </vt:variant>
      <vt:variant>
        <vt:i4>5</vt:i4>
      </vt:variant>
      <vt:variant>
        <vt:lpwstr>mailto:dkillian@msi-inc.com</vt:lpwstr>
      </vt:variant>
      <vt:variant>
        <vt:lpwstr/>
      </vt:variant>
      <vt:variant>
        <vt:i4>6684754</vt:i4>
      </vt:variant>
      <vt:variant>
        <vt:i4>24</vt:i4>
      </vt:variant>
      <vt:variant>
        <vt:i4>0</vt:i4>
      </vt:variant>
      <vt:variant>
        <vt:i4>5</vt:i4>
      </vt:variant>
      <vt:variant>
        <vt:lpwstr>mailto:Sean.Kelly@msi-inc.com</vt:lpwstr>
      </vt:variant>
      <vt:variant>
        <vt:lpwstr/>
      </vt:variant>
      <vt:variant>
        <vt:i4>6684754</vt:i4>
      </vt:variant>
      <vt:variant>
        <vt:i4>21</vt:i4>
      </vt:variant>
      <vt:variant>
        <vt:i4>0</vt:i4>
      </vt:variant>
      <vt:variant>
        <vt:i4>5</vt:i4>
      </vt:variant>
      <vt:variant>
        <vt:lpwstr>mailto:Sean.Kelly@msi-inc.com</vt:lpwstr>
      </vt:variant>
      <vt:variant>
        <vt:lpwstr/>
      </vt:variant>
      <vt:variant>
        <vt:i4>5439527</vt:i4>
      </vt:variant>
      <vt:variant>
        <vt:i4>18</vt:i4>
      </vt:variant>
      <vt:variant>
        <vt:i4>0</vt:i4>
      </vt:variant>
      <vt:variant>
        <vt:i4>5</vt:i4>
      </vt:variant>
      <vt:variant>
        <vt:lpwstr>mailto:dkillian@msi-inc.com</vt:lpwstr>
      </vt:variant>
      <vt:variant>
        <vt:lpwstr/>
      </vt:variant>
      <vt:variant>
        <vt:i4>6684754</vt:i4>
      </vt:variant>
      <vt:variant>
        <vt:i4>15</vt:i4>
      </vt:variant>
      <vt:variant>
        <vt:i4>0</vt:i4>
      </vt:variant>
      <vt:variant>
        <vt:i4>5</vt:i4>
      </vt:variant>
      <vt:variant>
        <vt:lpwstr>mailto:Sean.Kelly@msi-inc.com</vt:lpwstr>
      </vt:variant>
      <vt:variant>
        <vt:lpwstr/>
      </vt:variant>
      <vt:variant>
        <vt:i4>6684754</vt:i4>
      </vt:variant>
      <vt:variant>
        <vt:i4>12</vt:i4>
      </vt:variant>
      <vt:variant>
        <vt:i4>0</vt:i4>
      </vt:variant>
      <vt:variant>
        <vt:i4>5</vt:i4>
      </vt:variant>
      <vt:variant>
        <vt:lpwstr>mailto:Sean.Kelly@msi-inc.com</vt:lpwstr>
      </vt:variant>
      <vt:variant>
        <vt:lpwstr/>
      </vt:variant>
      <vt:variant>
        <vt:i4>6684754</vt:i4>
      </vt:variant>
      <vt:variant>
        <vt:i4>9</vt:i4>
      </vt:variant>
      <vt:variant>
        <vt:i4>0</vt:i4>
      </vt:variant>
      <vt:variant>
        <vt:i4>5</vt:i4>
      </vt:variant>
      <vt:variant>
        <vt:lpwstr>mailto:Sean.Kelly@msi-inc.com</vt:lpwstr>
      </vt:variant>
      <vt:variant>
        <vt:lpwstr/>
      </vt:variant>
      <vt:variant>
        <vt:i4>6684754</vt:i4>
      </vt:variant>
      <vt:variant>
        <vt:i4>6</vt:i4>
      </vt:variant>
      <vt:variant>
        <vt:i4>0</vt:i4>
      </vt:variant>
      <vt:variant>
        <vt:i4>5</vt:i4>
      </vt:variant>
      <vt:variant>
        <vt:lpwstr>mailto:Sean.Kelly@msi-inc.com</vt:lpwstr>
      </vt:variant>
      <vt:variant>
        <vt:lpwstr/>
      </vt:variant>
      <vt:variant>
        <vt:i4>5439527</vt:i4>
      </vt:variant>
      <vt:variant>
        <vt:i4>3</vt:i4>
      </vt:variant>
      <vt:variant>
        <vt:i4>0</vt:i4>
      </vt:variant>
      <vt:variant>
        <vt:i4>5</vt:i4>
      </vt:variant>
      <vt:variant>
        <vt:lpwstr>mailto:dkillian@msi-inc.com</vt:lpwstr>
      </vt:variant>
      <vt:variant>
        <vt:lpwstr/>
      </vt:variant>
      <vt:variant>
        <vt:i4>5439527</vt:i4>
      </vt:variant>
      <vt:variant>
        <vt:i4>0</vt:i4>
      </vt:variant>
      <vt:variant>
        <vt:i4>0</vt:i4>
      </vt:variant>
      <vt:variant>
        <vt:i4>5</vt:i4>
      </vt:variant>
      <vt:variant>
        <vt:lpwstr>mailto:dkillian@msi-inc.com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Killian, Dan</cp:lastModifiedBy>
  <cp:revision>3</cp:revision>
  <cp:lastPrinted>2020-02-05T01:25:00Z</cp:lastPrinted>
  <dcterms:created xsi:type="dcterms:W3CDTF">2021-12-17T23:00:00Z</dcterms:created>
  <dcterms:modified xsi:type="dcterms:W3CDTF">2021-12-18T11:49:00Z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ContentTypeId">
    <vt:lpwstr>0x01010006720B00262E0F46906F4195E4776EBE</vt:lpwstr>
  </property>
</Properties>
</file>